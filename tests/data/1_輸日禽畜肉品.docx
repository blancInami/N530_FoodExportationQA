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D45656" w14:textId="099181CA" w:rsidR="00E33460" w:rsidRPr="00C87850" w:rsidRDefault="00D93C87" w:rsidP="004C5990">
      <w:pPr>
        <w:jc w:val="center"/>
        <w:rPr>
          <w:rFonts w:ascii="MS Gothic" w:eastAsia="MS Gothic" w:hAnsi="MS Gothic"/>
          <w:sz w:val="24"/>
          <w:szCs w:val="24"/>
        </w:rPr>
      </w:pPr>
      <w:r w:rsidRPr="00C87850">
        <w:rPr>
          <w:rFonts w:ascii="MS Gothic" w:eastAsia="MS Gothic" w:hAnsi="MS Gothic" w:hint="eastAsia"/>
          <w:sz w:val="24"/>
          <w:szCs w:val="24"/>
        </w:rPr>
        <w:t>食肉及び食鳥肉の</w:t>
      </w:r>
      <w:r w:rsidR="00E33460" w:rsidRPr="00C87850">
        <w:rPr>
          <w:rFonts w:ascii="MS Gothic" w:eastAsia="MS Gothic" w:hAnsi="MS Gothic" w:hint="eastAsia"/>
          <w:sz w:val="24"/>
          <w:szCs w:val="24"/>
        </w:rPr>
        <w:t>HACCPに基づく衛生管理に関する質問票</w:t>
      </w:r>
    </w:p>
    <w:p w14:paraId="35011FDF" w14:textId="77777777" w:rsidR="004C5990" w:rsidRPr="00C87850" w:rsidRDefault="004C5990" w:rsidP="004C5990">
      <w:pPr>
        <w:jc w:val="center"/>
        <w:rPr>
          <w:rFonts w:ascii="MS Gothic" w:eastAsia="MS Gothic" w:hAnsi="MS Gothic"/>
          <w:sz w:val="24"/>
          <w:szCs w:val="24"/>
        </w:rPr>
      </w:pPr>
      <w:r w:rsidRPr="00C87850">
        <w:rPr>
          <w:rFonts w:ascii="MS Gothic" w:eastAsia="MS Gothic" w:hAnsi="MS Gothic" w:hint="eastAsia"/>
          <w:sz w:val="24"/>
          <w:szCs w:val="24"/>
        </w:rPr>
        <w:t>（食肉及び食鳥肉の対日輸出が可能な国の指定用）</w:t>
      </w:r>
    </w:p>
    <w:p w14:paraId="073086CE" w14:textId="77777777" w:rsidR="00D93C87" w:rsidRPr="00C87850" w:rsidRDefault="00D93C87" w:rsidP="004C5990">
      <w:pPr>
        <w:jc w:val="center"/>
        <w:rPr>
          <w:rFonts w:ascii="MS Gothic" w:eastAsia="MS Gothic" w:hAnsi="MS Gothic"/>
          <w:sz w:val="24"/>
          <w:szCs w:val="24"/>
        </w:rPr>
      </w:pPr>
      <w:r w:rsidRPr="00C87850">
        <w:rPr>
          <w:rFonts w:ascii="MS Gothic" w:eastAsia="MS Gothic" w:hAnsi="MS Gothic" w:hint="eastAsia"/>
          <w:sz w:val="24"/>
          <w:szCs w:val="24"/>
        </w:rPr>
        <w:t>Questionnaire on hy</w:t>
      </w:r>
      <w:r w:rsidR="00EB5A2C" w:rsidRPr="00C87850">
        <w:rPr>
          <w:rFonts w:ascii="MS Gothic" w:eastAsia="MS Gothic" w:hAnsi="MS Gothic" w:hint="eastAsia"/>
          <w:sz w:val="24"/>
          <w:szCs w:val="24"/>
        </w:rPr>
        <w:t xml:space="preserve">giene control based on HACCP </w:t>
      </w:r>
      <w:r w:rsidR="00EB5A2C" w:rsidRPr="00C87850">
        <w:rPr>
          <w:rFonts w:ascii="MS Gothic" w:eastAsia="MS Gothic" w:hAnsi="MS Gothic"/>
          <w:sz w:val="24"/>
          <w:szCs w:val="24"/>
        </w:rPr>
        <w:t>for meat and poultry meat</w:t>
      </w:r>
    </w:p>
    <w:p w14:paraId="6BB049AD" w14:textId="77777777" w:rsidR="00EB5A2C" w:rsidRPr="00C87850" w:rsidRDefault="00EB5A2C" w:rsidP="004C5990">
      <w:pPr>
        <w:jc w:val="center"/>
        <w:rPr>
          <w:rFonts w:ascii="MS Gothic" w:eastAsia="MS Gothic" w:hAnsi="MS Gothic"/>
          <w:sz w:val="24"/>
          <w:szCs w:val="24"/>
        </w:rPr>
      </w:pPr>
      <w:r w:rsidRPr="00C87850">
        <w:rPr>
          <w:rFonts w:ascii="MS Gothic" w:eastAsia="MS Gothic" w:hAnsi="MS Gothic"/>
          <w:sz w:val="24"/>
          <w:szCs w:val="24"/>
        </w:rPr>
        <w:t>(for designation of countries eligible for export meat and poultry meat to Japan)</w:t>
      </w:r>
    </w:p>
    <w:p w14:paraId="65075E91" w14:textId="77777777" w:rsidR="004C5990" w:rsidRPr="00C87850" w:rsidRDefault="004C5990">
      <w:pPr>
        <w:rPr>
          <w:rFonts w:ascii="MS Gothic" w:eastAsia="MS Gothic" w:hAnsi="MS Gothic"/>
          <w:sz w:val="24"/>
          <w:szCs w:val="24"/>
        </w:rPr>
      </w:pPr>
    </w:p>
    <w:p w14:paraId="66C3D018" w14:textId="6C759E58" w:rsidR="001E6969" w:rsidRPr="00C87850" w:rsidRDefault="001E6969">
      <w:pPr>
        <w:rPr>
          <w:rFonts w:ascii="MS Gothic" w:eastAsia="MS Gothic" w:hAnsi="MS Gothic"/>
          <w:sz w:val="24"/>
          <w:szCs w:val="24"/>
        </w:rPr>
      </w:pPr>
      <w:r w:rsidRPr="00C87850">
        <w:rPr>
          <w:rFonts w:ascii="MS Gothic" w:eastAsia="MS Gothic" w:hAnsi="MS Gothic" w:hint="eastAsia"/>
          <w:sz w:val="24"/>
          <w:szCs w:val="24"/>
        </w:rPr>
        <w:t>国名　Name of country</w:t>
      </w:r>
      <w:r w:rsidR="00392353" w:rsidRPr="00C87850">
        <w:rPr>
          <w:rFonts w:ascii="MS Gothic" w:eastAsia="MS Gothic" w:hAnsi="MS Gothic" w:hint="eastAsia"/>
          <w:sz w:val="24"/>
          <w:szCs w:val="24"/>
        </w:rPr>
        <w:t>:</w:t>
      </w:r>
    </w:p>
    <w:p w14:paraId="07F4A0FB" w14:textId="08991329" w:rsidR="00392353" w:rsidRPr="00C87850" w:rsidRDefault="00392353">
      <w:pPr>
        <w:rPr>
          <w:rFonts w:ascii="MS Gothic" w:eastAsia="MS Gothic" w:hAnsi="MS Gothic"/>
          <w:sz w:val="24"/>
          <w:szCs w:val="24"/>
          <w:u w:val="single"/>
        </w:rPr>
      </w:pPr>
      <w:r w:rsidRPr="00C87850">
        <w:rPr>
          <w:rFonts w:ascii="MS Gothic" w:eastAsia="MS Gothic" w:hAnsi="MS Gothic" w:hint="eastAsia"/>
          <w:sz w:val="24"/>
          <w:szCs w:val="24"/>
          <w:u w:val="single"/>
        </w:rPr>
        <w:t xml:space="preserve">　　　　　　　　　　　　　　　</w:t>
      </w:r>
    </w:p>
    <w:p w14:paraId="01130662" w14:textId="086226F9" w:rsidR="001E6969" w:rsidRPr="00C87850" w:rsidRDefault="001E6969">
      <w:pPr>
        <w:rPr>
          <w:rFonts w:ascii="MS Gothic" w:eastAsia="MS Gothic" w:hAnsi="MS Gothic"/>
          <w:sz w:val="24"/>
          <w:szCs w:val="24"/>
        </w:rPr>
      </w:pPr>
      <w:r w:rsidRPr="00C87850">
        <w:rPr>
          <w:rFonts w:ascii="MS Gothic" w:eastAsia="MS Gothic" w:hAnsi="MS Gothic" w:hint="eastAsia"/>
          <w:sz w:val="24"/>
          <w:szCs w:val="24"/>
        </w:rPr>
        <w:t>地域の状況（あれば）　Geographical issues</w:t>
      </w:r>
      <w:r w:rsidRPr="00C87850">
        <w:rPr>
          <w:rFonts w:ascii="MS Gothic" w:eastAsia="MS Gothic" w:hAnsi="MS Gothic"/>
          <w:sz w:val="24"/>
          <w:szCs w:val="24"/>
        </w:rPr>
        <w:t xml:space="preserve"> (if applicable</w:t>
      </w:r>
      <w:r w:rsidRPr="00C87850">
        <w:rPr>
          <w:rFonts w:ascii="MS Gothic" w:eastAsia="MS Gothic" w:hAnsi="MS Gothic" w:hint="eastAsia"/>
          <w:sz w:val="24"/>
          <w:szCs w:val="24"/>
        </w:rPr>
        <w:t>)</w:t>
      </w:r>
      <w:r w:rsidR="00392353" w:rsidRPr="00C87850">
        <w:rPr>
          <w:rFonts w:ascii="MS Gothic" w:eastAsia="MS Gothic" w:hAnsi="MS Gothic" w:hint="eastAsia"/>
          <w:sz w:val="24"/>
          <w:szCs w:val="24"/>
        </w:rPr>
        <w:t>:</w:t>
      </w:r>
    </w:p>
    <w:p w14:paraId="1E53EAC0" w14:textId="77777777" w:rsidR="00392353" w:rsidRPr="00C87850" w:rsidRDefault="00392353" w:rsidP="00392353">
      <w:pPr>
        <w:rPr>
          <w:rFonts w:ascii="MS Gothic" w:eastAsia="MS Gothic" w:hAnsi="MS Gothic"/>
          <w:sz w:val="24"/>
          <w:szCs w:val="24"/>
          <w:u w:val="single"/>
        </w:rPr>
      </w:pPr>
      <w:r w:rsidRPr="00C87850">
        <w:rPr>
          <w:rFonts w:ascii="MS Gothic" w:eastAsia="MS Gothic" w:hAnsi="MS Gothic" w:hint="eastAsia"/>
          <w:sz w:val="24"/>
          <w:szCs w:val="24"/>
          <w:u w:val="single"/>
        </w:rPr>
        <w:t xml:space="preserve">　　　　　　　　　　　　　　　</w:t>
      </w:r>
    </w:p>
    <w:p w14:paraId="0D870037" w14:textId="1B940278" w:rsidR="00392353" w:rsidRPr="00C87850" w:rsidRDefault="00392353">
      <w:pPr>
        <w:rPr>
          <w:rFonts w:ascii="MS Gothic" w:eastAsia="MS Gothic" w:hAnsi="MS Gothic"/>
          <w:sz w:val="24"/>
          <w:szCs w:val="24"/>
        </w:rPr>
      </w:pPr>
    </w:p>
    <w:sdt>
      <w:sdtPr>
        <w:rPr>
          <w:rFonts w:asciiTheme="minorHAnsi" w:eastAsiaTheme="minorEastAsia" w:hAnsiTheme="minorHAnsi" w:cstheme="minorBidi"/>
          <w:color w:val="auto"/>
          <w:kern w:val="2"/>
          <w:sz w:val="21"/>
          <w:szCs w:val="22"/>
          <w:lang w:val="ja-JP"/>
        </w:rPr>
        <w:id w:val="2027833024"/>
        <w:docPartObj>
          <w:docPartGallery w:val="Table of Contents"/>
          <w:docPartUnique/>
        </w:docPartObj>
      </w:sdtPr>
      <w:sdtEndPr>
        <w:rPr>
          <w:b/>
          <w:bCs/>
        </w:rPr>
      </w:sdtEndPr>
      <w:sdtContent>
        <w:p w14:paraId="7567CFD4" w14:textId="365D82CC" w:rsidR="0044668E" w:rsidRPr="00C87850" w:rsidRDefault="0044668E">
          <w:pPr>
            <w:pStyle w:val="af0"/>
            <w:rPr>
              <w:color w:val="auto"/>
            </w:rPr>
          </w:pPr>
          <w:r w:rsidRPr="00C87850">
            <w:rPr>
              <w:color w:val="auto"/>
              <w:lang w:val="ja-JP"/>
            </w:rPr>
            <w:t>目次</w:t>
          </w:r>
        </w:p>
        <w:p w14:paraId="53B4B70F" w14:textId="70460B82" w:rsidR="00C52E47" w:rsidRDefault="0044668E">
          <w:pPr>
            <w:pStyle w:val="11"/>
            <w:tabs>
              <w:tab w:val="right" w:leader="dot" w:pos="8494"/>
            </w:tabs>
            <w:rPr>
              <w:noProof/>
            </w:rPr>
          </w:pPr>
          <w:r w:rsidRPr="00C87850">
            <w:rPr>
              <w:b/>
              <w:bCs/>
              <w:lang w:val="ja-JP"/>
            </w:rPr>
            <w:fldChar w:fldCharType="begin"/>
          </w:r>
          <w:r w:rsidRPr="00C87850">
            <w:rPr>
              <w:b/>
              <w:bCs/>
              <w:lang w:val="ja-JP"/>
            </w:rPr>
            <w:instrText xml:space="preserve"> TOC \o "1-3" \h \z \u </w:instrText>
          </w:r>
          <w:r w:rsidRPr="00C87850">
            <w:rPr>
              <w:b/>
              <w:bCs/>
              <w:lang w:val="ja-JP"/>
            </w:rPr>
            <w:fldChar w:fldCharType="separate"/>
          </w:r>
          <w:hyperlink w:anchor="_Toc15647066" w:history="1">
            <w:r w:rsidR="00C52E47" w:rsidRPr="00A03036">
              <w:rPr>
                <w:rStyle w:val="af1"/>
                <w:rFonts w:ascii="MS Gothic" w:eastAsia="MS Gothic" w:hAnsi="MS Gothic"/>
                <w:b/>
                <w:noProof/>
              </w:rPr>
              <w:t>I. 一般事項　GENERAL PROVISIONS</w:t>
            </w:r>
            <w:r w:rsidR="00C52E47">
              <w:rPr>
                <w:noProof/>
                <w:webHidden/>
              </w:rPr>
              <w:tab/>
            </w:r>
            <w:r w:rsidR="00C52E47">
              <w:rPr>
                <w:noProof/>
                <w:webHidden/>
              </w:rPr>
              <w:fldChar w:fldCharType="begin"/>
            </w:r>
            <w:r w:rsidR="00C52E47">
              <w:rPr>
                <w:noProof/>
                <w:webHidden/>
              </w:rPr>
              <w:instrText xml:space="preserve"> PAGEREF _Toc15647066 \h </w:instrText>
            </w:r>
            <w:r w:rsidR="00C52E47">
              <w:rPr>
                <w:noProof/>
                <w:webHidden/>
              </w:rPr>
            </w:r>
            <w:r w:rsidR="00C52E47">
              <w:rPr>
                <w:noProof/>
                <w:webHidden/>
              </w:rPr>
              <w:fldChar w:fldCharType="separate"/>
            </w:r>
            <w:r w:rsidR="00200E5E">
              <w:rPr>
                <w:noProof/>
                <w:webHidden/>
              </w:rPr>
              <w:t>3</w:t>
            </w:r>
            <w:r w:rsidR="00C52E47">
              <w:rPr>
                <w:noProof/>
                <w:webHidden/>
              </w:rPr>
              <w:fldChar w:fldCharType="end"/>
            </w:r>
          </w:hyperlink>
        </w:p>
        <w:p w14:paraId="56DFAF90" w14:textId="6068AFE0" w:rsidR="00C52E47" w:rsidRDefault="00DE1B9C">
          <w:pPr>
            <w:pStyle w:val="21"/>
            <w:tabs>
              <w:tab w:val="left" w:pos="840"/>
              <w:tab w:val="right" w:leader="dot" w:pos="8494"/>
            </w:tabs>
            <w:rPr>
              <w:noProof/>
            </w:rPr>
          </w:pPr>
          <w:hyperlink w:anchor="_Toc15647067" w:history="1">
            <w:r w:rsidR="00C52E47" w:rsidRPr="00A03036">
              <w:rPr>
                <w:rStyle w:val="af1"/>
                <w:rFonts w:ascii="MS Gothic" w:eastAsia="MS Gothic" w:hAnsi="MS Gothic"/>
                <w:b/>
                <w:noProof/>
              </w:rPr>
              <w:t>1.</w:t>
            </w:r>
            <w:r w:rsidR="00C52E47">
              <w:rPr>
                <w:noProof/>
              </w:rPr>
              <w:tab/>
            </w:r>
            <w:r w:rsidR="00C52E47" w:rsidRPr="00A03036">
              <w:rPr>
                <w:rStyle w:val="af1"/>
                <w:rFonts w:ascii="MS Gothic" w:eastAsia="MS Gothic" w:hAnsi="MS Gothic"/>
                <w:b/>
                <w:noProof/>
              </w:rPr>
              <w:t>と畜場及び食肉処理場に関する規制の概要</w:t>
            </w:r>
            <w:r w:rsidR="00C52E47">
              <w:rPr>
                <w:noProof/>
                <w:webHidden/>
              </w:rPr>
              <w:tab/>
            </w:r>
            <w:r w:rsidR="00C52E47">
              <w:rPr>
                <w:noProof/>
                <w:webHidden/>
              </w:rPr>
              <w:fldChar w:fldCharType="begin"/>
            </w:r>
            <w:r w:rsidR="00C52E47">
              <w:rPr>
                <w:noProof/>
                <w:webHidden/>
              </w:rPr>
              <w:instrText xml:space="preserve"> PAGEREF _Toc15647067 \h </w:instrText>
            </w:r>
            <w:r w:rsidR="00C52E47">
              <w:rPr>
                <w:noProof/>
                <w:webHidden/>
              </w:rPr>
            </w:r>
            <w:r w:rsidR="00C52E47">
              <w:rPr>
                <w:noProof/>
                <w:webHidden/>
              </w:rPr>
              <w:fldChar w:fldCharType="separate"/>
            </w:r>
            <w:r w:rsidR="00200E5E">
              <w:rPr>
                <w:noProof/>
                <w:webHidden/>
              </w:rPr>
              <w:t>3</w:t>
            </w:r>
            <w:r w:rsidR="00C52E47">
              <w:rPr>
                <w:noProof/>
                <w:webHidden/>
              </w:rPr>
              <w:fldChar w:fldCharType="end"/>
            </w:r>
          </w:hyperlink>
        </w:p>
        <w:p w14:paraId="5E5EFD7A" w14:textId="6CA84519" w:rsidR="00C52E47" w:rsidRDefault="00DE1B9C">
          <w:pPr>
            <w:pStyle w:val="21"/>
            <w:tabs>
              <w:tab w:val="left" w:pos="840"/>
              <w:tab w:val="right" w:leader="dot" w:pos="8494"/>
            </w:tabs>
            <w:rPr>
              <w:noProof/>
            </w:rPr>
          </w:pPr>
          <w:hyperlink w:anchor="_Toc15647068" w:history="1">
            <w:r w:rsidR="00C52E47" w:rsidRPr="00A03036">
              <w:rPr>
                <w:rStyle w:val="af1"/>
                <w:rFonts w:ascii="MS Gothic" w:eastAsia="MS Gothic" w:hAnsi="MS Gothic"/>
                <w:b/>
                <w:noProof/>
              </w:rPr>
              <w:t>1.</w:t>
            </w:r>
            <w:r w:rsidR="00C52E47">
              <w:rPr>
                <w:noProof/>
              </w:rPr>
              <w:tab/>
            </w:r>
            <w:r w:rsidR="00C52E47" w:rsidRPr="00A03036">
              <w:rPr>
                <w:rStyle w:val="af1"/>
                <w:rFonts w:ascii="MS Gothic" w:eastAsia="MS Gothic" w:hAnsi="MS Gothic"/>
                <w:b/>
                <w:noProof/>
              </w:rPr>
              <w:t>Outline of regulation for Abattoir and Poultry Slaughtering Plant</w:t>
            </w:r>
            <w:r w:rsidR="00C52E47">
              <w:rPr>
                <w:noProof/>
                <w:webHidden/>
              </w:rPr>
              <w:tab/>
            </w:r>
            <w:r w:rsidR="00C52E47">
              <w:rPr>
                <w:noProof/>
                <w:webHidden/>
              </w:rPr>
              <w:fldChar w:fldCharType="begin"/>
            </w:r>
            <w:r w:rsidR="00C52E47">
              <w:rPr>
                <w:noProof/>
                <w:webHidden/>
              </w:rPr>
              <w:instrText xml:space="preserve"> PAGEREF _Toc15647068 \h </w:instrText>
            </w:r>
            <w:r w:rsidR="00C52E47">
              <w:rPr>
                <w:noProof/>
                <w:webHidden/>
              </w:rPr>
            </w:r>
            <w:r w:rsidR="00C52E47">
              <w:rPr>
                <w:noProof/>
                <w:webHidden/>
              </w:rPr>
              <w:fldChar w:fldCharType="separate"/>
            </w:r>
            <w:r w:rsidR="00200E5E">
              <w:rPr>
                <w:noProof/>
                <w:webHidden/>
              </w:rPr>
              <w:t>3</w:t>
            </w:r>
            <w:r w:rsidR="00C52E47">
              <w:rPr>
                <w:noProof/>
                <w:webHidden/>
              </w:rPr>
              <w:fldChar w:fldCharType="end"/>
            </w:r>
          </w:hyperlink>
        </w:p>
        <w:p w14:paraId="7D2F2D2C" w14:textId="6E3544B3" w:rsidR="00C52E47" w:rsidRDefault="00DE1B9C">
          <w:pPr>
            <w:pStyle w:val="21"/>
            <w:tabs>
              <w:tab w:val="left" w:pos="840"/>
              <w:tab w:val="right" w:leader="dot" w:pos="8494"/>
            </w:tabs>
            <w:rPr>
              <w:noProof/>
            </w:rPr>
          </w:pPr>
          <w:hyperlink w:anchor="_Toc15647069" w:history="1">
            <w:r w:rsidR="00C52E47" w:rsidRPr="00A03036">
              <w:rPr>
                <w:rStyle w:val="af1"/>
                <w:rFonts w:ascii="MS Gothic" w:eastAsia="MS Gothic" w:hAnsi="MS Gothic"/>
                <w:b/>
                <w:noProof/>
              </w:rPr>
              <w:t>2.</w:t>
            </w:r>
            <w:r w:rsidR="00C52E47">
              <w:rPr>
                <w:noProof/>
              </w:rPr>
              <w:tab/>
            </w:r>
            <w:r w:rsidR="00C52E47" w:rsidRPr="00A03036">
              <w:rPr>
                <w:rStyle w:val="af1"/>
                <w:rFonts w:ascii="MS Gothic" w:eastAsia="MS Gothic" w:hAnsi="MS Gothic"/>
                <w:b/>
                <w:noProof/>
              </w:rPr>
              <w:t>検査体制について</w:t>
            </w:r>
            <w:r w:rsidR="00C52E47">
              <w:rPr>
                <w:noProof/>
                <w:webHidden/>
              </w:rPr>
              <w:tab/>
            </w:r>
            <w:r w:rsidR="00C52E47">
              <w:rPr>
                <w:noProof/>
                <w:webHidden/>
              </w:rPr>
              <w:fldChar w:fldCharType="begin"/>
            </w:r>
            <w:r w:rsidR="00C52E47">
              <w:rPr>
                <w:noProof/>
                <w:webHidden/>
              </w:rPr>
              <w:instrText xml:space="preserve"> PAGEREF _Toc15647069 \h </w:instrText>
            </w:r>
            <w:r w:rsidR="00C52E47">
              <w:rPr>
                <w:noProof/>
                <w:webHidden/>
              </w:rPr>
            </w:r>
            <w:r w:rsidR="00C52E47">
              <w:rPr>
                <w:noProof/>
                <w:webHidden/>
              </w:rPr>
              <w:fldChar w:fldCharType="separate"/>
            </w:r>
            <w:r w:rsidR="00200E5E">
              <w:rPr>
                <w:noProof/>
                <w:webHidden/>
              </w:rPr>
              <w:t>4</w:t>
            </w:r>
            <w:r w:rsidR="00C52E47">
              <w:rPr>
                <w:noProof/>
                <w:webHidden/>
              </w:rPr>
              <w:fldChar w:fldCharType="end"/>
            </w:r>
          </w:hyperlink>
        </w:p>
        <w:p w14:paraId="15E4FADB" w14:textId="79448FD6" w:rsidR="00C52E47" w:rsidRDefault="00DE1B9C">
          <w:pPr>
            <w:pStyle w:val="21"/>
            <w:tabs>
              <w:tab w:val="left" w:pos="840"/>
              <w:tab w:val="right" w:leader="dot" w:pos="8494"/>
            </w:tabs>
            <w:rPr>
              <w:noProof/>
            </w:rPr>
          </w:pPr>
          <w:hyperlink w:anchor="_Toc15647070" w:history="1">
            <w:r w:rsidR="00C52E47" w:rsidRPr="00A03036">
              <w:rPr>
                <w:rStyle w:val="af1"/>
                <w:rFonts w:ascii="MS Gothic" w:eastAsia="MS Gothic" w:hAnsi="MS Gothic"/>
                <w:b/>
                <w:noProof/>
              </w:rPr>
              <w:t>2.</w:t>
            </w:r>
            <w:r w:rsidR="00C52E47">
              <w:rPr>
                <w:noProof/>
              </w:rPr>
              <w:tab/>
            </w:r>
            <w:r w:rsidR="00C52E47" w:rsidRPr="00A03036">
              <w:rPr>
                <w:rStyle w:val="af1"/>
                <w:rFonts w:ascii="MS Gothic" w:eastAsia="MS Gothic" w:hAnsi="MS Gothic"/>
                <w:b/>
                <w:noProof/>
              </w:rPr>
              <w:t>Inspection system</w:t>
            </w:r>
            <w:r w:rsidR="00C52E47">
              <w:rPr>
                <w:noProof/>
                <w:webHidden/>
              </w:rPr>
              <w:tab/>
            </w:r>
            <w:r w:rsidR="00C52E47">
              <w:rPr>
                <w:noProof/>
                <w:webHidden/>
              </w:rPr>
              <w:fldChar w:fldCharType="begin"/>
            </w:r>
            <w:r w:rsidR="00C52E47">
              <w:rPr>
                <w:noProof/>
                <w:webHidden/>
              </w:rPr>
              <w:instrText xml:space="preserve"> PAGEREF _Toc15647070 \h </w:instrText>
            </w:r>
            <w:r w:rsidR="00C52E47">
              <w:rPr>
                <w:noProof/>
                <w:webHidden/>
              </w:rPr>
            </w:r>
            <w:r w:rsidR="00C52E47">
              <w:rPr>
                <w:noProof/>
                <w:webHidden/>
              </w:rPr>
              <w:fldChar w:fldCharType="separate"/>
            </w:r>
            <w:r w:rsidR="00200E5E">
              <w:rPr>
                <w:noProof/>
                <w:webHidden/>
              </w:rPr>
              <w:t>4</w:t>
            </w:r>
            <w:r w:rsidR="00C52E47">
              <w:rPr>
                <w:noProof/>
                <w:webHidden/>
              </w:rPr>
              <w:fldChar w:fldCharType="end"/>
            </w:r>
          </w:hyperlink>
        </w:p>
        <w:p w14:paraId="0C785F6E" w14:textId="2D4A4E98" w:rsidR="00C52E47" w:rsidRDefault="00DE1B9C">
          <w:pPr>
            <w:pStyle w:val="21"/>
            <w:tabs>
              <w:tab w:val="left" w:pos="840"/>
              <w:tab w:val="right" w:leader="dot" w:pos="8494"/>
            </w:tabs>
            <w:rPr>
              <w:noProof/>
            </w:rPr>
          </w:pPr>
          <w:hyperlink w:anchor="_Toc15647071" w:history="1">
            <w:r w:rsidR="00C52E47" w:rsidRPr="00A03036">
              <w:rPr>
                <w:rStyle w:val="af1"/>
                <w:rFonts w:ascii="MS Gothic" w:eastAsia="MS Gothic" w:hAnsi="MS Gothic"/>
                <w:b/>
                <w:noProof/>
              </w:rPr>
              <w:t>3.</w:t>
            </w:r>
            <w:r w:rsidR="00C52E47">
              <w:rPr>
                <w:noProof/>
              </w:rPr>
              <w:tab/>
            </w:r>
            <w:r w:rsidR="00C52E47" w:rsidRPr="00A03036">
              <w:rPr>
                <w:rStyle w:val="af1"/>
                <w:rFonts w:ascii="MS Gothic" w:eastAsia="MS Gothic" w:hAnsi="MS Gothic"/>
                <w:b/>
                <w:noProof/>
              </w:rPr>
              <w:t>施設における公的管理</w:t>
            </w:r>
            <w:r w:rsidR="00C52E47">
              <w:rPr>
                <w:noProof/>
                <w:webHidden/>
              </w:rPr>
              <w:tab/>
            </w:r>
            <w:r w:rsidR="00C52E47">
              <w:rPr>
                <w:noProof/>
                <w:webHidden/>
              </w:rPr>
              <w:fldChar w:fldCharType="begin"/>
            </w:r>
            <w:r w:rsidR="00C52E47">
              <w:rPr>
                <w:noProof/>
                <w:webHidden/>
              </w:rPr>
              <w:instrText xml:space="preserve"> PAGEREF _Toc15647071 \h </w:instrText>
            </w:r>
            <w:r w:rsidR="00C52E47">
              <w:rPr>
                <w:noProof/>
                <w:webHidden/>
              </w:rPr>
            </w:r>
            <w:r w:rsidR="00C52E47">
              <w:rPr>
                <w:noProof/>
                <w:webHidden/>
              </w:rPr>
              <w:fldChar w:fldCharType="separate"/>
            </w:r>
            <w:r w:rsidR="00200E5E">
              <w:rPr>
                <w:noProof/>
                <w:webHidden/>
              </w:rPr>
              <w:t>6</w:t>
            </w:r>
            <w:r w:rsidR="00C52E47">
              <w:rPr>
                <w:noProof/>
                <w:webHidden/>
              </w:rPr>
              <w:fldChar w:fldCharType="end"/>
            </w:r>
          </w:hyperlink>
        </w:p>
        <w:p w14:paraId="00F1B776" w14:textId="5DA2EE51" w:rsidR="00C52E47" w:rsidRDefault="00DE1B9C">
          <w:pPr>
            <w:pStyle w:val="21"/>
            <w:tabs>
              <w:tab w:val="right" w:leader="dot" w:pos="8494"/>
            </w:tabs>
            <w:rPr>
              <w:noProof/>
            </w:rPr>
          </w:pPr>
          <w:hyperlink w:anchor="_Toc15647072" w:history="1">
            <w:r w:rsidR="00C52E47" w:rsidRPr="00A03036">
              <w:rPr>
                <w:rStyle w:val="af1"/>
                <w:rFonts w:ascii="MS Gothic" w:eastAsia="MS Gothic" w:hAnsi="MS Gothic"/>
                <w:b/>
                <w:noProof/>
              </w:rPr>
              <w:t>3. Official controls in establishments</w:t>
            </w:r>
            <w:r w:rsidR="00C52E47">
              <w:rPr>
                <w:noProof/>
                <w:webHidden/>
              </w:rPr>
              <w:tab/>
            </w:r>
            <w:r w:rsidR="00C52E47">
              <w:rPr>
                <w:noProof/>
                <w:webHidden/>
              </w:rPr>
              <w:fldChar w:fldCharType="begin"/>
            </w:r>
            <w:r w:rsidR="00C52E47">
              <w:rPr>
                <w:noProof/>
                <w:webHidden/>
              </w:rPr>
              <w:instrText xml:space="preserve"> PAGEREF _Toc15647072 \h </w:instrText>
            </w:r>
            <w:r w:rsidR="00C52E47">
              <w:rPr>
                <w:noProof/>
                <w:webHidden/>
              </w:rPr>
            </w:r>
            <w:r w:rsidR="00C52E47">
              <w:rPr>
                <w:noProof/>
                <w:webHidden/>
              </w:rPr>
              <w:fldChar w:fldCharType="separate"/>
            </w:r>
            <w:r w:rsidR="00200E5E">
              <w:rPr>
                <w:noProof/>
                <w:webHidden/>
              </w:rPr>
              <w:t>6</w:t>
            </w:r>
            <w:r w:rsidR="00C52E47">
              <w:rPr>
                <w:noProof/>
                <w:webHidden/>
              </w:rPr>
              <w:fldChar w:fldCharType="end"/>
            </w:r>
          </w:hyperlink>
        </w:p>
        <w:p w14:paraId="5417DBB2" w14:textId="09069220" w:rsidR="00C52E47" w:rsidRDefault="00DE1B9C">
          <w:pPr>
            <w:pStyle w:val="21"/>
            <w:tabs>
              <w:tab w:val="right" w:leader="dot" w:pos="8494"/>
            </w:tabs>
            <w:rPr>
              <w:noProof/>
            </w:rPr>
          </w:pPr>
          <w:hyperlink w:anchor="_Toc15647073" w:history="1">
            <w:r w:rsidR="00C52E47" w:rsidRPr="00A03036">
              <w:rPr>
                <w:rStyle w:val="af1"/>
                <w:rFonts w:ascii="MS Gothic" w:eastAsia="MS Gothic" w:hAnsi="MS Gothic"/>
                <w:b/>
                <w:noProof/>
              </w:rPr>
              <w:t>4．その他</w:t>
            </w:r>
            <w:r w:rsidR="00C52E47">
              <w:rPr>
                <w:noProof/>
                <w:webHidden/>
              </w:rPr>
              <w:tab/>
            </w:r>
            <w:r w:rsidR="00C52E47">
              <w:rPr>
                <w:noProof/>
                <w:webHidden/>
              </w:rPr>
              <w:fldChar w:fldCharType="begin"/>
            </w:r>
            <w:r w:rsidR="00C52E47">
              <w:rPr>
                <w:noProof/>
                <w:webHidden/>
              </w:rPr>
              <w:instrText xml:space="preserve"> PAGEREF _Toc15647073 \h </w:instrText>
            </w:r>
            <w:r w:rsidR="00C52E47">
              <w:rPr>
                <w:noProof/>
                <w:webHidden/>
              </w:rPr>
            </w:r>
            <w:r w:rsidR="00C52E47">
              <w:rPr>
                <w:noProof/>
                <w:webHidden/>
              </w:rPr>
              <w:fldChar w:fldCharType="separate"/>
            </w:r>
            <w:r w:rsidR="00200E5E">
              <w:rPr>
                <w:noProof/>
                <w:webHidden/>
              </w:rPr>
              <w:t>8</w:t>
            </w:r>
            <w:r w:rsidR="00C52E47">
              <w:rPr>
                <w:noProof/>
                <w:webHidden/>
              </w:rPr>
              <w:fldChar w:fldCharType="end"/>
            </w:r>
          </w:hyperlink>
        </w:p>
        <w:p w14:paraId="32540D7D" w14:textId="5C2093BD" w:rsidR="00C52E47" w:rsidRDefault="00DE1B9C">
          <w:pPr>
            <w:pStyle w:val="21"/>
            <w:tabs>
              <w:tab w:val="right" w:leader="dot" w:pos="8494"/>
            </w:tabs>
            <w:rPr>
              <w:noProof/>
            </w:rPr>
          </w:pPr>
          <w:hyperlink w:anchor="_Toc15647074" w:history="1">
            <w:r w:rsidR="00C52E47" w:rsidRPr="00A03036">
              <w:rPr>
                <w:rStyle w:val="af1"/>
                <w:rFonts w:ascii="MS Gothic" w:eastAsia="MS Gothic" w:hAnsi="MS Gothic"/>
                <w:b/>
                <w:noProof/>
              </w:rPr>
              <w:t>4．Others</w:t>
            </w:r>
            <w:r w:rsidR="00C52E47">
              <w:rPr>
                <w:noProof/>
                <w:webHidden/>
              </w:rPr>
              <w:tab/>
            </w:r>
            <w:r w:rsidR="00C52E47">
              <w:rPr>
                <w:noProof/>
                <w:webHidden/>
              </w:rPr>
              <w:fldChar w:fldCharType="begin"/>
            </w:r>
            <w:r w:rsidR="00C52E47">
              <w:rPr>
                <w:noProof/>
                <w:webHidden/>
              </w:rPr>
              <w:instrText xml:space="preserve"> PAGEREF _Toc15647074 \h </w:instrText>
            </w:r>
            <w:r w:rsidR="00C52E47">
              <w:rPr>
                <w:noProof/>
                <w:webHidden/>
              </w:rPr>
            </w:r>
            <w:r w:rsidR="00C52E47">
              <w:rPr>
                <w:noProof/>
                <w:webHidden/>
              </w:rPr>
              <w:fldChar w:fldCharType="separate"/>
            </w:r>
            <w:r w:rsidR="00200E5E">
              <w:rPr>
                <w:noProof/>
                <w:webHidden/>
              </w:rPr>
              <w:t>8</w:t>
            </w:r>
            <w:r w:rsidR="00C52E47">
              <w:rPr>
                <w:noProof/>
                <w:webHidden/>
              </w:rPr>
              <w:fldChar w:fldCharType="end"/>
            </w:r>
          </w:hyperlink>
        </w:p>
        <w:p w14:paraId="5D9640D6" w14:textId="68D0A9C0" w:rsidR="00C52E47" w:rsidRDefault="00DE1B9C">
          <w:pPr>
            <w:pStyle w:val="11"/>
            <w:tabs>
              <w:tab w:val="right" w:leader="dot" w:pos="8494"/>
            </w:tabs>
            <w:rPr>
              <w:noProof/>
            </w:rPr>
          </w:pPr>
          <w:hyperlink w:anchor="_Toc15647075" w:history="1">
            <w:r w:rsidR="00C52E47" w:rsidRPr="00A03036">
              <w:rPr>
                <w:rStyle w:val="af1"/>
                <w:rFonts w:ascii="MS Gothic" w:eastAsia="MS Gothic" w:hAnsi="MS Gothic"/>
                <w:b/>
                <w:noProof/>
              </w:rPr>
              <w:t>II. 特定事項　SPECIFIC QUESTIONS</w:t>
            </w:r>
            <w:r w:rsidR="00C52E47">
              <w:rPr>
                <w:noProof/>
                <w:webHidden/>
              </w:rPr>
              <w:tab/>
            </w:r>
            <w:r w:rsidR="00C52E47">
              <w:rPr>
                <w:noProof/>
                <w:webHidden/>
              </w:rPr>
              <w:fldChar w:fldCharType="begin"/>
            </w:r>
            <w:r w:rsidR="00C52E47">
              <w:rPr>
                <w:noProof/>
                <w:webHidden/>
              </w:rPr>
              <w:instrText xml:space="preserve"> PAGEREF _Toc15647075 \h </w:instrText>
            </w:r>
            <w:r w:rsidR="00C52E47">
              <w:rPr>
                <w:noProof/>
                <w:webHidden/>
              </w:rPr>
            </w:r>
            <w:r w:rsidR="00C52E47">
              <w:rPr>
                <w:noProof/>
                <w:webHidden/>
              </w:rPr>
              <w:fldChar w:fldCharType="separate"/>
            </w:r>
            <w:r w:rsidR="00200E5E">
              <w:rPr>
                <w:noProof/>
                <w:webHidden/>
              </w:rPr>
              <w:t>10</w:t>
            </w:r>
            <w:r w:rsidR="00C52E47">
              <w:rPr>
                <w:noProof/>
                <w:webHidden/>
              </w:rPr>
              <w:fldChar w:fldCharType="end"/>
            </w:r>
          </w:hyperlink>
        </w:p>
        <w:p w14:paraId="68423612" w14:textId="280D20C4" w:rsidR="00C52E47" w:rsidRDefault="00DE1B9C">
          <w:pPr>
            <w:pStyle w:val="21"/>
            <w:tabs>
              <w:tab w:val="right" w:leader="dot" w:pos="8494"/>
            </w:tabs>
            <w:rPr>
              <w:noProof/>
            </w:rPr>
          </w:pPr>
          <w:hyperlink w:anchor="_Toc15647076" w:history="1">
            <w:r w:rsidR="00C52E47" w:rsidRPr="00A03036">
              <w:rPr>
                <w:rStyle w:val="af1"/>
                <w:rFonts w:ascii="MS Gothic" w:eastAsia="MS Gothic" w:hAnsi="MS Gothic"/>
                <w:b/>
                <w:noProof/>
              </w:rPr>
              <w:t>1．牛、馬、豚、めん羊、山羊及び水牛のと畜場の管理</w:t>
            </w:r>
            <w:r w:rsidR="00C52E47">
              <w:rPr>
                <w:noProof/>
                <w:webHidden/>
              </w:rPr>
              <w:tab/>
            </w:r>
            <w:r w:rsidR="00C52E47">
              <w:rPr>
                <w:noProof/>
                <w:webHidden/>
              </w:rPr>
              <w:fldChar w:fldCharType="begin"/>
            </w:r>
            <w:r w:rsidR="00C52E47">
              <w:rPr>
                <w:noProof/>
                <w:webHidden/>
              </w:rPr>
              <w:instrText xml:space="preserve"> PAGEREF _Toc15647076 \h </w:instrText>
            </w:r>
            <w:r w:rsidR="00C52E47">
              <w:rPr>
                <w:noProof/>
                <w:webHidden/>
              </w:rPr>
            </w:r>
            <w:r w:rsidR="00C52E47">
              <w:rPr>
                <w:noProof/>
                <w:webHidden/>
              </w:rPr>
              <w:fldChar w:fldCharType="separate"/>
            </w:r>
            <w:r w:rsidR="00200E5E">
              <w:rPr>
                <w:noProof/>
                <w:webHidden/>
              </w:rPr>
              <w:t>10</w:t>
            </w:r>
            <w:r w:rsidR="00C52E47">
              <w:rPr>
                <w:noProof/>
                <w:webHidden/>
              </w:rPr>
              <w:fldChar w:fldCharType="end"/>
            </w:r>
          </w:hyperlink>
        </w:p>
        <w:p w14:paraId="4F2132B2" w14:textId="1AAEB5E7" w:rsidR="00C52E47" w:rsidRDefault="00DE1B9C">
          <w:pPr>
            <w:pStyle w:val="21"/>
            <w:tabs>
              <w:tab w:val="right" w:leader="dot" w:pos="8494"/>
            </w:tabs>
            <w:rPr>
              <w:noProof/>
            </w:rPr>
          </w:pPr>
          <w:hyperlink w:anchor="_Toc15647077" w:history="1">
            <w:r w:rsidR="00C52E47" w:rsidRPr="00A03036">
              <w:rPr>
                <w:rStyle w:val="af1"/>
                <w:rFonts w:ascii="MS Gothic" w:eastAsia="MS Gothic" w:hAnsi="MS Gothic"/>
                <w:b/>
                <w:noProof/>
              </w:rPr>
              <w:t>1．Controls in slaughterhouses for cattle, horse, pig, sheep, goat and buffalo</w:t>
            </w:r>
            <w:r w:rsidR="00C52E47">
              <w:rPr>
                <w:noProof/>
                <w:webHidden/>
              </w:rPr>
              <w:tab/>
            </w:r>
            <w:r w:rsidR="00C52E47">
              <w:rPr>
                <w:noProof/>
                <w:webHidden/>
              </w:rPr>
              <w:fldChar w:fldCharType="begin"/>
            </w:r>
            <w:r w:rsidR="00C52E47">
              <w:rPr>
                <w:noProof/>
                <w:webHidden/>
              </w:rPr>
              <w:instrText xml:space="preserve"> PAGEREF _Toc15647077 \h </w:instrText>
            </w:r>
            <w:r w:rsidR="00C52E47">
              <w:rPr>
                <w:noProof/>
                <w:webHidden/>
              </w:rPr>
            </w:r>
            <w:r w:rsidR="00C52E47">
              <w:rPr>
                <w:noProof/>
                <w:webHidden/>
              </w:rPr>
              <w:fldChar w:fldCharType="separate"/>
            </w:r>
            <w:r w:rsidR="00200E5E">
              <w:rPr>
                <w:noProof/>
                <w:webHidden/>
              </w:rPr>
              <w:t>10</w:t>
            </w:r>
            <w:r w:rsidR="00C52E47">
              <w:rPr>
                <w:noProof/>
                <w:webHidden/>
              </w:rPr>
              <w:fldChar w:fldCharType="end"/>
            </w:r>
          </w:hyperlink>
        </w:p>
        <w:p w14:paraId="47A2AE8E" w14:textId="3B852953" w:rsidR="00C52E47" w:rsidRDefault="00DE1B9C">
          <w:pPr>
            <w:pStyle w:val="31"/>
            <w:tabs>
              <w:tab w:val="left" w:pos="1050"/>
              <w:tab w:val="right" w:leader="dot" w:pos="8494"/>
            </w:tabs>
            <w:rPr>
              <w:noProof/>
            </w:rPr>
          </w:pPr>
          <w:hyperlink w:anchor="_Toc15647078" w:history="1">
            <w:r w:rsidR="00C52E47" w:rsidRPr="00A03036">
              <w:rPr>
                <w:rStyle w:val="af1"/>
                <w:rFonts w:ascii="MS Gothic" w:eastAsia="MS Gothic" w:hAnsi="MS Gothic"/>
                <w:noProof/>
              </w:rPr>
              <w:t>1.1</w:t>
            </w:r>
            <w:r w:rsidR="00C52E47">
              <w:rPr>
                <w:noProof/>
              </w:rPr>
              <w:tab/>
            </w:r>
            <w:r w:rsidR="00C52E47" w:rsidRPr="00A03036">
              <w:rPr>
                <w:rStyle w:val="af1"/>
                <w:rFonts w:ascii="MS Gothic" w:eastAsia="MS Gothic" w:hAnsi="MS Gothic"/>
                <w:noProof/>
              </w:rPr>
              <w:t>構造設備基準</w:t>
            </w:r>
            <w:r w:rsidR="00C52E47">
              <w:rPr>
                <w:noProof/>
                <w:webHidden/>
              </w:rPr>
              <w:tab/>
            </w:r>
            <w:r w:rsidR="00C52E47">
              <w:rPr>
                <w:noProof/>
                <w:webHidden/>
              </w:rPr>
              <w:fldChar w:fldCharType="begin"/>
            </w:r>
            <w:r w:rsidR="00C52E47">
              <w:rPr>
                <w:noProof/>
                <w:webHidden/>
              </w:rPr>
              <w:instrText xml:space="preserve"> PAGEREF _Toc15647078 \h </w:instrText>
            </w:r>
            <w:r w:rsidR="00C52E47">
              <w:rPr>
                <w:noProof/>
                <w:webHidden/>
              </w:rPr>
            </w:r>
            <w:r w:rsidR="00C52E47">
              <w:rPr>
                <w:noProof/>
                <w:webHidden/>
              </w:rPr>
              <w:fldChar w:fldCharType="separate"/>
            </w:r>
            <w:r w:rsidR="00200E5E">
              <w:rPr>
                <w:noProof/>
                <w:webHidden/>
              </w:rPr>
              <w:t>10</w:t>
            </w:r>
            <w:r w:rsidR="00C52E47">
              <w:rPr>
                <w:noProof/>
                <w:webHidden/>
              </w:rPr>
              <w:fldChar w:fldCharType="end"/>
            </w:r>
          </w:hyperlink>
        </w:p>
        <w:p w14:paraId="470F59E6" w14:textId="7E8F16C9" w:rsidR="00C52E47" w:rsidRDefault="00DE1B9C">
          <w:pPr>
            <w:pStyle w:val="31"/>
            <w:tabs>
              <w:tab w:val="left" w:pos="1050"/>
              <w:tab w:val="right" w:leader="dot" w:pos="8494"/>
            </w:tabs>
            <w:rPr>
              <w:noProof/>
            </w:rPr>
          </w:pPr>
          <w:hyperlink w:anchor="_Toc15647079" w:history="1">
            <w:r w:rsidR="00C52E47" w:rsidRPr="00A03036">
              <w:rPr>
                <w:rStyle w:val="af1"/>
                <w:rFonts w:ascii="MS Gothic" w:eastAsia="MS Gothic" w:hAnsi="MS Gothic"/>
                <w:noProof/>
              </w:rPr>
              <w:t>1.1</w:t>
            </w:r>
            <w:r w:rsidR="00C52E47">
              <w:rPr>
                <w:noProof/>
              </w:rPr>
              <w:tab/>
            </w:r>
            <w:r w:rsidR="00C52E47" w:rsidRPr="00A03036">
              <w:rPr>
                <w:rStyle w:val="af1"/>
                <w:rFonts w:ascii="MS Gothic" w:eastAsia="MS Gothic" w:hAnsi="MS Gothic"/>
                <w:noProof/>
              </w:rPr>
              <w:t>Standards for buildings and facilities</w:t>
            </w:r>
            <w:r w:rsidR="00C52E47">
              <w:rPr>
                <w:noProof/>
                <w:webHidden/>
              </w:rPr>
              <w:tab/>
            </w:r>
            <w:r w:rsidR="00C52E47">
              <w:rPr>
                <w:noProof/>
                <w:webHidden/>
              </w:rPr>
              <w:fldChar w:fldCharType="begin"/>
            </w:r>
            <w:r w:rsidR="00C52E47">
              <w:rPr>
                <w:noProof/>
                <w:webHidden/>
              </w:rPr>
              <w:instrText xml:space="preserve"> PAGEREF _Toc15647079 \h </w:instrText>
            </w:r>
            <w:r w:rsidR="00C52E47">
              <w:rPr>
                <w:noProof/>
                <w:webHidden/>
              </w:rPr>
            </w:r>
            <w:r w:rsidR="00C52E47">
              <w:rPr>
                <w:noProof/>
                <w:webHidden/>
              </w:rPr>
              <w:fldChar w:fldCharType="separate"/>
            </w:r>
            <w:r w:rsidR="00200E5E">
              <w:rPr>
                <w:noProof/>
                <w:webHidden/>
              </w:rPr>
              <w:t>10</w:t>
            </w:r>
            <w:r w:rsidR="00C52E47">
              <w:rPr>
                <w:noProof/>
                <w:webHidden/>
              </w:rPr>
              <w:fldChar w:fldCharType="end"/>
            </w:r>
          </w:hyperlink>
        </w:p>
        <w:p w14:paraId="32F89E01" w14:textId="526A21B7" w:rsidR="00C52E47" w:rsidRDefault="00DE1B9C">
          <w:pPr>
            <w:pStyle w:val="31"/>
            <w:tabs>
              <w:tab w:val="left" w:pos="1050"/>
              <w:tab w:val="right" w:leader="dot" w:pos="8494"/>
            </w:tabs>
            <w:rPr>
              <w:noProof/>
            </w:rPr>
          </w:pPr>
          <w:hyperlink w:anchor="_Toc15647080" w:history="1">
            <w:r w:rsidR="00C52E47" w:rsidRPr="00A03036">
              <w:rPr>
                <w:rStyle w:val="af1"/>
                <w:rFonts w:ascii="MS Gothic" w:eastAsia="MS Gothic" w:hAnsi="MS Gothic"/>
                <w:noProof/>
              </w:rPr>
              <w:t>1.2</w:t>
            </w:r>
            <w:r w:rsidR="00C52E47">
              <w:rPr>
                <w:noProof/>
              </w:rPr>
              <w:tab/>
            </w:r>
            <w:r w:rsidR="00C52E47" w:rsidRPr="00A03036">
              <w:rPr>
                <w:rStyle w:val="af1"/>
                <w:rFonts w:ascii="MS Gothic" w:eastAsia="MS Gothic" w:hAnsi="MS Gothic"/>
                <w:noProof/>
              </w:rPr>
              <w:t>衛生管理基準</w:t>
            </w:r>
            <w:r w:rsidR="00C52E47">
              <w:rPr>
                <w:noProof/>
                <w:webHidden/>
              </w:rPr>
              <w:tab/>
            </w:r>
            <w:r w:rsidR="00C52E47">
              <w:rPr>
                <w:noProof/>
                <w:webHidden/>
              </w:rPr>
              <w:fldChar w:fldCharType="begin"/>
            </w:r>
            <w:r w:rsidR="00C52E47">
              <w:rPr>
                <w:noProof/>
                <w:webHidden/>
              </w:rPr>
              <w:instrText xml:space="preserve"> PAGEREF _Toc15647080 \h </w:instrText>
            </w:r>
            <w:r w:rsidR="00C52E47">
              <w:rPr>
                <w:noProof/>
                <w:webHidden/>
              </w:rPr>
            </w:r>
            <w:r w:rsidR="00C52E47">
              <w:rPr>
                <w:noProof/>
                <w:webHidden/>
              </w:rPr>
              <w:fldChar w:fldCharType="separate"/>
            </w:r>
            <w:r w:rsidR="00200E5E">
              <w:rPr>
                <w:noProof/>
                <w:webHidden/>
              </w:rPr>
              <w:t>15</w:t>
            </w:r>
            <w:r w:rsidR="00C52E47">
              <w:rPr>
                <w:noProof/>
                <w:webHidden/>
              </w:rPr>
              <w:fldChar w:fldCharType="end"/>
            </w:r>
          </w:hyperlink>
        </w:p>
        <w:p w14:paraId="06D250DA" w14:textId="4C9C5DB2" w:rsidR="00C52E47" w:rsidRDefault="00DE1B9C">
          <w:pPr>
            <w:pStyle w:val="31"/>
            <w:tabs>
              <w:tab w:val="left" w:pos="1050"/>
              <w:tab w:val="right" w:leader="dot" w:pos="8494"/>
            </w:tabs>
            <w:rPr>
              <w:noProof/>
            </w:rPr>
          </w:pPr>
          <w:hyperlink w:anchor="_Toc15647081" w:history="1">
            <w:r w:rsidR="00C52E47" w:rsidRPr="00A03036">
              <w:rPr>
                <w:rStyle w:val="af1"/>
                <w:rFonts w:ascii="MS Gothic" w:eastAsia="MS Gothic" w:hAnsi="MS Gothic"/>
                <w:noProof/>
              </w:rPr>
              <w:t>1.2</w:t>
            </w:r>
            <w:r w:rsidR="00C52E47">
              <w:rPr>
                <w:noProof/>
              </w:rPr>
              <w:tab/>
            </w:r>
            <w:r w:rsidR="00C52E47" w:rsidRPr="00A03036">
              <w:rPr>
                <w:rStyle w:val="af1"/>
                <w:rFonts w:ascii="MS Gothic" w:eastAsia="MS Gothic" w:hAnsi="MS Gothic"/>
                <w:noProof/>
              </w:rPr>
              <w:t>Standards for hygiene control</w:t>
            </w:r>
            <w:r w:rsidR="00C52E47">
              <w:rPr>
                <w:noProof/>
                <w:webHidden/>
              </w:rPr>
              <w:tab/>
            </w:r>
            <w:r w:rsidR="00C52E47">
              <w:rPr>
                <w:noProof/>
                <w:webHidden/>
              </w:rPr>
              <w:fldChar w:fldCharType="begin"/>
            </w:r>
            <w:r w:rsidR="00C52E47">
              <w:rPr>
                <w:noProof/>
                <w:webHidden/>
              </w:rPr>
              <w:instrText xml:space="preserve"> PAGEREF _Toc15647081 \h </w:instrText>
            </w:r>
            <w:r w:rsidR="00C52E47">
              <w:rPr>
                <w:noProof/>
                <w:webHidden/>
              </w:rPr>
            </w:r>
            <w:r w:rsidR="00C52E47">
              <w:rPr>
                <w:noProof/>
                <w:webHidden/>
              </w:rPr>
              <w:fldChar w:fldCharType="separate"/>
            </w:r>
            <w:r w:rsidR="00200E5E">
              <w:rPr>
                <w:noProof/>
                <w:webHidden/>
              </w:rPr>
              <w:t>15</w:t>
            </w:r>
            <w:r w:rsidR="00C52E47">
              <w:rPr>
                <w:noProof/>
                <w:webHidden/>
              </w:rPr>
              <w:fldChar w:fldCharType="end"/>
            </w:r>
          </w:hyperlink>
        </w:p>
        <w:p w14:paraId="4D746F6B" w14:textId="25C344F1" w:rsidR="00C52E47" w:rsidRDefault="00DE1B9C">
          <w:pPr>
            <w:pStyle w:val="31"/>
            <w:tabs>
              <w:tab w:val="right" w:leader="dot" w:pos="8494"/>
            </w:tabs>
            <w:rPr>
              <w:noProof/>
            </w:rPr>
          </w:pPr>
          <w:hyperlink w:anchor="_Toc15647082" w:history="1">
            <w:r w:rsidR="00C52E47" w:rsidRPr="00A03036">
              <w:rPr>
                <w:rStyle w:val="af1"/>
                <w:rFonts w:ascii="MS Gothic" w:eastAsia="MS Gothic" w:hAnsi="MS Gothic"/>
                <w:noProof/>
              </w:rPr>
              <w:t>1.3　HACCP</w:t>
            </w:r>
            <w:r w:rsidR="00C52E47">
              <w:rPr>
                <w:noProof/>
                <w:webHidden/>
              </w:rPr>
              <w:tab/>
            </w:r>
            <w:r w:rsidR="00C52E47">
              <w:rPr>
                <w:noProof/>
                <w:webHidden/>
              </w:rPr>
              <w:fldChar w:fldCharType="begin"/>
            </w:r>
            <w:r w:rsidR="00C52E47">
              <w:rPr>
                <w:noProof/>
                <w:webHidden/>
              </w:rPr>
              <w:instrText xml:space="preserve"> PAGEREF _Toc15647082 \h </w:instrText>
            </w:r>
            <w:r w:rsidR="00C52E47">
              <w:rPr>
                <w:noProof/>
                <w:webHidden/>
              </w:rPr>
            </w:r>
            <w:r w:rsidR="00C52E47">
              <w:rPr>
                <w:noProof/>
                <w:webHidden/>
              </w:rPr>
              <w:fldChar w:fldCharType="separate"/>
            </w:r>
            <w:r w:rsidR="00200E5E">
              <w:rPr>
                <w:noProof/>
                <w:webHidden/>
              </w:rPr>
              <w:t>30</w:t>
            </w:r>
            <w:r w:rsidR="00C52E47">
              <w:rPr>
                <w:noProof/>
                <w:webHidden/>
              </w:rPr>
              <w:fldChar w:fldCharType="end"/>
            </w:r>
          </w:hyperlink>
        </w:p>
        <w:p w14:paraId="06E34CDE" w14:textId="4F388BC5" w:rsidR="00C52E47" w:rsidRDefault="00DE1B9C">
          <w:pPr>
            <w:pStyle w:val="31"/>
            <w:tabs>
              <w:tab w:val="right" w:leader="dot" w:pos="8494"/>
            </w:tabs>
            <w:rPr>
              <w:noProof/>
            </w:rPr>
          </w:pPr>
          <w:hyperlink w:anchor="_Toc15647083" w:history="1">
            <w:r w:rsidR="00C52E47" w:rsidRPr="00A03036">
              <w:rPr>
                <w:rStyle w:val="af1"/>
                <w:rFonts w:ascii="MS Gothic" w:eastAsia="MS Gothic" w:hAnsi="MS Gothic"/>
                <w:noProof/>
              </w:rPr>
              <w:t>1-4　と畜場における監視の実施状況（体制、手順、記録など）</w:t>
            </w:r>
            <w:r w:rsidR="00C52E47">
              <w:rPr>
                <w:noProof/>
                <w:webHidden/>
              </w:rPr>
              <w:tab/>
            </w:r>
            <w:r w:rsidR="00C52E47">
              <w:rPr>
                <w:noProof/>
                <w:webHidden/>
              </w:rPr>
              <w:fldChar w:fldCharType="begin"/>
            </w:r>
            <w:r w:rsidR="00C52E47">
              <w:rPr>
                <w:noProof/>
                <w:webHidden/>
              </w:rPr>
              <w:instrText xml:space="preserve"> PAGEREF _Toc15647083 \h </w:instrText>
            </w:r>
            <w:r w:rsidR="00C52E47">
              <w:rPr>
                <w:noProof/>
                <w:webHidden/>
              </w:rPr>
            </w:r>
            <w:r w:rsidR="00C52E47">
              <w:rPr>
                <w:noProof/>
                <w:webHidden/>
              </w:rPr>
              <w:fldChar w:fldCharType="separate"/>
            </w:r>
            <w:r w:rsidR="00200E5E">
              <w:rPr>
                <w:noProof/>
                <w:webHidden/>
              </w:rPr>
              <w:t>33</w:t>
            </w:r>
            <w:r w:rsidR="00C52E47">
              <w:rPr>
                <w:noProof/>
                <w:webHidden/>
              </w:rPr>
              <w:fldChar w:fldCharType="end"/>
            </w:r>
          </w:hyperlink>
        </w:p>
        <w:p w14:paraId="590890D3" w14:textId="4756E393" w:rsidR="00C52E47" w:rsidRDefault="00DE1B9C">
          <w:pPr>
            <w:pStyle w:val="31"/>
            <w:tabs>
              <w:tab w:val="right" w:leader="dot" w:pos="8494"/>
            </w:tabs>
            <w:rPr>
              <w:noProof/>
            </w:rPr>
          </w:pPr>
          <w:hyperlink w:anchor="_Toc15647084" w:history="1">
            <w:r w:rsidR="00C52E47" w:rsidRPr="00A03036">
              <w:rPr>
                <w:rStyle w:val="af1"/>
                <w:rFonts w:ascii="MS Gothic" w:eastAsia="MS Gothic" w:hAnsi="MS Gothic"/>
                <w:noProof/>
              </w:rPr>
              <w:t>1-4　 Controls implemented in slaughterhouses (e.g. system, procedures, recording).</w:t>
            </w:r>
            <w:r w:rsidR="00C52E47">
              <w:rPr>
                <w:noProof/>
                <w:webHidden/>
              </w:rPr>
              <w:tab/>
            </w:r>
            <w:r w:rsidR="00C52E47">
              <w:rPr>
                <w:noProof/>
                <w:webHidden/>
              </w:rPr>
              <w:fldChar w:fldCharType="begin"/>
            </w:r>
            <w:r w:rsidR="00C52E47">
              <w:rPr>
                <w:noProof/>
                <w:webHidden/>
              </w:rPr>
              <w:instrText xml:space="preserve"> PAGEREF _Toc15647084 \h </w:instrText>
            </w:r>
            <w:r w:rsidR="00C52E47">
              <w:rPr>
                <w:noProof/>
                <w:webHidden/>
              </w:rPr>
            </w:r>
            <w:r w:rsidR="00C52E47">
              <w:rPr>
                <w:noProof/>
                <w:webHidden/>
              </w:rPr>
              <w:fldChar w:fldCharType="separate"/>
            </w:r>
            <w:r w:rsidR="00200E5E">
              <w:rPr>
                <w:noProof/>
                <w:webHidden/>
              </w:rPr>
              <w:t>33</w:t>
            </w:r>
            <w:r w:rsidR="00C52E47">
              <w:rPr>
                <w:noProof/>
                <w:webHidden/>
              </w:rPr>
              <w:fldChar w:fldCharType="end"/>
            </w:r>
          </w:hyperlink>
        </w:p>
        <w:p w14:paraId="38A8E6FD" w14:textId="6B656487" w:rsidR="00C52E47" w:rsidRDefault="00DE1B9C">
          <w:pPr>
            <w:pStyle w:val="21"/>
            <w:tabs>
              <w:tab w:val="right" w:leader="dot" w:pos="8494"/>
            </w:tabs>
            <w:rPr>
              <w:noProof/>
            </w:rPr>
          </w:pPr>
          <w:hyperlink w:anchor="_Toc15647085" w:history="1">
            <w:r w:rsidR="00C52E47" w:rsidRPr="00A03036">
              <w:rPr>
                <w:rStyle w:val="af1"/>
                <w:rFonts w:ascii="MS Gothic" w:eastAsia="MS Gothic" w:hAnsi="MS Gothic"/>
                <w:b/>
                <w:noProof/>
              </w:rPr>
              <w:t>2．食鳥処理場の管理</w:t>
            </w:r>
            <w:r w:rsidR="00C52E47">
              <w:rPr>
                <w:noProof/>
                <w:webHidden/>
              </w:rPr>
              <w:tab/>
            </w:r>
            <w:r w:rsidR="00C52E47">
              <w:rPr>
                <w:noProof/>
                <w:webHidden/>
              </w:rPr>
              <w:fldChar w:fldCharType="begin"/>
            </w:r>
            <w:r w:rsidR="00C52E47">
              <w:rPr>
                <w:noProof/>
                <w:webHidden/>
              </w:rPr>
              <w:instrText xml:space="preserve"> PAGEREF _Toc15647085 \h </w:instrText>
            </w:r>
            <w:r w:rsidR="00C52E47">
              <w:rPr>
                <w:noProof/>
                <w:webHidden/>
              </w:rPr>
            </w:r>
            <w:r w:rsidR="00C52E47">
              <w:rPr>
                <w:noProof/>
                <w:webHidden/>
              </w:rPr>
              <w:fldChar w:fldCharType="separate"/>
            </w:r>
            <w:r w:rsidR="00200E5E">
              <w:rPr>
                <w:noProof/>
                <w:webHidden/>
              </w:rPr>
              <w:t>38</w:t>
            </w:r>
            <w:r w:rsidR="00C52E47">
              <w:rPr>
                <w:noProof/>
                <w:webHidden/>
              </w:rPr>
              <w:fldChar w:fldCharType="end"/>
            </w:r>
          </w:hyperlink>
        </w:p>
        <w:p w14:paraId="42B246CF" w14:textId="2BCE7EFD" w:rsidR="00C52E47" w:rsidRDefault="00DE1B9C">
          <w:pPr>
            <w:pStyle w:val="21"/>
            <w:tabs>
              <w:tab w:val="right" w:leader="dot" w:pos="8494"/>
            </w:tabs>
            <w:rPr>
              <w:noProof/>
            </w:rPr>
          </w:pPr>
          <w:hyperlink w:anchor="_Toc15647086" w:history="1">
            <w:r w:rsidR="00C52E47" w:rsidRPr="00A03036">
              <w:rPr>
                <w:rStyle w:val="af1"/>
                <w:rFonts w:ascii="MS Gothic" w:eastAsia="MS Gothic" w:hAnsi="MS Gothic"/>
                <w:b/>
                <w:noProof/>
              </w:rPr>
              <w:t>2．Controls in poultry slaughterhouses</w:t>
            </w:r>
            <w:r w:rsidR="00C52E47">
              <w:rPr>
                <w:noProof/>
                <w:webHidden/>
              </w:rPr>
              <w:tab/>
            </w:r>
            <w:r w:rsidR="00C52E47">
              <w:rPr>
                <w:noProof/>
                <w:webHidden/>
              </w:rPr>
              <w:fldChar w:fldCharType="begin"/>
            </w:r>
            <w:r w:rsidR="00C52E47">
              <w:rPr>
                <w:noProof/>
                <w:webHidden/>
              </w:rPr>
              <w:instrText xml:space="preserve"> PAGEREF _Toc15647086 \h </w:instrText>
            </w:r>
            <w:r w:rsidR="00C52E47">
              <w:rPr>
                <w:noProof/>
                <w:webHidden/>
              </w:rPr>
            </w:r>
            <w:r w:rsidR="00C52E47">
              <w:rPr>
                <w:noProof/>
                <w:webHidden/>
              </w:rPr>
              <w:fldChar w:fldCharType="separate"/>
            </w:r>
            <w:r w:rsidR="00200E5E">
              <w:rPr>
                <w:noProof/>
                <w:webHidden/>
              </w:rPr>
              <w:t>38</w:t>
            </w:r>
            <w:r w:rsidR="00C52E47">
              <w:rPr>
                <w:noProof/>
                <w:webHidden/>
              </w:rPr>
              <w:fldChar w:fldCharType="end"/>
            </w:r>
          </w:hyperlink>
        </w:p>
        <w:p w14:paraId="4C53574E" w14:textId="2BEA71C6" w:rsidR="00C52E47" w:rsidRDefault="00DE1B9C">
          <w:pPr>
            <w:pStyle w:val="31"/>
            <w:tabs>
              <w:tab w:val="right" w:leader="dot" w:pos="8494"/>
            </w:tabs>
            <w:rPr>
              <w:noProof/>
            </w:rPr>
          </w:pPr>
          <w:hyperlink w:anchor="_Toc15647087" w:history="1">
            <w:r w:rsidR="00C52E47" w:rsidRPr="00A03036">
              <w:rPr>
                <w:rStyle w:val="af1"/>
                <w:rFonts w:ascii="MS Gothic" w:eastAsia="MS Gothic" w:hAnsi="MS Gothic"/>
                <w:noProof/>
              </w:rPr>
              <w:t>2.1　構造設備基準</w:t>
            </w:r>
            <w:r w:rsidR="00C52E47">
              <w:rPr>
                <w:noProof/>
                <w:webHidden/>
              </w:rPr>
              <w:tab/>
            </w:r>
            <w:r w:rsidR="00C52E47">
              <w:rPr>
                <w:noProof/>
                <w:webHidden/>
              </w:rPr>
              <w:fldChar w:fldCharType="begin"/>
            </w:r>
            <w:r w:rsidR="00C52E47">
              <w:rPr>
                <w:noProof/>
                <w:webHidden/>
              </w:rPr>
              <w:instrText xml:space="preserve"> PAGEREF _Toc15647087 \h </w:instrText>
            </w:r>
            <w:r w:rsidR="00C52E47">
              <w:rPr>
                <w:noProof/>
                <w:webHidden/>
              </w:rPr>
            </w:r>
            <w:r w:rsidR="00C52E47">
              <w:rPr>
                <w:noProof/>
                <w:webHidden/>
              </w:rPr>
              <w:fldChar w:fldCharType="separate"/>
            </w:r>
            <w:r w:rsidR="00200E5E">
              <w:rPr>
                <w:noProof/>
                <w:webHidden/>
              </w:rPr>
              <w:t>38</w:t>
            </w:r>
            <w:r w:rsidR="00C52E47">
              <w:rPr>
                <w:noProof/>
                <w:webHidden/>
              </w:rPr>
              <w:fldChar w:fldCharType="end"/>
            </w:r>
          </w:hyperlink>
        </w:p>
        <w:p w14:paraId="34491897" w14:textId="5C1B85CE" w:rsidR="00C52E47" w:rsidRDefault="00DE1B9C">
          <w:pPr>
            <w:pStyle w:val="31"/>
            <w:tabs>
              <w:tab w:val="right" w:leader="dot" w:pos="8494"/>
            </w:tabs>
            <w:rPr>
              <w:noProof/>
            </w:rPr>
          </w:pPr>
          <w:hyperlink w:anchor="_Toc15647088" w:history="1">
            <w:r w:rsidR="00C52E47" w:rsidRPr="00A03036">
              <w:rPr>
                <w:rStyle w:val="af1"/>
                <w:rFonts w:ascii="MS Gothic" w:eastAsia="MS Gothic" w:hAnsi="MS Gothic"/>
                <w:noProof/>
              </w:rPr>
              <w:t>2.1　Standards for buildings and facilities</w:t>
            </w:r>
            <w:r w:rsidR="00C52E47">
              <w:rPr>
                <w:noProof/>
                <w:webHidden/>
              </w:rPr>
              <w:tab/>
            </w:r>
            <w:r w:rsidR="00C52E47">
              <w:rPr>
                <w:noProof/>
                <w:webHidden/>
              </w:rPr>
              <w:fldChar w:fldCharType="begin"/>
            </w:r>
            <w:r w:rsidR="00C52E47">
              <w:rPr>
                <w:noProof/>
                <w:webHidden/>
              </w:rPr>
              <w:instrText xml:space="preserve"> PAGEREF _Toc15647088 \h </w:instrText>
            </w:r>
            <w:r w:rsidR="00C52E47">
              <w:rPr>
                <w:noProof/>
                <w:webHidden/>
              </w:rPr>
            </w:r>
            <w:r w:rsidR="00C52E47">
              <w:rPr>
                <w:noProof/>
                <w:webHidden/>
              </w:rPr>
              <w:fldChar w:fldCharType="separate"/>
            </w:r>
            <w:r w:rsidR="00200E5E">
              <w:rPr>
                <w:noProof/>
                <w:webHidden/>
              </w:rPr>
              <w:t>38</w:t>
            </w:r>
            <w:r w:rsidR="00C52E47">
              <w:rPr>
                <w:noProof/>
                <w:webHidden/>
              </w:rPr>
              <w:fldChar w:fldCharType="end"/>
            </w:r>
          </w:hyperlink>
        </w:p>
        <w:p w14:paraId="734116BE" w14:textId="26E9179D" w:rsidR="00C52E47" w:rsidRDefault="00DE1B9C">
          <w:pPr>
            <w:pStyle w:val="31"/>
            <w:tabs>
              <w:tab w:val="right" w:leader="dot" w:pos="8494"/>
            </w:tabs>
            <w:rPr>
              <w:noProof/>
            </w:rPr>
          </w:pPr>
          <w:hyperlink w:anchor="_Toc15647089" w:history="1">
            <w:r w:rsidR="00C52E47" w:rsidRPr="00A03036">
              <w:rPr>
                <w:rStyle w:val="af1"/>
                <w:rFonts w:ascii="MS Gothic" w:eastAsia="MS Gothic" w:hAnsi="MS Gothic"/>
                <w:noProof/>
              </w:rPr>
              <w:t>2.2　衛生管理基準</w:t>
            </w:r>
            <w:r w:rsidR="00C52E47">
              <w:rPr>
                <w:noProof/>
                <w:webHidden/>
              </w:rPr>
              <w:tab/>
            </w:r>
            <w:r w:rsidR="00C52E47">
              <w:rPr>
                <w:noProof/>
                <w:webHidden/>
              </w:rPr>
              <w:fldChar w:fldCharType="begin"/>
            </w:r>
            <w:r w:rsidR="00C52E47">
              <w:rPr>
                <w:noProof/>
                <w:webHidden/>
              </w:rPr>
              <w:instrText xml:space="preserve"> PAGEREF _Toc15647089 \h </w:instrText>
            </w:r>
            <w:r w:rsidR="00C52E47">
              <w:rPr>
                <w:noProof/>
                <w:webHidden/>
              </w:rPr>
            </w:r>
            <w:r w:rsidR="00C52E47">
              <w:rPr>
                <w:noProof/>
                <w:webHidden/>
              </w:rPr>
              <w:fldChar w:fldCharType="separate"/>
            </w:r>
            <w:r w:rsidR="00200E5E">
              <w:rPr>
                <w:noProof/>
                <w:webHidden/>
              </w:rPr>
              <w:t>54</w:t>
            </w:r>
            <w:r w:rsidR="00C52E47">
              <w:rPr>
                <w:noProof/>
                <w:webHidden/>
              </w:rPr>
              <w:fldChar w:fldCharType="end"/>
            </w:r>
          </w:hyperlink>
        </w:p>
        <w:p w14:paraId="23127894" w14:textId="573BAB77" w:rsidR="00C52E47" w:rsidRDefault="00DE1B9C">
          <w:pPr>
            <w:pStyle w:val="31"/>
            <w:tabs>
              <w:tab w:val="right" w:leader="dot" w:pos="8494"/>
            </w:tabs>
            <w:rPr>
              <w:noProof/>
            </w:rPr>
          </w:pPr>
          <w:hyperlink w:anchor="_Toc15647090" w:history="1">
            <w:r w:rsidR="00C52E47" w:rsidRPr="00A03036">
              <w:rPr>
                <w:rStyle w:val="af1"/>
                <w:rFonts w:ascii="MS Gothic" w:eastAsia="MS Gothic" w:hAnsi="MS Gothic"/>
                <w:noProof/>
              </w:rPr>
              <w:t>2.2　 Standards for hygiene control</w:t>
            </w:r>
            <w:r w:rsidR="00C52E47">
              <w:rPr>
                <w:noProof/>
                <w:webHidden/>
              </w:rPr>
              <w:tab/>
            </w:r>
            <w:r w:rsidR="00C52E47">
              <w:rPr>
                <w:noProof/>
                <w:webHidden/>
              </w:rPr>
              <w:fldChar w:fldCharType="begin"/>
            </w:r>
            <w:r w:rsidR="00C52E47">
              <w:rPr>
                <w:noProof/>
                <w:webHidden/>
              </w:rPr>
              <w:instrText xml:space="preserve"> PAGEREF _Toc15647090 \h </w:instrText>
            </w:r>
            <w:r w:rsidR="00C52E47">
              <w:rPr>
                <w:noProof/>
                <w:webHidden/>
              </w:rPr>
            </w:r>
            <w:r w:rsidR="00C52E47">
              <w:rPr>
                <w:noProof/>
                <w:webHidden/>
              </w:rPr>
              <w:fldChar w:fldCharType="separate"/>
            </w:r>
            <w:r w:rsidR="00200E5E">
              <w:rPr>
                <w:noProof/>
                <w:webHidden/>
              </w:rPr>
              <w:t>54</w:t>
            </w:r>
            <w:r w:rsidR="00C52E47">
              <w:rPr>
                <w:noProof/>
                <w:webHidden/>
              </w:rPr>
              <w:fldChar w:fldCharType="end"/>
            </w:r>
          </w:hyperlink>
        </w:p>
        <w:p w14:paraId="16A87B7E" w14:textId="272DCE5F" w:rsidR="00C52E47" w:rsidRDefault="00DE1B9C">
          <w:pPr>
            <w:pStyle w:val="31"/>
            <w:tabs>
              <w:tab w:val="right" w:leader="dot" w:pos="8494"/>
            </w:tabs>
            <w:rPr>
              <w:noProof/>
            </w:rPr>
          </w:pPr>
          <w:hyperlink w:anchor="_Toc15647091" w:history="1">
            <w:r w:rsidR="00C52E47" w:rsidRPr="00A03036">
              <w:rPr>
                <w:rStyle w:val="af1"/>
                <w:rFonts w:ascii="MS Gothic" w:eastAsia="MS Gothic" w:hAnsi="MS Gothic"/>
                <w:noProof/>
              </w:rPr>
              <w:t>2.3　HACCP</w:t>
            </w:r>
            <w:r w:rsidR="00C52E47">
              <w:rPr>
                <w:noProof/>
                <w:webHidden/>
              </w:rPr>
              <w:tab/>
            </w:r>
            <w:r w:rsidR="00C52E47">
              <w:rPr>
                <w:noProof/>
                <w:webHidden/>
              </w:rPr>
              <w:fldChar w:fldCharType="begin"/>
            </w:r>
            <w:r w:rsidR="00C52E47">
              <w:rPr>
                <w:noProof/>
                <w:webHidden/>
              </w:rPr>
              <w:instrText xml:space="preserve"> PAGEREF _Toc15647091 \h </w:instrText>
            </w:r>
            <w:r w:rsidR="00C52E47">
              <w:rPr>
                <w:noProof/>
                <w:webHidden/>
              </w:rPr>
            </w:r>
            <w:r w:rsidR="00C52E47">
              <w:rPr>
                <w:noProof/>
                <w:webHidden/>
              </w:rPr>
              <w:fldChar w:fldCharType="separate"/>
            </w:r>
            <w:r w:rsidR="00200E5E">
              <w:rPr>
                <w:noProof/>
                <w:webHidden/>
              </w:rPr>
              <w:t>65</w:t>
            </w:r>
            <w:r w:rsidR="00C52E47">
              <w:rPr>
                <w:noProof/>
                <w:webHidden/>
              </w:rPr>
              <w:fldChar w:fldCharType="end"/>
            </w:r>
          </w:hyperlink>
        </w:p>
        <w:p w14:paraId="58964D50" w14:textId="2352D9B2" w:rsidR="00C52E47" w:rsidRDefault="00DE1B9C">
          <w:pPr>
            <w:pStyle w:val="31"/>
            <w:tabs>
              <w:tab w:val="right" w:leader="dot" w:pos="8494"/>
            </w:tabs>
            <w:rPr>
              <w:noProof/>
            </w:rPr>
          </w:pPr>
          <w:hyperlink w:anchor="_Toc15647092" w:history="1">
            <w:r w:rsidR="00C52E47" w:rsidRPr="00A03036">
              <w:rPr>
                <w:rStyle w:val="af1"/>
                <w:rFonts w:ascii="MS Gothic" w:eastAsia="MS Gothic" w:hAnsi="MS Gothic"/>
                <w:noProof/>
              </w:rPr>
              <w:t>2.4　食鳥処理場における監視の実施状況（体制、手順、記録など）</w:t>
            </w:r>
            <w:r w:rsidR="00C52E47">
              <w:rPr>
                <w:noProof/>
                <w:webHidden/>
              </w:rPr>
              <w:tab/>
            </w:r>
            <w:r w:rsidR="00C52E47">
              <w:rPr>
                <w:noProof/>
                <w:webHidden/>
              </w:rPr>
              <w:fldChar w:fldCharType="begin"/>
            </w:r>
            <w:r w:rsidR="00C52E47">
              <w:rPr>
                <w:noProof/>
                <w:webHidden/>
              </w:rPr>
              <w:instrText xml:space="preserve"> PAGEREF _Toc15647092 \h </w:instrText>
            </w:r>
            <w:r w:rsidR="00C52E47">
              <w:rPr>
                <w:noProof/>
                <w:webHidden/>
              </w:rPr>
            </w:r>
            <w:r w:rsidR="00C52E47">
              <w:rPr>
                <w:noProof/>
                <w:webHidden/>
              </w:rPr>
              <w:fldChar w:fldCharType="separate"/>
            </w:r>
            <w:r w:rsidR="00200E5E">
              <w:rPr>
                <w:noProof/>
                <w:webHidden/>
              </w:rPr>
              <w:t>68</w:t>
            </w:r>
            <w:r w:rsidR="00C52E47">
              <w:rPr>
                <w:noProof/>
                <w:webHidden/>
              </w:rPr>
              <w:fldChar w:fldCharType="end"/>
            </w:r>
          </w:hyperlink>
        </w:p>
        <w:p w14:paraId="1920ED47" w14:textId="3C764A92" w:rsidR="00C52E47" w:rsidRDefault="00DE1B9C">
          <w:pPr>
            <w:pStyle w:val="31"/>
            <w:tabs>
              <w:tab w:val="right" w:leader="dot" w:pos="8494"/>
            </w:tabs>
            <w:rPr>
              <w:noProof/>
            </w:rPr>
          </w:pPr>
          <w:hyperlink w:anchor="_Toc15647093" w:history="1">
            <w:r w:rsidR="00C52E47" w:rsidRPr="00A03036">
              <w:rPr>
                <w:rStyle w:val="af1"/>
                <w:rFonts w:ascii="MS Gothic" w:eastAsia="MS Gothic" w:hAnsi="MS Gothic"/>
                <w:noProof/>
              </w:rPr>
              <w:t xml:space="preserve">2.4　 Controls implemented in poultry processing plant (e.g. system, </w:t>
            </w:r>
            <w:r w:rsidR="00C52E47" w:rsidRPr="00A03036">
              <w:rPr>
                <w:rStyle w:val="af1"/>
                <w:rFonts w:ascii="MS Gothic" w:eastAsia="MS Gothic" w:hAnsi="MS Gothic"/>
                <w:noProof/>
              </w:rPr>
              <w:lastRenderedPageBreak/>
              <w:t>procedures, recording).</w:t>
            </w:r>
            <w:r w:rsidR="00C52E47">
              <w:rPr>
                <w:noProof/>
                <w:webHidden/>
              </w:rPr>
              <w:tab/>
            </w:r>
            <w:r w:rsidR="00C52E47">
              <w:rPr>
                <w:noProof/>
                <w:webHidden/>
              </w:rPr>
              <w:fldChar w:fldCharType="begin"/>
            </w:r>
            <w:r w:rsidR="00C52E47">
              <w:rPr>
                <w:noProof/>
                <w:webHidden/>
              </w:rPr>
              <w:instrText xml:space="preserve"> PAGEREF _Toc15647093 \h </w:instrText>
            </w:r>
            <w:r w:rsidR="00C52E47">
              <w:rPr>
                <w:noProof/>
                <w:webHidden/>
              </w:rPr>
            </w:r>
            <w:r w:rsidR="00C52E47">
              <w:rPr>
                <w:noProof/>
                <w:webHidden/>
              </w:rPr>
              <w:fldChar w:fldCharType="separate"/>
            </w:r>
            <w:r w:rsidR="00200E5E">
              <w:rPr>
                <w:noProof/>
                <w:webHidden/>
              </w:rPr>
              <w:t>68</w:t>
            </w:r>
            <w:r w:rsidR="00C52E47">
              <w:rPr>
                <w:noProof/>
                <w:webHidden/>
              </w:rPr>
              <w:fldChar w:fldCharType="end"/>
            </w:r>
          </w:hyperlink>
        </w:p>
        <w:p w14:paraId="2A9CFBD1" w14:textId="6B025646" w:rsidR="0044668E" w:rsidRPr="00C87850" w:rsidRDefault="0044668E">
          <w:r w:rsidRPr="00C87850">
            <w:rPr>
              <w:b/>
              <w:bCs/>
              <w:lang w:val="ja-JP"/>
            </w:rPr>
            <w:fldChar w:fldCharType="end"/>
          </w:r>
        </w:p>
      </w:sdtContent>
    </w:sdt>
    <w:p w14:paraId="182F75CF" w14:textId="6C611822" w:rsidR="00831C08" w:rsidRPr="00C87850" w:rsidRDefault="00831C08">
      <w:pPr>
        <w:rPr>
          <w:rFonts w:ascii="MS Gothic" w:eastAsia="MS Gothic" w:hAnsi="MS Gothic"/>
          <w:sz w:val="24"/>
          <w:szCs w:val="24"/>
        </w:rPr>
      </w:pPr>
    </w:p>
    <w:p w14:paraId="0213AD7B" w14:textId="77777777" w:rsidR="00831C08" w:rsidRPr="00C87850" w:rsidRDefault="00831C08">
      <w:pPr>
        <w:widowControl/>
        <w:jc w:val="left"/>
        <w:rPr>
          <w:rFonts w:ascii="MS Gothic" w:eastAsia="MS Gothic" w:hAnsi="MS Gothic"/>
          <w:b/>
          <w:sz w:val="24"/>
          <w:szCs w:val="24"/>
        </w:rPr>
      </w:pPr>
      <w:r w:rsidRPr="00C87850">
        <w:rPr>
          <w:rFonts w:ascii="MS Gothic" w:eastAsia="MS Gothic" w:hAnsi="MS Gothic"/>
          <w:b/>
          <w:sz w:val="24"/>
          <w:szCs w:val="24"/>
        </w:rPr>
        <w:br w:type="page"/>
      </w:r>
    </w:p>
    <w:p w14:paraId="625D3A93" w14:textId="48CE71F4" w:rsidR="00D93C87" w:rsidRPr="00C87850" w:rsidRDefault="00E751E6" w:rsidP="00831C08">
      <w:pPr>
        <w:pStyle w:val="1"/>
        <w:rPr>
          <w:rFonts w:ascii="MS Gothic" w:eastAsia="MS Gothic" w:hAnsi="MS Gothic"/>
          <w:b/>
        </w:rPr>
      </w:pPr>
      <w:bookmarkStart w:id="0" w:name="_Toc15647066"/>
      <w:r w:rsidRPr="00C87850">
        <w:rPr>
          <w:rFonts w:ascii="MS Gothic" w:eastAsia="MS Gothic" w:hAnsi="MS Gothic" w:hint="eastAsia"/>
          <w:b/>
        </w:rPr>
        <w:lastRenderedPageBreak/>
        <w:t xml:space="preserve">I. </w:t>
      </w:r>
      <w:r w:rsidR="00100C14" w:rsidRPr="00C87850">
        <w:rPr>
          <w:rFonts w:ascii="MS Gothic" w:eastAsia="MS Gothic" w:hAnsi="MS Gothic" w:hint="eastAsia"/>
          <w:b/>
        </w:rPr>
        <w:t xml:space="preserve">一般事項　</w:t>
      </w:r>
      <w:r w:rsidR="00426AE2" w:rsidRPr="00C87850">
        <w:rPr>
          <w:rFonts w:ascii="MS Gothic" w:eastAsia="MS Gothic" w:hAnsi="MS Gothic" w:hint="eastAsia"/>
          <w:b/>
        </w:rPr>
        <w:t>GENERAL PROVISIONS</w:t>
      </w:r>
      <w:bookmarkEnd w:id="0"/>
    </w:p>
    <w:p w14:paraId="0D567F9A" w14:textId="7B13C879" w:rsidR="00C04469" w:rsidRPr="00C87850" w:rsidRDefault="00C04469">
      <w:pPr>
        <w:rPr>
          <w:rFonts w:ascii="MS Gothic" w:eastAsia="MS Gothic" w:hAnsi="MS Gothic"/>
          <w:sz w:val="24"/>
          <w:szCs w:val="24"/>
        </w:rPr>
      </w:pPr>
    </w:p>
    <w:p w14:paraId="40FED5D9" w14:textId="2298C9CD" w:rsidR="00C04469" w:rsidRPr="00C87850" w:rsidRDefault="00C04469" w:rsidP="00C04469">
      <w:pPr>
        <w:ind w:left="240" w:hangingChars="100" w:hanging="240"/>
        <w:rPr>
          <w:rFonts w:ascii="MS Gothic" w:eastAsia="MS Gothic" w:hAnsi="MS Gothic"/>
          <w:i/>
          <w:sz w:val="24"/>
          <w:szCs w:val="24"/>
        </w:rPr>
      </w:pPr>
      <w:r w:rsidRPr="00C87850">
        <w:rPr>
          <w:rFonts w:ascii="MS Gothic" w:eastAsia="MS Gothic" w:hAnsi="MS Gothic" w:hint="eastAsia"/>
          <w:i/>
          <w:sz w:val="24"/>
          <w:szCs w:val="24"/>
        </w:rPr>
        <w:t>◎以下の内容に関する貴国の規制について、簡潔に説明（法律の章・条項等も含む）し、関連文書を添付して下さい。これらは貴国の食肉処理基準と我が国のと畜場法及び食鳥検査法との同等性を判断するために必要なものです。</w:t>
      </w:r>
    </w:p>
    <w:p w14:paraId="5A827A87" w14:textId="05B56C9E" w:rsidR="00C04469" w:rsidRPr="00C87850" w:rsidRDefault="00C04469" w:rsidP="001A52D7">
      <w:pPr>
        <w:ind w:left="240" w:hangingChars="100" w:hanging="240"/>
        <w:rPr>
          <w:rFonts w:ascii="MS Gothic" w:eastAsia="MS Gothic" w:hAnsi="MS Gothic"/>
          <w:i/>
          <w:sz w:val="24"/>
          <w:szCs w:val="24"/>
        </w:rPr>
      </w:pPr>
      <w:r w:rsidRPr="00C87850">
        <w:rPr>
          <w:rFonts w:ascii="MS Gothic" w:eastAsia="MS Gothic" w:hAnsi="MS Gothic" w:hint="eastAsia"/>
          <w:i/>
          <w:sz w:val="24"/>
          <w:szCs w:val="24"/>
        </w:rPr>
        <w:t xml:space="preserve">◎Please provide </w:t>
      </w:r>
      <w:r w:rsidRPr="00C87850">
        <w:rPr>
          <w:rFonts w:ascii="MS Gothic" w:eastAsia="MS Gothic" w:hAnsi="MS Gothic"/>
          <w:i/>
          <w:sz w:val="24"/>
          <w:szCs w:val="24"/>
        </w:rPr>
        <w:t>information</w:t>
      </w:r>
      <w:r w:rsidRPr="00C87850">
        <w:rPr>
          <w:rFonts w:ascii="MS Gothic" w:eastAsia="MS Gothic" w:hAnsi="MS Gothic" w:hint="eastAsia"/>
          <w:i/>
          <w:sz w:val="24"/>
          <w:szCs w:val="24"/>
        </w:rPr>
        <w:t xml:space="preserve"> </w:t>
      </w:r>
      <w:r w:rsidRPr="00C87850">
        <w:rPr>
          <w:rFonts w:ascii="MS Gothic" w:eastAsia="MS Gothic" w:hAnsi="MS Gothic"/>
          <w:i/>
          <w:sz w:val="24"/>
          <w:szCs w:val="24"/>
        </w:rPr>
        <w:t>on your country’s regulations on the following points with a brief explanation (including relevant Chapter and/or Article number and the sentences etc.), and attach the relevant documents (original regulations, guidelines, diagram etc.) for our reference. These are necessary to assess an equivalence of sanitary manner in your country’s abattoirs and poultry processing plants to Japan’s Abattoir Law and Poultry Inspection Law.</w:t>
      </w:r>
    </w:p>
    <w:p w14:paraId="3AA8F524" w14:textId="1462E206" w:rsidR="001A52D7" w:rsidRPr="00C87850" w:rsidRDefault="001A52D7">
      <w:pPr>
        <w:rPr>
          <w:rFonts w:ascii="MS Gothic" w:eastAsia="MS Gothic" w:hAnsi="MS Gothic"/>
          <w:sz w:val="24"/>
          <w:szCs w:val="24"/>
        </w:rPr>
      </w:pPr>
    </w:p>
    <w:p w14:paraId="74987BD7" w14:textId="77777777" w:rsidR="00392353" w:rsidRPr="00C87850" w:rsidRDefault="00392353">
      <w:pPr>
        <w:rPr>
          <w:rFonts w:ascii="MS Gothic" w:eastAsia="MS Gothic" w:hAnsi="MS Gothic"/>
          <w:sz w:val="24"/>
          <w:szCs w:val="24"/>
        </w:rPr>
      </w:pPr>
    </w:p>
    <w:p w14:paraId="2D9D0633" w14:textId="37717FBC" w:rsidR="004C5990" w:rsidRPr="00C87850" w:rsidRDefault="00426AE2" w:rsidP="00831C08">
      <w:pPr>
        <w:pStyle w:val="a3"/>
        <w:numPr>
          <w:ilvl w:val="0"/>
          <w:numId w:val="4"/>
        </w:numPr>
        <w:ind w:leftChars="0"/>
        <w:outlineLvl w:val="1"/>
        <w:rPr>
          <w:rFonts w:ascii="MS Gothic" w:eastAsia="MS Gothic" w:hAnsi="MS Gothic"/>
          <w:b/>
          <w:sz w:val="24"/>
          <w:szCs w:val="24"/>
        </w:rPr>
      </w:pPr>
      <w:bookmarkStart w:id="1" w:name="_Toc15647067"/>
      <w:r w:rsidRPr="00C87850">
        <w:rPr>
          <w:rFonts w:ascii="MS Gothic" w:eastAsia="MS Gothic" w:hAnsi="MS Gothic" w:hint="eastAsia"/>
          <w:b/>
          <w:sz w:val="24"/>
          <w:szCs w:val="24"/>
        </w:rPr>
        <w:t>と畜場及び食肉処理場に関する規制の概要</w:t>
      </w:r>
      <w:bookmarkEnd w:id="1"/>
    </w:p>
    <w:p w14:paraId="7C03A279" w14:textId="70112572" w:rsidR="004C5990" w:rsidRPr="00C87850" w:rsidRDefault="00105F29" w:rsidP="00831C08">
      <w:pPr>
        <w:pStyle w:val="a3"/>
        <w:numPr>
          <w:ilvl w:val="0"/>
          <w:numId w:val="6"/>
        </w:numPr>
        <w:ind w:leftChars="0"/>
        <w:outlineLvl w:val="1"/>
        <w:rPr>
          <w:rFonts w:ascii="MS Gothic" w:eastAsia="MS Gothic" w:hAnsi="MS Gothic"/>
          <w:b/>
          <w:sz w:val="24"/>
          <w:szCs w:val="24"/>
        </w:rPr>
      </w:pPr>
      <w:bookmarkStart w:id="2" w:name="_Toc15647068"/>
      <w:r w:rsidRPr="00C87850">
        <w:rPr>
          <w:rFonts w:ascii="MS Gothic" w:eastAsia="MS Gothic" w:hAnsi="MS Gothic" w:hint="eastAsia"/>
          <w:b/>
          <w:sz w:val="24"/>
          <w:szCs w:val="24"/>
        </w:rPr>
        <w:t>Outline of regulation for Abattoir and Poultry Slaughtering Plant</w:t>
      </w:r>
      <w:bookmarkEnd w:id="2"/>
    </w:p>
    <w:p w14:paraId="5CD67ED3" w14:textId="2A4CD108" w:rsidR="000066CA" w:rsidRPr="00C87850" w:rsidRDefault="000066CA" w:rsidP="000066CA">
      <w:pPr>
        <w:rPr>
          <w:rFonts w:ascii="MS Gothic" w:eastAsia="MS Gothic" w:hAnsi="MS Gothic"/>
          <w:sz w:val="24"/>
          <w:szCs w:val="24"/>
        </w:rPr>
      </w:pPr>
    </w:p>
    <w:p w14:paraId="5FFBFC97" w14:textId="77777777" w:rsidR="000066CA" w:rsidRPr="00C87850" w:rsidRDefault="000066CA" w:rsidP="000066CA">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4C5990" w:rsidRPr="00C87850" w14:paraId="2C2CAB8F" w14:textId="77777777" w:rsidTr="004C5990">
        <w:tc>
          <w:tcPr>
            <w:tcW w:w="8494" w:type="dxa"/>
          </w:tcPr>
          <w:p w14:paraId="327CF4E4" w14:textId="77777777" w:rsidR="004C5990" w:rsidRPr="00C87850" w:rsidRDefault="004C5990" w:rsidP="004C5990">
            <w:pPr>
              <w:pStyle w:val="a3"/>
              <w:numPr>
                <w:ilvl w:val="0"/>
                <w:numId w:val="2"/>
              </w:numPr>
              <w:ind w:leftChars="0"/>
              <w:rPr>
                <w:rFonts w:ascii="MS Gothic" w:eastAsia="MS Gothic" w:hAnsi="MS Gothic"/>
                <w:sz w:val="24"/>
                <w:szCs w:val="24"/>
              </w:rPr>
            </w:pPr>
            <w:r w:rsidRPr="00C87850">
              <w:rPr>
                <w:rFonts w:ascii="MS Gothic" w:eastAsia="MS Gothic" w:hAnsi="MS Gothic" w:hint="eastAsia"/>
                <w:sz w:val="24"/>
                <w:szCs w:val="24"/>
              </w:rPr>
              <w:t>食肉及び食鳥肉の安全性確保に関する主要法令名の一覧</w:t>
            </w:r>
          </w:p>
          <w:p w14:paraId="0D267A35" w14:textId="28E5F275" w:rsidR="00EC09F9" w:rsidRPr="00C87850" w:rsidRDefault="003F2FDB" w:rsidP="00EC09F9">
            <w:pPr>
              <w:ind w:left="360" w:hangingChars="150" w:hanging="360"/>
              <w:rPr>
                <w:rFonts w:ascii="MS Gothic" w:eastAsia="MS Gothic" w:hAnsi="MS Gothic"/>
                <w:sz w:val="24"/>
                <w:szCs w:val="24"/>
              </w:rPr>
            </w:pPr>
            <w:r w:rsidRPr="00C87850">
              <w:rPr>
                <w:rFonts w:ascii="MS Gothic" w:eastAsia="MS Gothic" w:hAnsi="MS Gothic"/>
                <w:sz w:val="24"/>
                <w:szCs w:val="24"/>
              </w:rPr>
              <w:t>(1)</w:t>
            </w:r>
            <w:r w:rsidR="004C5990" w:rsidRPr="00C87850">
              <w:rPr>
                <w:rFonts w:ascii="MS Gothic" w:eastAsia="MS Gothic" w:hAnsi="MS Gothic"/>
                <w:sz w:val="24"/>
                <w:szCs w:val="24"/>
              </w:rPr>
              <w:t xml:space="preserve">A list of the </w:t>
            </w:r>
            <w:r w:rsidR="004C5990" w:rsidRPr="00C87850">
              <w:rPr>
                <w:rFonts w:ascii="MS Gothic" w:eastAsia="MS Gothic" w:hAnsi="MS Gothic" w:hint="eastAsia"/>
                <w:sz w:val="24"/>
                <w:szCs w:val="24"/>
              </w:rPr>
              <w:t xml:space="preserve">principal legislations on ensuring safety of meat and poultry </w:t>
            </w:r>
            <w:r w:rsidR="004C5990" w:rsidRPr="00C87850">
              <w:rPr>
                <w:rFonts w:ascii="MS Gothic" w:eastAsia="MS Gothic" w:hAnsi="MS Gothic"/>
                <w:sz w:val="24"/>
                <w:szCs w:val="24"/>
              </w:rPr>
              <w:t xml:space="preserve">meat </w:t>
            </w:r>
            <w:r w:rsidR="00105F29" w:rsidRPr="00C87850">
              <w:rPr>
                <w:rFonts w:ascii="MS Gothic" w:eastAsia="MS Gothic" w:hAnsi="MS Gothic"/>
                <w:sz w:val="24"/>
                <w:szCs w:val="24"/>
              </w:rPr>
              <w:t xml:space="preserve">at the establishments </w:t>
            </w:r>
            <w:r w:rsidR="004C5990" w:rsidRPr="00C87850">
              <w:rPr>
                <w:rFonts w:ascii="MS Gothic" w:eastAsia="MS Gothic" w:hAnsi="MS Gothic"/>
                <w:sz w:val="24"/>
                <w:szCs w:val="24"/>
              </w:rPr>
              <w:t>in your country.</w:t>
            </w:r>
          </w:p>
          <w:p w14:paraId="18934048" w14:textId="77777777" w:rsidR="00EC09F9" w:rsidRDefault="00EC09F9" w:rsidP="004C5990">
            <w:pPr>
              <w:pStyle w:val="a3"/>
              <w:ind w:leftChars="0" w:left="360"/>
              <w:rPr>
                <w:ins w:id="3" w:author="阮甫寬" w:date="2019-10-23T17:21:00Z"/>
                <w:rFonts w:ascii="MS Gothic" w:eastAsia="MS Gothic" w:hAnsi="MS Gothic"/>
                <w:sz w:val="24"/>
                <w:szCs w:val="24"/>
              </w:rPr>
            </w:pPr>
          </w:p>
          <w:p w14:paraId="560BA0AA" w14:textId="77777777" w:rsidR="004C5990" w:rsidRPr="00C87850" w:rsidRDefault="004C5990" w:rsidP="004C5990">
            <w:pPr>
              <w:pStyle w:val="a3"/>
              <w:ind w:leftChars="0" w:left="360"/>
              <w:rPr>
                <w:rFonts w:ascii="MS Gothic" w:eastAsia="MS Gothic" w:hAnsi="MS Gothic"/>
                <w:sz w:val="24"/>
                <w:szCs w:val="24"/>
              </w:rPr>
            </w:pPr>
          </w:p>
          <w:p w14:paraId="171F7087" w14:textId="77777777" w:rsidR="004C5990" w:rsidRPr="00C87850" w:rsidRDefault="004C5990" w:rsidP="004C5990">
            <w:pPr>
              <w:pStyle w:val="a3"/>
              <w:ind w:leftChars="0" w:left="360"/>
              <w:rPr>
                <w:rFonts w:ascii="MS Gothic" w:eastAsia="MS Gothic" w:hAnsi="MS Gothic"/>
                <w:sz w:val="24"/>
                <w:szCs w:val="24"/>
              </w:rPr>
            </w:pPr>
          </w:p>
        </w:tc>
      </w:tr>
    </w:tbl>
    <w:p w14:paraId="48BE4F7C" w14:textId="77777777" w:rsidR="004C5990" w:rsidRPr="00C87850" w:rsidRDefault="004C5990" w:rsidP="004C5990">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4C5990" w:rsidRPr="00C87850" w14:paraId="52ABC1EF" w14:textId="77777777" w:rsidTr="00430A37">
        <w:tc>
          <w:tcPr>
            <w:tcW w:w="8494" w:type="dxa"/>
          </w:tcPr>
          <w:p w14:paraId="47FC2D46" w14:textId="77777777" w:rsidR="004C5990" w:rsidRPr="00C87850" w:rsidRDefault="004C5990" w:rsidP="00430A37">
            <w:pPr>
              <w:pStyle w:val="a3"/>
              <w:numPr>
                <w:ilvl w:val="0"/>
                <w:numId w:val="2"/>
              </w:numPr>
              <w:ind w:leftChars="0"/>
              <w:rPr>
                <w:rFonts w:ascii="MS Gothic" w:eastAsia="MS Gothic" w:hAnsi="MS Gothic"/>
                <w:sz w:val="24"/>
                <w:szCs w:val="24"/>
              </w:rPr>
            </w:pPr>
            <w:r w:rsidRPr="00C87850">
              <w:rPr>
                <w:rFonts w:ascii="MS Gothic" w:eastAsia="MS Gothic" w:hAnsi="MS Gothic" w:hint="eastAsia"/>
                <w:sz w:val="24"/>
                <w:szCs w:val="24"/>
              </w:rPr>
              <w:t>可能であれば上記の法令（英語）を提供して下さい</w:t>
            </w:r>
          </w:p>
          <w:p w14:paraId="3061BF7B" w14:textId="6491F98F" w:rsidR="004C5990" w:rsidRPr="00C35313" w:rsidRDefault="004C5990" w:rsidP="00C35313">
            <w:pPr>
              <w:pStyle w:val="a3"/>
              <w:numPr>
                <w:ilvl w:val="0"/>
                <w:numId w:val="2"/>
              </w:numPr>
              <w:ind w:leftChars="0"/>
              <w:rPr>
                <w:rFonts w:ascii="MS Gothic" w:eastAsia="MS Gothic" w:hAnsi="MS Gothic"/>
                <w:sz w:val="24"/>
                <w:szCs w:val="24"/>
              </w:rPr>
            </w:pPr>
            <w:r w:rsidRPr="00C35313">
              <w:rPr>
                <w:rFonts w:ascii="MS Gothic" w:eastAsia="MS Gothic" w:hAnsi="MS Gothic"/>
                <w:sz w:val="24"/>
                <w:szCs w:val="24"/>
              </w:rPr>
              <w:t xml:space="preserve">Please provide copies of the legislations above </w:t>
            </w:r>
            <w:r w:rsidRPr="00C35313">
              <w:rPr>
                <w:rFonts w:ascii="MS Gothic" w:eastAsia="MS Gothic" w:hAnsi="MS Gothic" w:hint="eastAsia"/>
                <w:sz w:val="24"/>
                <w:szCs w:val="24"/>
              </w:rPr>
              <w:t>in English</w:t>
            </w:r>
            <w:r w:rsidR="008870F0" w:rsidRPr="00C35313">
              <w:rPr>
                <w:rFonts w:ascii="MS Gothic" w:eastAsia="MS Gothic" w:hAnsi="MS Gothic" w:hint="eastAsia"/>
                <w:sz w:val="24"/>
                <w:szCs w:val="24"/>
              </w:rPr>
              <w:t xml:space="preserve"> (if possible)</w:t>
            </w:r>
            <w:r w:rsidRPr="00C35313">
              <w:rPr>
                <w:rFonts w:ascii="MS Gothic" w:eastAsia="MS Gothic" w:hAnsi="MS Gothic" w:hint="eastAsia"/>
                <w:sz w:val="24"/>
                <w:szCs w:val="24"/>
              </w:rPr>
              <w:t>.</w:t>
            </w:r>
          </w:p>
          <w:p w14:paraId="6415D276" w14:textId="636683C5" w:rsidR="00EC09F9" w:rsidRDefault="00EC09F9" w:rsidP="00C35313">
            <w:pPr>
              <w:rPr>
                <w:rFonts w:ascii="MS Gothic" w:eastAsia="MS Gothic" w:hAnsi="MS Gothic"/>
                <w:sz w:val="24"/>
                <w:szCs w:val="24"/>
              </w:rPr>
            </w:pPr>
          </w:p>
          <w:p w14:paraId="3C2E2E1C" w14:textId="77777777" w:rsidR="004C5990" w:rsidRPr="00C87850" w:rsidRDefault="004C5990" w:rsidP="00C35313">
            <w:pPr>
              <w:pPrChange w:id="4" w:author="阮甫寬" w:date="2019-10-23T17:36:00Z">
                <w:pPr>
                  <w:pStyle w:val="a3"/>
                  <w:ind w:leftChars="0" w:left="360"/>
                </w:pPr>
              </w:pPrChange>
            </w:pPr>
          </w:p>
        </w:tc>
      </w:tr>
    </w:tbl>
    <w:p w14:paraId="223BDEE5" w14:textId="77777777" w:rsidR="001712E6" w:rsidRPr="00C87850" w:rsidRDefault="001712E6">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227475" w:rsidRPr="00C87850" w14:paraId="78E81E36" w14:textId="77777777" w:rsidTr="00430A37">
        <w:tc>
          <w:tcPr>
            <w:tcW w:w="8494" w:type="dxa"/>
          </w:tcPr>
          <w:p w14:paraId="6DE2AE56" w14:textId="77777777" w:rsidR="00227475" w:rsidRPr="00C87850" w:rsidRDefault="00227475" w:rsidP="00430A37">
            <w:pPr>
              <w:pStyle w:val="a3"/>
              <w:numPr>
                <w:ilvl w:val="0"/>
                <w:numId w:val="2"/>
              </w:numPr>
              <w:ind w:leftChars="0"/>
              <w:rPr>
                <w:rFonts w:ascii="MS Gothic" w:eastAsia="MS Gothic" w:hAnsi="MS Gothic"/>
                <w:sz w:val="24"/>
                <w:szCs w:val="24"/>
              </w:rPr>
            </w:pPr>
            <w:r w:rsidRPr="00C87850">
              <w:rPr>
                <w:rFonts w:ascii="MS Gothic" w:eastAsia="MS Gothic" w:hAnsi="MS Gothic" w:hint="eastAsia"/>
                <w:sz w:val="24"/>
                <w:szCs w:val="24"/>
              </w:rPr>
              <w:t xml:space="preserve"> どの動物種由来の食肉及び食鳥肉が上記の法令の対象か（下記のボックスにチェックを入れて下さい）</w:t>
            </w:r>
          </w:p>
          <w:p w14:paraId="2C470D75" w14:textId="77777777" w:rsidR="00227475" w:rsidRPr="00C87850" w:rsidRDefault="00227475" w:rsidP="00A73410">
            <w:pPr>
              <w:ind w:left="240" w:hangingChars="100" w:hanging="240"/>
              <w:rPr>
                <w:rFonts w:ascii="MS Gothic" w:eastAsia="MS Gothic" w:hAnsi="MS Gothic"/>
                <w:sz w:val="24"/>
                <w:szCs w:val="24"/>
              </w:rPr>
            </w:pPr>
            <w:r w:rsidRPr="00C87850">
              <w:rPr>
                <w:rFonts w:ascii="MS Gothic" w:eastAsia="MS Gothic" w:hAnsi="MS Gothic"/>
                <w:sz w:val="24"/>
                <w:szCs w:val="24"/>
              </w:rPr>
              <w:t xml:space="preserve">(3) </w:t>
            </w:r>
            <w:r w:rsidRPr="00C87850">
              <w:rPr>
                <w:rFonts w:ascii="MS Gothic" w:eastAsia="MS Gothic" w:hAnsi="MS Gothic" w:hint="eastAsia"/>
                <w:sz w:val="24"/>
                <w:szCs w:val="24"/>
              </w:rPr>
              <w:t xml:space="preserve">Animals from which meat and poultry meat </w:t>
            </w:r>
            <w:r w:rsidRPr="00C87850">
              <w:rPr>
                <w:rFonts w:ascii="MS Gothic" w:eastAsia="MS Gothic" w:hAnsi="MS Gothic"/>
                <w:sz w:val="24"/>
                <w:szCs w:val="24"/>
              </w:rPr>
              <w:t xml:space="preserve">are derived covered by the </w:t>
            </w:r>
            <w:r w:rsidRPr="00C87850">
              <w:rPr>
                <w:rFonts w:ascii="MS Gothic" w:eastAsia="MS Gothic" w:hAnsi="MS Gothic" w:hint="eastAsia"/>
                <w:sz w:val="24"/>
                <w:szCs w:val="24"/>
              </w:rPr>
              <w:t>legislations above (please check the boxes</w:t>
            </w:r>
            <w:r w:rsidRPr="00C87850">
              <w:rPr>
                <w:rFonts w:ascii="MS Gothic" w:eastAsia="MS Gothic" w:hAnsi="MS Gothic"/>
                <w:sz w:val="24"/>
                <w:szCs w:val="24"/>
              </w:rPr>
              <w:t xml:space="preserve"> below</w:t>
            </w:r>
            <w:r w:rsidRPr="00C87850">
              <w:rPr>
                <w:rFonts w:ascii="MS Gothic" w:eastAsia="MS Gothic" w:hAnsi="MS Gothic" w:hint="eastAsia"/>
                <w:sz w:val="24"/>
                <w:szCs w:val="24"/>
              </w:rPr>
              <w:t>).</w:t>
            </w:r>
          </w:p>
          <w:p w14:paraId="3CDC10DA" w14:textId="77777777" w:rsidR="00227475" w:rsidRPr="00C87850" w:rsidRDefault="00227475" w:rsidP="00227475">
            <w:pPr>
              <w:rPr>
                <w:rFonts w:ascii="MS Gothic" w:eastAsia="MS Gothic" w:hAnsi="MS Gothic"/>
                <w:sz w:val="24"/>
                <w:szCs w:val="24"/>
              </w:rPr>
            </w:pPr>
          </w:p>
          <w:p w14:paraId="617F62BF" w14:textId="2C9FE9F2" w:rsidR="00227475" w:rsidRPr="00C87850" w:rsidRDefault="00DE1B9C" w:rsidP="00227475">
            <w:pPr>
              <w:rPr>
                <w:rFonts w:ascii="MS Gothic" w:eastAsia="MS Gothic" w:hAnsi="MS Gothic"/>
                <w:sz w:val="24"/>
                <w:szCs w:val="24"/>
              </w:rPr>
            </w:pPr>
            <w:sdt>
              <w:sdtPr>
                <w:rPr>
                  <w:rFonts w:ascii="MS Gothic" w:eastAsia="MS Gothic" w:hAnsi="MS Gothic" w:hint="eastAsia"/>
                  <w:sz w:val="24"/>
                  <w:szCs w:val="24"/>
                </w:rPr>
                <w:id w:val="-823894937"/>
                <w:lock w:val="sdtLocked"/>
                <w14:checkbox>
                  <w14:checked w14:val="0"/>
                  <w14:checkedState w14:val="00FC" w14:font="Wingdings"/>
                  <w14:uncheckedState w14:val="2610" w14:font="MS Gothic"/>
                </w14:checkbox>
              </w:sdtPr>
              <w:sdtEndPr/>
              <w:sdtContent>
                <w:r w:rsidR="003E0178" w:rsidRPr="00C87850">
                  <w:rPr>
                    <w:rFonts w:ascii="MS Gothic" w:eastAsia="MS Gothic" w:hAnsi="MS Gothic" w:hint="eastAsia"/>
                    <w:sz w:val="24"/>
                    <w:szCs w:val="24"/>
                  </w:rPr>
                  <w:t>☐</w:t>
                </w:r>
              </w:sdtContent>
            </w:sdt>
            <w:r w:rsidR="00227475" w:rsidRPr="00C87850">
              <w:rPr>
                <w:rFonts w:ascii="MS Gothic" w:eastAsia="MS Gothic" w:hAnsi="MS Gothic" w:hint="eastAsia"/>
                <w:sz w:val="24"/>
                <w:szCs w:val="24"/>
              </w:rPr>
              <w:t xml:space="preserve">牛 cattle  </w:t>
            </w:r>
            <w:sdt>
              <w:sdtPr>
                <w:rPr>
                  <w:rFonts w:ascii="MS Gothic" w:eastAsia="MS Gothic" w:hAnsi="MS Gothic" w:hint="eastAsia"/>
                  <w:sz w:val="24"/>
                  <w:szCs w:val="24"/>
                </w:rPr>
                <w:id w:val="1318541322"/>
                <w14:checkbox>
                  <w14:checked w14:val="0"/>
                  <w14:checkedState w14:val="00FC" w14:font="Wingdings"/>
                  <w14:uncheckedState w14:val="2610" w14:font="MS Gothic"/>
                </w14:checkbox>
              </w:sdtPr>
              <w:sdtEndPr/>
              <w:sdtContent>
                <w:r w:rsidR="002774A4" w:rsidRPr="00C87850">
                  <w:rPr>
                    <w:rFonts w:ascii="MS Gothic" w:eastAsia="MS Gothic" w:hAnsi="MS Gothic" w:hint="eastAsia"/>
                    <w:sz w:val="24"/>
                    <w:szCs w:val="24"/>
                  </w:rPr>
                  <w:t>☐</w:t>
                </w:r>
              </w:sdtContent>
            </w:sdt>
            <w:r w:rsidR="002774A4" w:rsidRPr="00C87850">
              <w:rPr>
                <w:rFonts w:ascii="MS Gothic" w:eastAsia="MS Gothic" w:hAnsi="MS Gothic" w:hint="eastAsia"/>
                <w:sz w:val="24"/>
                <w:szCs w:val="24"/>
              </w:rPr>
              <w:t xml:space="preserve">馬 horse　</w:t>
            </w:r>
            <w:sdt>
              <w:sdtPr>
                <w:rPr>
                  <w:rFonts w:ascii="MS Gothic" w:eastAsia="MS Gothic" w:hAnsi="MS Gothic" w:hint="eastAsia"/>
                  <w:sz w:val="24"/>
                  <w:szCs w:val="24"/>
                </w:rPr>
                <w:id w:val="-1228379014"/>
                <w:lock w:val="sdtLocked"/>
                <w14:checkbox>
                  <w14:checked w14:val="0"/>
                  <w14:checkedState w14:val="00FC" w14:font="Wingdings"/>
                  <w14:uncheckedState w14:val="2610" w14:font="MS Gothic"/>
                </w14:checkbox>
              </w:sdtPr>
              <w:sdtEndPr/>
              <w:sdtContent>
                <w:r w:rsidR="002774A4" w:rsidRPr="00C87850">
                  <w:rPr>
                    <w:rFonts w:ascii="MS Gothic" w:eastAsia="MS Gothic" w:hAnsi="MS Gothic" w:hint="eastAsia"/>
                    <w:sz w:val="24"/>
                    <w:szCs w:val="24"/>
                  </w:rPr>
                  <w:t>☐</w:t>
                </w:r>
              </w:sdtContent>
            </w:sdt>
            <w:r w:rsidR="003E0178" w:rsidRPr="00C87850">
              <w:rPr>
                <w:rFonts w:ascii="MS Gothic" w:eastAsia="MS Gothic" w:hAnsi="MS Gothic" w:hint="eastAsia"/>
                <w:sz w:val="24"/>
                <w:szCs w:val="24"/>
              </w:rPr>
              <w:t xml:space="preserve">豚 pig　 </w:t>
            </w:r>
            <w:sdt>
              <w:sdtPr>
                <w:rPr>
                  <w:rFonts w:ascii="MS Gothic" w:eastAsia="MS Gothic" w:hAnsi="MS Gothic" w:hint="eastAsia"/>
                  <w:sz w:val="24"/>
                  <w:szCs w:val="24"/>
                </w:rPr>
                <w:id w:val="-1563789340"/>
                <w14:checkbox>
                  <w14:checked w14:val="0"/>
                  <w14:checkedState w14:val="00FC" w14:font="Wingdings"/>
                  <w14:uncheckedState w14:val="2610" w14:font="MS Gothic"/>
                </w14:checkbox>
              </w:sdtPr>
              <w:sdtEndPr/>
              <w:sdtContent>
                <w:r w:rsidR="003E0178" w:rsidRPr="00C87850">
                  <w:rPr>
                    <w:rFonts w:ascii="MS Gothic" w:eastAsia="MS Gothic" w:hAnsi="MS Gothic" w:hint="eastAsia"/>
                    <w:sz w:val="24"/>
                    <w:szCs w:val="24"/>
                  </w:rPr>
                  <w:t>☐</w:t>
                </w:r>
              </w:sdtContent>
            </w:sdt>
            <w:r w:rsidR="003E0178" w:rsidRPr="00C87850">
              <w:rPr>
                <w:rFonts w:ascii="MS Gothic" w:eastAsia="MS Gothic" w:hAnsi="MS Gothic" w:hint="eastAsia"/>
                <w:sz w:val="24"/>
                <w:szCs w:val="24"/>
              </w:rPr>
              <w:t xml:space="preserve">めん羊 sheep　 </w:t>
            </w:r>
            <w:sdt>
              <w:sdtPr>
                <w:rPr>
                  <w:rFonts w:ascii="MS Gothic" w:eastAsia="MS Gothic" w:hAnsi="MS Gothic" w:hint="eastAsia"/>
                  <w:sz w:val="24"/>
                  <w:szCs w:val="24"/>
                </w:rPr>
                <w:id w:val="-852802325"/>
                <w14:checkbox>
                  <w14:checked w14:val="0"/>
                  <w14:checkedState w14:val="00FC" w14:font="Wingdings"/>
                  <w14:uncheckedState w14:val="2610" w14:font="MS Gothic"/>
                </w14:checkbox>
              </w:sdtPr>
              <w:sdtEndPr/>
              <w:sdtContent>
                <w:r w:rsidR="003E0178" w:rsidRPr="00C87850">
                  <w:rPr>
                    <w:rFonts w:ascii="MS Gothic" w:eastAsia="MS Gothic" w:hAnsi="MS Gothic" w:hint="eastAsia"/>
                    <w:sz w:val="24"/>
                    <w:szCs w:val="24"/>
                  </w:rPr>
                  <w:t>☐</w:t>
                </w:r>
              </w:sdtContent>
            </w:sdt>
            <w:r w:rsidR="003E0178" w:rsidRPr="00C87850">
              <w:rPr>
                <w:rFonts w:ascii="MS Gothic" w:eastAsia="MS Gothic" w:hAnsi="MS Gothic" w:hint="eastAsia"/>
                <w:sz w:val="24"/>
                <w:szCs w:val="24"/>
              </w:rPr>
              <w:t>山羊 goat</w:t>
            </w:r>
          </w:p>
          <w:p w14:paraId="6EFC1446" w14:textId="77777777" w:rsidR="00227475" w:rsidRPr="00C87850" w:rsidRDefault="00DE1B9C" w:rsidP="003E0178">
            <w:pPr>
              <w:rPr>
                <w:rFonts w:ascii="MS Gothic" w:eastAsia="MS Gothic" w:hAnsi="MS Gothic"/>
                <w:sz w:val="24"/>
                <w:szCs w:val="24"/>
              </w:rPr>
            </w:pPr>
            <w:sdt>
              <w:sdtPr>
                <w:rPr>
                  <w:rFonts w:ascii="MS Gothic" w:eastAsia="MS Gothic" w:hAnsi="MS Gothic" w:hint="eastAsia"/>
                  <w:sz w:val="24"/>
                  <w:szCs w:val="24"/>
                </w:rPr>
                <w:id w:val="1603540480"/>
                <w14:checkbox>
                  <w14:checked w14:val="0"/>
                  <w14:checkedState w14:val="00FC" w14:font="Wingdings"/>
                  <w14:uncheckedState w14:val="2610" w14:font="MS Gothic"/>
                </w14:checkbox>
              </w:sdtPr>
              <w:sdtEndPr/>
              <w:sdtContent>
                <w:r w:rsidR="00CA7A43" w:rsidRPr="00C87850">
                  <w:rPr>
                    <w:rFonts w:ascii="MS Gothic" w:eastAsia="MS Gothic" w:hAnsi="MS Gothic" w:hint="eastAsia"/>
                    <w:sz w:val="24"/>
                    <w:szCs w:val="24"/>
                  </w:rPr>
                  <w:t>☐</w:t>
                </w:r>
              </w:sdtContent>
            </w:sdt>
            <w:r w:rsidR="00CA7A43" w:rsidRPr="00C87850">
              <w:rPr>
                <w:rFonts w:ascii="MS Gothic" w:eastAsia="MS Gothic" w:hAnsi="MS Gothic" w:hint="eastAsia"/>
                <w:sz w:val="24"/>
                <w:szCs w:val="24"/>
              </w:rPr>
              <w:t>水牛 buffalo</w:t>
            </w:r>
          </w:p>
          <w:p w14:paraId="57A2A7EE" w14:textId="100B3093" w:rsidR="00CA7A43" w:rsidRPr="00C87850" w:rsidRDefault="00DE1B9C" w:rsidP="003E0178">
            <w:pPr>
              <w:rPr>
                <w:rFonts w:ascii="MS Gothic" w:eastAsia="MS Gothic" w:hAnsi="MS Gothic"/>
                <w:sz w:val="24"/>
                <w:szCs w:val="24"/>
              </w:rPr>
            </w:pPr>
            <w:sdt>
              <w:sdtPr>
                <w:rPr>
                  <w:rFonts w:ascii="MS Gothic" w:eastAsia="MS Gothic" w:hAnsi="MS Gothic" w:hint="eastAsia"/>
                  <w:sz w:val="24"/>
                  <w:szCs w:val="24"/>
                </w:rPr>
                <w:id w:val="1044647851"/>
                <w14:checkbox>
                  <w14:checked w14:val="0"/>
                  <w14:checkedState w14:val="00FC" w14:font="Wingdings"/>
                  <w14:uncheckedState w14:val="2610" w14:font="MS Gothic"/>
                </w14:checkbox>
              </w:sdtPr>
              <w:sdtEndPr/>
              <w:sdtContent>
                <w:r w:rsidR="00CA7A43" w:rsidRPr="00C87850">
                  <w:rPr>
                    <w:rFonts w:ascii="MS Gothic" w:eastAsia="MS Gothic" w:hAnsi="MS Gothic" w:hint="eastAsia"/>
                    <w:sz w:val="24"/>
                    <w:szCs w:val="24"/>
                  </w:rPr>
                  <w:t>☐</w:t>
                </w:r>
              </w:sdtContent>
            </w:sdt>
            <w:r w:rsidR="00CA7A43" w:rsidRPr="00C87850">
              <w:rPr>
                <w:rFonts w:ascii="MS Gothic" w:eastAsia="MS Gothic" w:hAnsi="MS Gothic" w:hint="eastAsia"/>
                <w:sz w:val="24"/>
                <w:szCs w:val="24"/>
              </w:rPr>
              <w:t>鶏 chi</w:t>
            </w:r>
            <w:r w:rsidR="002774A4" w:rsidRPr="00C87850">
              <w:rPr>
                <w:rFonts w:ascii="MS Gothic" w:eastAsia="MS Gothic" w:hAnsi="MS Gothic"/>
                <w:sz w:val="24"/>
                <w:szCs w:val="24"/>
              </w:rPr>
              <w:t>c</w:t>
            </w:r>
            <w:r w:rsidR="00CA7A43" w:rsidRPr="00C87850">
              <w:rPr>
                <w:rFonts w:ascii="MS Gothic" w:eastAsia="MS Gothic" w:hAnsi="MS Gothic" w:hint="eastAsia"/>
                <w:sz w:val="24"/>
                <w:szCs w:val="24"/>
              </w:rPr>
              <w:t xml:space="preserve">ken　 </w:t>
            </w:r>
            <w:sdt>
              <w:sdtPr>
                <w:rPr>
                  <w:rFonts w:ascii="MS Gothic" w:eastAsia="MS Gothic" w:hAnsi="MS Gothic" w:hint="eastAsia"/>
                  <w:sz w:val="24"/>
                  <w:szCs w:val="24"/>
                </w:rPr>
                <w:id w:val="1786688900"/>
                <w14:checkbox>
                  <w14:checked w14:val="0"/>
                  <w14:checkedState w14:val="00FC" w14:font="Wingdings"/>
                  <w14:uncheckedState w14:val="2610" w14:font="MS Gothic"/>
                </w14:checkbox>
              </w:sdtPr>
              <w:sdtEndPr/>
              <w:sdtContent>
                <w:r w:rsidR="00CA7A43" w:rsidRPr="00C87850">
                  <w:rPr>
                    <w:rFonts w:ascii="MS Gothic" w:eastAsia="MS Gothic" w:hAnsi="MS Gothic" w:hint="eastAsia"/>
                    <w:sz w:val="24"/>
                    <w:szCs w:val="24"/>
                  </w:rPr>
                  <w:t>☐</w:t>
                </w:r>
              </w:sdtContent>
            </w:sdt>
            <w:r w:rsidR="00CA7A43" w:rsidRPr="00C87850">
              <w:rPr>
                <w:rFonts w:ascii="MS Gothic" w:eastAsia="MS Gothic" w:hAnsi="MS Gothic" w:hint="eastAsia"/>
                <w:sz w:val="24"/>
                <w:szCs w:val="24"/>
              </w:rPr>
              <w:t xml:space="preserve">あひる duck　 </w:t>
            </w:r>
            <w:sdt>
              <w:sdtPr>
                <w:rPr>
                  <w:rFonts w:ascii="MS Gothic" w:eastAsia="MS Gothic" w:hAnsi="MS Gothic" w:hint="eastAsia"/>
                  <w:sz w:val="24"/>
                  <w:szCs w:val="24"/>
                </w:rPr>
                <w:id w:val="-169405703"/>
                <w14:checkbox>
                  <w14:checked w14:val="0"/>
                  <w14:checkedState w14:val="00FC" w14:font="Wingdings"/>
                  <w14:uncheckedState w14:val="2610" w14:font="MS Gothic"/>
                </w14:checkbox>
              </w:sdtPr>
              <w:sdtEndPr/>
              <w:sdtContent>
                <w:r w:rsidR="00CA7A43" w:rsidRPr="00C87850">
                  <w:rPr>
                    <w:rFonts w:ascii="MS Gothic" w:eastAsia="MS Gothic" w:hAnsi="MS Gothic" w:hint="eastAsia"/>
                    <w:sz w:val="24"/>
                    <w:szCs w:val="24"/>
                  </w:rPr>
                  <w:t>☐</w:t>
                </w:r>
              </w:sdtContent>
            </w:sdt>
            <w:r w:rsidR="00CA7A43" w:rsidRPr="00C87850">
              <w:rPr>
                <w:rFonts w:ascii="MS Gothic" w:eastAsia="MS Gothic" w:hAnsi="MS Gothic" w:hint="eastAsia"/>
                <w:sz w:val="24"/>
                <w:szCs w:val="24"/>
              </w:rPr>
              <w:t>七面鳥 turkey</w:t>
            </w:r>
          </w:p>
          <w:p w14:paraId="161141E3" w14:textId="77777777" w:rsidR="00CA7A43" w:rsidRPr="00C87850" w:rsidRDefault="00DE1B9C" w:rsidP="003E0178">
            <w:pPr>
              <w:rPr>
                <w:rFonts w:ascii="MS Gothic" w:eastAsia="MS Gothic" w:hAnsi="MS Gothic"/>
                <w:sz w:val="24"/>
                <w:szCs w:val="24"/>
              </w:rPr>
            </w:pPr>
            <w:sdt>
              <w:sdtPr>
                <w:rPr>
                  <w:rFonts w:ascii="MS Gothic" w:eastAsia="MS Gothic" w:hAnsi="MS Gothic" w:hint="eastAsia"/>
                  <w:sz w:val="24"/>
                  <w:szCs w:val="24"/>
                </w:rPr>
                <w:id w:val="913743660"/>
                <w14:checkbox>
                  <w14:checked w14:val="0"/>
                  <w14:checkedState w14:val="00FC" w14:font="Wingdings"/>
                  <w14:uncheckedState w14:val="2610" w14:font="MS Gothic"/>
                </w14:checkbox>
              </w:sdtPr>
              <w:sdtEndPr/>
              <w:sdtContent>
                <w:r w:rsidR="00CA7A43" w:rsidRPr="00C87850">
                  <w:rPr>
                    <w:rFonts w:ascii="MS Gothic" w:eastAsia="MS Gothic" w:hAnsi="MS Gothic" w:hint="eastAsia"/>
                    <w:sz w:val="24"/>
                    <w:szCs w:val="24"/>
                  </w:rPr>
                  <w:t>☐</w:t>
                </w:r>
              </w:sdtContent>
            </w:sdt>
            <w:r w:rsidR="00CA7A43" w:rsidRPr="00C87850">
              <w:rPr>
                <w:rFonts w:ascii="MS Gothic" w:eastAsia="MS Gothic" w:hAnsi="MS Gothic" w:hint="eastAsia"/>
                <w:sz w:val="24"/>
                <w:szCs w:val="24"/>
              </w:rPr>
              <w:t xml:space="preserve">その他 others　</w:t>
            </w:r>
          </w:p>
          <w:p w14:paraId="2F194E93" w14:textId="77777777" w:rsidR="00227475" w:rsidRPr="00C87850" w:rsidRDefault="00CA7A43" w:rsidP="00B1463F">
            <w:pPr>
              <w:rPr>
                <w:rFonts w:ascii="MS Gothic" w:eastAsia="MS Gothic" w:hAnsi="MS Gothic"/>
                <w:sz w:val="24"/>
                <w:szCs w:val="24"/>
              </w:rPr>
            </w:pPr>
            <w:r w:rsidRPr="00C87850">
              <w:rPr>
                <w:rFonts w:ascii="MS Gothic" w:eastAsia="MS Gothic" w:hAnsi="MS Gothic" w:hint="eastAsia"/>
                <w:sz w:val="24"/>
                <w:szCs w:val="24"/>
              </w:rPr>
              <w:t>（具体的に details：　　　　　　　　　　　　　　　　）</w:t>
            </w:r>
          </w:p>
        </w:tc>
      </w:tr>
    </w:tbl>
    <w:p w14:paraId="7BDC0263" w14:textId="26E502EC" w:rsidR="00227475" w:rsidRPr="00C87850" w:rsidRDefault="00227475">
      <w:pPr>
        <w:rPr>
          <w:rFonts w:ascii="MS Gothic" w:eastAsia="MS Gothic" w:hAnsi="MS Gothic"/>
          <w:sz w:val="24"/>
          <w:szCs w:val="24"/>
        </w:rPr>
      </w:pPr>
    </w:p>
    <w:p w14:paraId="3AADED61" w14:textId="77777777" w:rsidR="00562882" w:rsidRPr="00C87850" w:rsidRDefault="00562882">
      <w:pPr>
        <w:rPr>
          <w:rFonts w:ascii="MS Gothic" w:eastAsia="MS Gothic" w:hAnsi="MS Gothic"/>
          <w:sz w:val="24"/>
          <w:szCs w:val="24"/>
        </w:rPr>
      </w:pPr>
    </w:p>
    <w:p w14:paraId="42548B12" w14:textId="034E0BAE" w:rsidR="003F2FDB" w:rsidRPr="00C87850" w:rsidRDefault="00CA6855" w:rsidP="00831C08">
      <w:pPr>
        <w:pStyle w:val="a3"/>
        <w:numPr>
          <w:ilvl w:val="0"/>
          <w:numId w:val="4"/>
        </w:numPr>
        <w:ind w:leftChars="0"/>
        <w:outlineLvl w:val="1"/>
        <w:rPr>
          <w:rFonts w:ascii="MS Gothic" w:eastAsia="MS Gothic" w:hAnsi="MS Gothic"/>
          <w:b/>
          <w:sz w:val="24"/>
          <w:szCs w:val="24"/>
        </w:rPr>
      </w:pPr>
      <w:bookmarkStart w:id="5" w:name="_Toc15647069"/>
      <w:r w:rsidRPr="00C87850">
        <w:rPr>
          <w:rFonts w:ascii="MS Gothic" w:eastAsia="MS Gothic" w:hAnsi="MS Gothic" w:hint="eastAsia"/>
          <w:b/>
          <w:sz w:val="24"/>
          <w:szCs w:val="24"/>
        </w:rPr>
        <w:t>検査体制について</w:t>
      </w:r>
      <w:bookmarkEnd w:id="5"/>
    </w:p>
    <w:p w14:paraId="40681C2A" w14:textId="140FD963" w:rsidR="001E6969" w:rsidRPr="00C87850" w:rsidRDefault="00CA6855" w:rsidP="00831C08">
      <w:pPr>
        <w:pStyle w:val="a3"/>
        <w:numPr>
          <w:ilvl w:val="0"/>
          <w:numId w:val="6"/>
        </w:numPr>
        <w:ind w:leftChars="0"/>
        <w:outlineLvl w:val="1"/>
        <w:rPr>
          <w:rFonts w:ascii="MS Gothic" w:eastAsia="MS Gothic" w:hAnsi="MS Gothic"/>
          <w:b/>
          <w:sz w:val="24"/>
          <w:szCs w:val="24"/>
        </w:rPr>
      </w:pPr>
      <w:bookmarkStart w:id="6" w:name="_Toc15647070"/>
      <w:r w:rsidRPr="00C87850">
        <w:rPr>
          <w:rFonts w:ascii="MS Gothic" w:eastAsia="MS Gothic" w:hAnsi="MS Gothic" w:hint="eastAsia"/>
          <w:b/>
          <w:sz w:val="24"/>
          <w:szCs w:val="24"/>
        </w:rPr>
        <w:t>Inspection system</w:t>
      </w:r>
      <w:bookmarkEnd w:id="6"/>
    </w:p>
    <w:p w14:paraId="3F135899" w14:textId="6C5A7A50" w:rsidR="000066CA" w:rsidRPr="00C87850" w:rsidRDefault="000066CA" w:rsidP="000066CA">
      <w:pPr>
        <w:rPr>
          <w:rFonts w:ascii="MS Gothic" w:eastAsia="MS Gothic" w:hAnsi="MS Gothic"/>
          <w:sz w:val="24"/>
          <w:szCs w:val="24"/>
        </w:rPr>
      </w:pPr>
    </w:p>
    <w:p w14:paraId="750D3CF0" w14:textId="7A04684F" w:rsidR="001E6969" w:rsidRPr="00C87850" w:rsidRDefault="00F36B88" w:rsidP="001E6969">
      <w:pPr>
        <w:ind w:firstLineChars="100" w:firstLine="240"/>
        <w:rPr>
          <w:rFonts w:ascii="MS Gothic" w:eastAsia="MS Gothic" w:hAnsi="MS Gothic"/>
          <w:sz w:val="24"/>
          <w:szCs w:val="24"/>
        </w:rPr>
      </w:pPr>
      <w:r w:rsidRPr="00C87850">
        <w:rPr>
          <w:rFonts w:ascii="MS Gothic" w:eastAsia="MS Gothic" w:hAnsi="MS Gothic" w:hint="eastAsia"/>
          <w:sz w:val="24"/>
          <w:szCs w:val="24"/>
        </w:rPr>
        <w:t xml:space="preserve">2.1 </w:t>
      </w:r>
      <w:r w:rsidR="00CA6855" w:rsidRPr="00C87850">
        <w:rPr>
          <w:rFonts w:ascii="MS Gothic" w:eastAsia="MS Gothic" w:hAnsi="MS Gothic" w:hint="eastAsia"/>
          <w:sz w:val="24"/>
          <w:szCs w:val="24"/>
        </w:rPr>
        <w:t>食肉のと畜検査及び食鳥肉の食鳥検査を所管する政府機関とその組織図</w:t>
      </w:r>
    </w:p>
    <w:p w14:paraId="17E7C08C" w14:textId="6559AD2E" w:rsidR="001E6969" w:rsidRPr="00C87850" w:rsidRDefault="003F2FDB" w:rsidP="00CA6855">
      <w:pPr>
        <w:ind w:leftChars="100" w:left="690" w:hangingChars="200" w:hanging="480"/>
        <w:rPr>
          <w:rFonts w:ascii="MS Gothic" w:eastAsia="MS Gothic" w:hAnsi="MS Gothic"/>
          <w:sz w:val="24"/>
          <w:szCs w:val="24"/>
        </w:rPr>
      </w:pPr>
      <w:r w:rsidRPr="00C87850">
        <w:rPr>
          <w:rFonts w:ascii="MS Gothic" w:eastAsia="MS Gothic" w:hAnsi="MS Gothic" w:hint="eastAsia"/>
          <w:sz w:val="24"/>
          <w:szCs w:val="24"/>
        </w:rPr>
        <w:t xml:space="preserve">2.1 </w:t>
      </w:r>
      <w:r w:rsidR="00CA6855" w:rsidRPr="00C87850">
        <w:rPr>
          <w:rFonts w:ascii="MS Gothic" w:eastAsia="MS Gothic" w:hAnsi="MS Gothic"/>
          <w:sz w:val="24"/>
          <w:szCs w:val="24"/>
        </w:rPr>
        <w:t>Name of governmental institution responsible for meat and poultry meat inspection and the organizational chart</w:t>
      </w:r>
    </w:p>
    <w:tbl>
      <w:tblPr>
        <w:tblStyle w:val="a4"/>
        <w:tblW w:w="0" w:type="auto"/>
        <w:tblLook w:val="04A0" w:firstRow="1" w:lastRow="0" w:firstColumn="1" w:lastColumn="0" w:noHBand="0" w:noVBand="1"/>
      </w:tblPr>
      <w:tblGrid>
        <w:gridCol w:w="8494"/>
      </w:tblGrid>
      <w:tr w:rsidR="001E6969" w:rsidRPr="00C87850" w14:paraId="7AC6F117" w14:textId="77777777" w:rsidTr="001E6969">
        <w:tc>
          <w:tcPr>
            <w:tcW w:w="8494" w:type="dxa"/>
          </w:tcPr>
          <w:p w14:paraId="620025AF" w14:textId="1E30099D" w:rsidR="00FB2F5B" w:rsidRPr="00C87850" w:rsidRDefault="00FB2F5B" w:rsidP="00856DB2">
            <w:pPr>
              <w:rPr>
                <w:rFonts w:ascii="MS Gothic" w:eastAsia="MS Gothic" w:hAnsi="MS Gothic"/>
                <w:sz w:val="24"/>
                <w:szCs w:val="24"/>
              </w:rPr>
            </w:pPr>
          </w:p>
          <w:p w14:paraId="3AB296EC" w14:textId="77777777" w:rsidR="00FB2F5B" w:rsidRPr="00C87850" w:rsidRDefault="00FB2F5B" w:rsidP="001E6969">
            <w:pPr>
              <w:pStyle w:val="a3"/>
              <w:ind w:leftChars="0" w:left="360"/>
              <w:rPr>
                <w:rFonts w:ascii="MS Gothic" w:eastAsia="MS Gothic" w:hAnsi="MS Gothic"/>
                <w:sz w:val="24"/>
                <w:szCs w:val="24"/>
              </w:rPr>
            </w:pPr>
          </w:p>
          <w:p w14:paraId="7054A83C" w14:textId="77777777" w:rsidR="001E6969" w:rsidRPr="00C87850" w:rsidRDefault="001E6969" w:rsidP="001E6969">
            <w:pPr>
              <w:pStyle w:val="a3"/>
              <w:ind w:leftChars="0" w:left="360"/>
              <w:rPr>
                <w:rFonts w:ascii="MS Gothic" w:eastAsia="MS Gothic" w:hAnsi="MS Gothic"/>
                <w:sz w:val="24"/>
                <w:szCs w:val="24"/>
              </w:rPr>
            </w:pPr>
          </w:p>
        </w:tc>
      </w:tr>
    </w:tbl>
    <w:p w14:paraId="3D1C03C1" w14:textId="77777777" w:rsidR="001E6969" w:rsidRPr="00C87850" w:rsidRDefault="001E6969" w:rsidP="001E6969">
      <w:pPr>
        <w:rPr>
          <w:rFonts w:ascii="MS Gothic" w:eastAsia="MS Gothic" w:hAnsi="MS Gothic"/>
          <w:sz w:val="24"/>
          <w:szCs w:val="24"/>
        </w:rPr>
      </w:pPr>
    </w:p>
    <w:p w14:paraId="7C585E62" w14:textId="77777777" w:rsidR="001E6969" w:rsidRPr="00C87850" w:rsidRDefault="001E6969" w:rsidP="001E6969">
      <w:pPr>
        <w:rPr>
          <w:rFonts w:ascii="MS Gothic" w:eastAsia="MS Gothic" w:hAnsi="MS Gothic"/>
          <w:sz w:val="24"/>
          <w:szCs w:val="24"/>
        </w:rPr>
      </w:pPr>
    </w:p>
    <w:p w14:paraId="6529DD38" w14:textId="6EC27285" w:rsidR="00F36B88" w:rsidRPr="00C87850" w:rsidRDefault="00E733D5" w:rsidP="008F2511">
      <w:pPr>
        <w:pStyle w:val="a3"/>
        <w:numPr>
          <w:ilvl w:val="1"/>
          <w:numId w:val="4"/>
        </w:numPr>
        <w:ind w:leftChars="0"/>
        <w:rPr>
          <w:rFonts w:ascii="MS Gothic" w:eastAsia="MS Gothic" w:hAnsi="MS Gothic"/>
          <w:sz w:val="24"/>
          <w:szCs w:val="24"/>
        </w:rPr>
      </w:pPr>
      <w:r w:rsidRPr="00C87850">
        <w:rPr>
          <w:rFonts w:ascii="MS Gothic" w:eastAsia="MS Gothic" w:hAnsi="MS Gothic" w:hint="eastAsia"/>
          <w:sz w:val="24"/>
          <w:szCs w:val="24"/>
        </w:rPr>
        <w:t>公的部署の独立性と権限</w:t>
      </w:r>
    </w:p>
    <w:p w14:paraId="1218A4DC" w14:textId="5AA96392" w:rsidR="004A1BC6" w:rsidRPr="00C87850" w:rsidRDefault="008F2511" w:rsidP="008F2511">
      <w:pPr>
        <w:ind w:left="240"/>
        <w:rPr>
          <w:rFonts w:ascii="MS Gothic" w:eastAsia="MS Gothic" w:hAnsi="MS Gothic"/>
          <w:sz w:val="24"/>
          <w:szCs w:val="24"/>
        </w:rPr>
      </w:pPr>
      <w:r w:rsidRPr="00C87850">
        <w:rPr>
          <w:rFonts w:ascii="MS Gothic" w:eastAsia="MS Gothic" w:hAnsi="MS Gothic"/>
          <w:sz w:val="24"/>
          <w:szCs w:val="24"/>
        </w:rPr>
        <w:t xml:space="preserve">2.2 </w:t>
      </w:r>
      <w:r w:rsidR="00E733D5" w:rsidRPr="00C87850">
        <w:rPr>
          <w:rFonts w:ascii="MS Gothic" w:eastAsia="MS Gothic" w:hAnsi="MS Gothic" w:hint="eastAsia"/>
          <w:sz w:val="24"/>
          <w:szCs w:val="24"/>
        </w:rPr>
        <w:t xml:space="preserve">Independence </w:t>
      </w:r>
      <w:r w:rsidR="00E733D5" w:rsidRPr="00C87850">
        <w:rPr>
          <w:rFonts w:ascii="MS Gothic" w:eastAsia="MS Gothic" w:hAnsi="MS Gothic"/>
          <w:sz w:val="24"/>
          <w:szCs w:val="24"/>
        </w:rPr>
        <w:t>and powers of the official services</w:t>
      </w:r>
    </w:p>
    <w:tbl>
      <w:tblPr>
        <w:tblStyle w:val="a4"/>
        <w:tblW w:w="0" w:type="auto"/>
        <w:tblLook w:val="04A0" w:firstRow="1" w:lastRow="0" w:firstColumn="1" w:lastColumn="0" w:noHBand="0" w:noVBand="1"/>
      </w:tblPr>
      <w:tblGrid>
        <w:gridCol w:w="8494"/>
      </w:tblGrid>
      <w:tr w:rsidR="004A1BC6" w:rsidRPr="00C87850" w14:paraId="7505215F" w14:textId="77777777" w:rsidTr="004A1BC6">
        <w:tc>
          <w:tcPr>
            <w:tcW w:w="8494" w:type="dxa"/>
          </w:tcPr>
          <w:p w14:paraId="56793488" w14:textId="670E5C97" w:rsidR="004A1BC6" w:rsidRPr="00C87850" w:rsidRDefault="00E733D5" w:rsidP="004A1BC6">
            <w:pPr>
              <w:pStyle w:val="a3"/>
              <w:numPr>
                <w:ilvl w:val="0"/>
                <w:numId w:val="5"/>
              </w:numPr>
              <w:ind w:leftChars="0"/>
              <w:rPr>
                <w:rFonts w:ascii="MS Gothic" w:eastAsia="MS Gothic" w:hAnsi="MS Gothic"/>
                <w:sz w:val="24"/>
                <w:szCs w:val="24"/>
              </w:rPr>
            </w:pPr>
            <w:r w:rsidRPr="00C87850">
              <w:rPr>
                <w:rFonts w:ascii="MS Gothic" w:eastAsia="MS Gothic" w:hAnsi="MS Gothic" w:hint="eastAsia"/>
                <w:sz w:val="24"/>
                <w:szCs w:val="24"/>
              </w:rPr>
              <w:t>と畜検査及び食鳥検査を実施する検査員は、公務員であるか</w:t>
            </w:r>
          </w:p>
          <w:p w14:paraId="02E1307C" w14:textId="3649667A" w:rsidR="004A1BC6" w:rsidRPr="00C87850" w:rsidRDefault="002532C6" w:rsidP="002532C6">
            <w:pPr>
              <w:ind w:left="360" w:hangingChars="150" w:hanging="360"/>
              <w:rPr>
                <w:rFonts w:ascii="MS Gothic" w:eastAsia="MS Gothic" w:hAnsi="MS Gothic"/>
                <w:sz w:val="24"/>
                <w:szCs w:val="24"/>
              </w:rPr>
            </w:pPr>
            <w:r w:rsidRPr="00C87850">
              <w:rPr>
                <w:rFonts w:ascii="MS Gothic" w:eastAsia="MS Gothic" w:hAnsi="MS Gothic"/>
                <w:sz w:val="24"/>
                <w:szCs w:val="24"/>
              </w:rPr>
              <w:t>(1)</w:t>
            </w:r>
            <w:r w:rsidR="00E733D5" w:rsidRPr="00C87850">
              <w:rPr>
                <w:rFonts w:ascii="MS Gothic" w:eastAsia="MS Gothic" w:hAnsi="MS Gothic"/>
                <w:sz w:val="24"/>
                <w:szCs w:val="24"/>
              </w:rPr>
              <w:t xml:space="preserve">Whether or not meat and poultry meat inspectors are civil </w:t>
            </w:r>
            <w:r w:rsidR="002D3128" w:rsidRPr="00C87850">
              <w:rPr>
                <w:rFonts w:ascii="MS Gothic" w:eastAsia="MS Gothic" w:hAnsi="MS Gothic"/>
                <w:sz w:val="24"/>
                <w:szCs w:val="24"/>
              </w:rPr>
              <w:t>servants</w:t>
            </w:r>
            <w:r w:rsidR="00E733D5" w:rsidRPr="00C87850">
              <w:rPr>
                <w:rFonts w:ascii="MS Gothic" w:eastAsia="MS Gothic" w:hAnsi="MS Gothic"/>
                <w:sz w:val="24"/>
                <w:szCs w:val="24"/>
              </w:rPr>
              <w:t>?</w:t>
            </w:r>
          </w:p>
          <w:p w14:paraId="140DA7D1" w14:textId="77777777" w:rsidR="004A1BC6" w:rsidRPr="00C87850" w:rsidRDefault="004A1BC6" w:rsidP="004A1BC6">
            <w:pPr>
              <w:rPr>
                <w:rFonts w:ascii="MS Gothic" w:eastAsia="MS Gothic" w:hAnsi="MS Gothic"/>
                <w:sz w:val="24"/>
                <w:szCs w:val="24"/>
              </w:rPr>
            </w:pPr>
          </w:p>
          <w:p w14:paraId="6AEBBB31" w14:textId="77777777" w:rsidR="004A1BC6" w:rsidRPr="00C87850" w:rsidRDefault="004A1BC6" w:rsidP="004A1BC6">
            <w:pPr>
              <w:rPr>
                <w:rFonts w:ascii="MS Gothic" w:eastAsia="MS Gothic" w:hAnsi="MS Gothic"/>
                <w:sz w:val="24"/>
                <w:szCs w:val="24"/>
              </w:rPr>
            </w:pPr>
          </w:p>
          <w:p w14:paraId="70793578" w14:textId="77777777" w:rsidR="004A1BC6" w:rsidRPr="00C87850" w:rsidRDefault="004A1BC6" w:rsidP="004A1BC6">
            <w:pPr>
              <w:rPr>
                <w:rFonts w:ascii="MS Gothic" w:eastAsia="MS Gothic" w:hAnsi="MS Gothic"/>
                <w:sz w:val="24"/>
                <w:szCs w:val="24"/>
              </w:rPr>
            </w:pPr>
          </w:p>
        </w:tc>
      </w:tr>
    </w:tbl>
    <w:p w14:paraId="60DE1F30" w14:textId="77777777" w:rsidR="004A1BC6" w:rsidRPr="00C87850" w:rsidRDefault="004A1BC6" w:rsidP="004A1BC6">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611207" w:rsidRPr="00C87850" w14:paraId="1632E759" w14:textId="77777777" w:rsidTr="00430A37">
        <w:tc>
          <w:tcPr>
            <w:tcW w:w="8494" w:type="dxa"/>
          </w:tcPr>
          <w:p w14:paraId="445F6102" w14:textId="23C6764D" w:rsidR="00611207" w:rsidRPr="00C87850" w:rsidRDefault="00E733D5" w:rsidP="00611207">
            <w:pPr>
              <w:pStyle w:val="a3"/>
              <w:numPr>
                <w:ilvl w:val="0"/>
                <w:numId w:val="5"/>
              </w:numPr>
              <w:ind w:leftChars="0"/>
              <w:rPr>
                <w:rFonts w:ascii="MS Gothic" w:eastAsia="MS Gothic" w:hAnsi="MS Gothic"/>
                <w:sz w:val="24"/>
                <w:szCs w:val="24"/>
              </w:rPr>
            </w:pPr>
            <w:r w:rsidRPr="00C87850">
              <w:rPr>
                <w:rFonts w:ascii="MS Gothic" w:eastAsia="MS Gothic" w:hAnsi="MS Gothic" w:hint="eastAsia"/>
                <w:sz w:val="24"/>
                <w:szCs w:val="24"/>
              </w:rPr>
              <w:t>検査員は獣医師であるか。あるいは獣医師の監督のもとで検査が行われるか。</w:t>
            </w:r>
          </w:p>
          <w:p w14:paraId="1A196B23" w14:textId="608B1CDD" w:rsidR="00611207" w:rsidRPr="00C87850" w:rsidRDefault="002532C6" w:rsidP="002532C6">
            <w:pPr>
              <w:ind w:left="360" w:hangingChars="150" w:hanging="360"/>
              <w:rPr>
                <w:rFonts w:ascii="MS Gothic" w:eastAsia="MS Gothic" w:hAnsi="MS Gothic"/>
                <w:sz w:val="24"/>
                <w:szCs w:val="24"/>
              </w:rPr>
            </w:pPr>
            <w:r w:rsidRPr="00C87850">
              <w:rPr>
                <w:rFonts w:ascii="MS Gothic" w:eastAsia="MS Gothic" w:hAnsi="MS Gothic"/>
                <w:sz w:val="24"/>
                <w:szCs w:val="24"/>
              </w:rPr>
              <w:t>(2)</w:t>
            </w:r>
            <w:r w:rsidR="00E733D5" w:rsidRPr="00C87850">
              <w:rPr>
                <w:rFonts w:ascii="MS Gothic" w:eastAsia="MS Gothic" w:hAnsi="MS Gothic" w:hint="eastAsia"/>
                <w:sz w:val="24"/>
                <w:szCs w:val="24"/>
              </w:rPr>
              <w:t>Whether or not inspectors are veterinarians, otherwise inspections are performed under the supervision of veterinarian?</w:t>
            </w:r>
          </w:p>
          <w:p w14:paraId="5C2FD649" w14:textId="77777777" w:rsidR="00611207" w:rsidRPr="00C87850" w:rsidRDefault="00611207" w:rsidP="00430A37">
            <w:pPr>
              <w:rPr>
                <w:rFonts w:ascii="MS Gothic" w:eastAsia="MS Gothic" w:hAnsi="MS Gothic"/>
                <w:sz w:val="24"/>
                <w:szCs w:val="24"/>
              </w:rPr>
            </w:pPr>
          </w:p>
          <w:p w14:paraId="323C8DAE" w14:textId="77777777" w:rsidR="00611207" w:rsidRPr="00C87850" w:rsidRDefault="00611207" w:rsidP="00430A37">
            <w:pPr>
              <w:rPr>
                <w:rFonts w:ascii="MS Gothic" w:eastAsia="MS Gothic" w:hAnsi="MS Gothic"/>
                <w:sz w:val="24"/>
                <w:szCs w:val="24"/>
              </w:rPr>
            </w:pPr>
          </w:p>
          <w:p w14:paraId="581419E9" w14:textId="77777777" w:rsidR="00611207" w:rsidRPr="00C87850" w:rsidRDefault="00611207" w:rsidP="00430A37">
            <w:pPr>
              <w:rPr>
                <w:rFonts w:ascii="MS Gothic" w:eastAsia="MS Gothic" w:hAnsi="MS Gothic"/>
                <w:sz w:val="24"/>
                <w:szCs w:val="24"/>
              </w:rPr>
            </w:pPr>
          </w:p>
        </w:tc>
      </w:tr>
    </w:tbl>
    <w:p w14:paraId="39E203CB" w14:textId="77777777" w:rsidR="008F2511" w:rsidRPr="00C87850" w:rsidRDefault="008F2511" w:rsidP="004A1BC6">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9C16C6" w:rsidRPr="00C87850" w14:paraId="358D3F5A" w14:textId="77777777" w:rsidTr="00430A37">
        <w:tc>
          <w:tcPr>
            <w:tcW w:w="8494" w:type="dxa"/>
          </w:tcPr>
          <w:p w14:paraId="2EB86102" w14:textId="6995CF70" w:rsidR="009C16C6" w:rsidRPr="00C87850" w:rsidRDefault="007C4432" w:rsidP="00430A37">
            <w:pPr>
              <w:pStyle w:val="a3"/>
              <w:numPr>
                <w:ilvl w:val="0"/>
                <w:numId w:val="5"/>
              </w:numPr>
              <w:ind w:leftChars="0"/>
              <w:rPr>
                <w:rFonts w:ascii="MS Gothic" w:eastAsia="MS Gothic" w:hAnsi="MS Gothic"/>
                <w:sz w:val="24"/>
                <w:szCs w:val="24"/>
              </w:rPr>
            </w:pPr>
            <w:r w:rsidRPr="00C87850">
              <w:rPr>
                <w:rFonts w:ascii="MS Gothic" w:eastAsia="MS Gothic" w:hAnsi="MS Gothic" w:hint="eastAsia"/>
                <w:sz w:val="24"/>
                <w:szCs w:val="24"/>
              </w:rPr>
              <w:t>検査員の要件と、その身分について</w:t>
            </w:r>
          </w:p>
          <w:p w14:paraId="726E5088" w14:textId="757B186A" w:rsidR="009C16C6" w:rsidRPr="00C87850" w:rsidRDefault="00216560" w:rsidP="00430A37">
            <w:pPr>
              <w:ind w:left="360" w:hangingChars="150" w:hanging="360"/>
              <w:rPr>
                <w:rFonts w:ascii="MS Gothic" w:eastAsia="MS Gothic" w:hAnsi="MS Gothic"/>
                <w:sz w:val="24"/>
                <w:szCs w:val="24"/>
              </w:rPr>
            </w:pPr>
            <w:r w:rsidRPr="00C87850">
              <w:rPr>
                <w:rFonts w:ascii="MS Gothic" w:eastAsia="MS Gothic" w:hAnsi="MS Gothic"/>
                <w:sz w:val="24"/>
                <w:szCs w:val="24"/>
              </w:rPr>
              <w:lastRenderedPageBreak/>
              <w:t>(3</w:t>
            </w:r>
            <w:r w:rsidR="009C16C6" w:rsidRPr="00C87850">
              <w:rPr>
                <w:rFonts w:ascii="MS Gothic" w:eastAsia="MS Gothic" w:hAnsi="MS Gothic"/>
                <w:sz w:val="24"/>
                <w:szCs w:val="24"/>
              </w:rPr>
              <w:t>)</w:t>
            </w:r>
            <w:r w:rsidR="007C4432" w:rsidRPr="00C87850">
              <w:rPr>
                <w:rFonts w:ascii="MS Gothic" w:eastAsia="MS Gothic" w:hAnsi="MS Gothic"/>
                <w:sz w:val="24"/>
                <w:szCs w:val="24"/>
              </w:rPr>
              <w:t>Please provide information on requirements and status of inspectors who conduct meat and poultry meat inspection</w:t>
            </w:r>
            <w:r w:rsidR="009C16C6" w:rsidRPr="00C87850">
              <w:rPr>
                <w:rFonts w:ascii="MS Gothic" w:eastAsia="MS Gothic" w:hAnsi="MS Gothic" w:hint="eastAsia"/>
                <w:sz w:val="24"/>
                <w:szCs w:val="24"/>
              </w:rPr>
              <w:t>.</w:t>
            </w:r>
          </w:p>
          <w:p w14:paraId="0D146433" w14:textId="77777777" w:rsidR="009C16C6" w:rsidRPr="00C87850" w:rsidRDefault="009C16C6" w:rsidP="00430A37">
            <w:pPr>
              <w:rPr>
                <w:rFonts w:ascii="MS Gothic" w:eastAsia="MS Gothic" w:hAnsi="MS Gothic"/>
                <w:sz w:val="24"/>
                <w:szCs w:val="24"/>
              </w:rPr>
            </w:pPr>
          </w:p>
          <w:p w14:paraId="6254B67E" w14:textId="77777777" w:rsidR="009C16C6" w:rsidRPr="00C87850" w:rsidRDefault="009C16C6" w:rsidP="00430A37">
            <w:pPr>
              <w:rPr>
                <w:rFonts w:ascii="MS Gothic" w:eastAsia="MS Gothic" w:hAnsi="MS Gothic"/>
                <w:sz w:val="24"/>
                <w:szCs w:val="24"/>
              </w:rPr>
            </w:pPr>
          </w:p>
          <w:p w14:paraId="66E9E1ED" w14:textId="77777777" w:rsidR="009C16C6" w:rsidRPr="00C87850" w:rsidRDefault="009C16C6" w:rsidP="00430A37">
            <w:pPr>
              <w:rPr>
                <w:rFonts w:ascii="MS Gothic" w:eastAsia="MS Gothic" w:hAnsi="MS Gothic"/>
                <w:sz w:val="24"/>
                <w:szCs w:val="24"/>
              </w:rPr>
            </w:pPr>
          </w:p>
        </w:tc>
      </w:tr>
    </w:tbl>
    <w:p w14:paraId="06C43C03" w14:textId="33F080F9" w:rsidR="002532C6" w:rsidRPr="00C87850" w:rsidRDefault="002532C6" w:rsidP="004A1BC6">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B53B8D" w:rsidRPr="00C87850" w14:paraId="7AB0D786" w14:textId="77777777" w:rsidTr="00430A37">
        <w:tc>
          <w:tcPr>
            <w:tcW w:w="8494" w:type="dxa"/>
          </w:tcPr>
          <w:p w14:paraId="497BE320" w14:textId="48495B40" w:rsidR="00B53B8D" w:rsidRPr="00C87850" w:rsidRDefault="00B53B8D" w:rsidP="00430A37">
            <w:pPr>
              <w:pStyle w:val="a3"/>
              <w:numPr>
                <w:ilvl w:val="0"/>
                <w:numId w:val="5"/>
              </w:numPr>
              <w:ind w:leftChars="0"/>
              <w:rPr>
                <w:rFonts w:ascii="MS Gothic" w:eastAsia="MS Gothic" w:hAnsi="MS Gothic"/>
                <w:sz w:val="24"/>
                <w:szCs w:val="24"/>
              </w:rPr>
            </w:pPr>
            <w:r w:rsidRPr="00C87850">
              <w:rPr>
                <w:rFonts w:ascii="MS Gothic" w:eastAsia="MS Gothic" w:hAnsi="MS Gothic" w:hint="eastAsia"/>
                <w:sz w:val="24"/>
                <w:szCs w:val="24"/>
              </w:rPr>
              <w:t>検査結果に基づき、と殺禁止、解体禁止その他衛生上必要な措置を講ずべきことを</w:t>
            </w:r>
            <w:r w:rsidR="00001C42" w:rsidRPr="00C87850">
              <w:rPr>
                <w:rFonts w:ascii="MS Gothic" w:eastAsia="MS Gothic" w:hAnsi="MS Gothic" w:hint="eastAsia"/>
                <w:sz w:val="24"/>
                <w:szCs w:val="24"/>
              </w:rPr>
              <w:t>命じ</w:t>
            </w:r>
            <w:r w:rsidRPr="00C87850">
              <w:rPr>
                <w:rFonts w:ascii="MS Gothic" w:eastAsia="MS Gothic" w:hAnsi="MS Gothic" w:hint="eastAsia"/>
                <w:sz w:val="24"/>
                <w:szCs w:val="24"/>
              </w:rPr>
              <w:t>、又は当該職員にこれらの措置を講じさせることができるか。</w:t>
            </w:r>
          </w:p>
          <w:p w14:paraId="17D2F106" w14:textId="547777B0" w:rsidR="00B53B8D" w:rsidRPr="00C87850" w:rsidRDefault="00001C42" w:rsidP="00001C42">
            <w:pPr>
              <w:ind w:left="360" w:hangingChars="150" w:hanging="360"/>
              <w:rPr>
                <w:rFonts w:ascii="MS Gothic" w:eastAsia="MS Gothic" w:hAnsi="MS Gothic"/>
                <w:sz w:val="24"/>
                <w:szCs w:val="24"/>
              </w:rPr>
            </w:pPr>
            <w:r w:rsidRPr="00C87850">
              <w:rPr>
                <w:rFonts w:ascii="MS Gothic" w:eastAsia="MS Gothic" w:hAnsi="MS Gothic"/>
                <w:sz w:val="24"/>
                <w:szCs w:val="24"/>
              </w:rPr>
              <w:t>(</w:t>
            </w:r>
            <w:r w:rsidRPr="00C87850">
              <w:rPr>
                <w:rFonts w:ascii="MS Gothic" w:eastAsia="MS Gothic" w:hAnsi="MS Gothic" w:hint="eastAsia"/>
                <w:sz w:val="24"/>
                <w:szCs w:val="24"/>
              </w:rPr>
              <w:t>4</w:t>
            </w:r>
            <w:r w:rsidR="00B53B8D" w:rsidRPr="00C87850">
              <w:rPr>
                <w:rFonts w:ascii="MS Gothic" w:eastAsia="MS Gothic" w:hAnsi="MS Gothic"/>
                <w:sz w:val="24"/>
                <w:szCs w:val="24"/>
              </w:rPr>
              <w:t>)</w:t>
            </w:r>
            <w:r w:rsidRPr="00C87850">
              <w:rPr>
                <w:rFonts w:ascii="MS Gothic" w:eastAsia="MS Gothic" w:hAnsi="MS Gothic"/>
                <w:sz w:val="24"/>
                <w:szCs w:val="24"/>
              </w:rPr>
              <w:t>Whether or not authorities concerned may, when recognizing as a result of inspections that livestock or poultry suffer from disease and are not fit for human consumption, or when recognizing said products or the slaughter or dressing of said products is liable to spread infection, take measures necessary for protection of the public health? (e.g. prohibition of slaughter, prohibition of dressing)</w:t>
            </w:r>
          </w:p>
          <w:p w14:paraId="127520AA" w14:textId="77777777" w:rsidR="00B53B8D" w:rsidRPr="00C87850" w:rsidRDefault="00B53B8D" w:rsidP="00430A37">
            <w:pPr>
              <w:rPr>
                <w:rFonts w:ascii="MS Gothic" w:eastAsia="MS Gothic" w:hAnsi="MS Gothic"/>
                <w:sz w:val="24"/>
                <w:szCs w:val="24"/>
              </w:rPr>
            </w:pPr>
          </w:p>
          <w:p w14:paraId="3272D70D" w14:textId="77777777" w:rsidR="00B53B8D" w:rsidRPr="00C87850" w:rsidRDefault="00B53B8D" w:rsidP="00430A37">
            <w:pPr>
              <w:rPr>
                <w:rFonts w:ascii="MS Gothic" w:eastAsia="MS Gothic" w:hAnsi="MS Gothic"/>
                <w:sz w:val="24"/>
                <w:szCs w:val="24"/>
              </w:rPr>
            </w:pPr>
          </w:p>
        </w:tc>
      </w:tr>
    </w:tbl>
    <w:p w14:paraId="2C90A4C1" w14:textId="00EB89D0" w:rsidR="00B53B8D" w:rsidRPr="00C87850" w:rsidRDefault="00B53B8D" w:rsidP="004A1BC6">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C177A9" w:rsidRPr="00C87850" w14:paraId="081B194B" w14:textId="77777777" w:rsidTr="00430A37">
        <w:tc>
          <w:tcPr>
            <w:tcW w:w="8494" w:type="dxa"/>
          </w:tcPr>
          <w:p w14:paraId="3ED2259F" w14:textId="64859E69" w:rsidR="00C177A9" w:rsidRPr="00C87850" w:rsidRDefault="00C177A9" w:rsidP="00430A37">
            <w:pPr>
              <w:pStyle w:val="a3"/>
              <w:numPr>
                <w:ilvl w:val="0"/>
                <w:numId w:val="5"/>
              </w:numPr>
              <w:ind w:leftChars="0"/>
              <w:rPr>
                <w:rFonts w:ascii="MS Gothic" w:eastAsia="MS Gothic" w:hAnsi="MS Gothic"/>
                <w:sz w:val="24"/>
                <w:szCs w:val="24"/>
              </w:rPr>
            </w:pPr>
            <w:r w:rsidRPr="00C87850">
              <w:rPr>
                <w:rFonts w:ascii="MS Gothic" w:eastAsia="MS Gothic" w:hAnsi="MS Gothic" w:hint="eastAsia"/>
                <w:sz w:val="24"/>
                <w:szCs w:val="24"/>
              </w:rPr>
              <w:t>と殺・解体された獣畜又は食鳥の肉、内臓、血液、骨及び皮は、検査を経た後でなければ、施設</w:t>
            </w:r>
            <w:r w:rsidR="0068457C" w:rsidRPr="00C87850">
              <w:rPr>
                <w:rFonts w:ascii="MS Gothic" w:eastAsia="MS Gothic" w:hAnsi="MS Gothic" w:hint="eastAsia"/>
                <w:sz w:val="24"/>
                <w:szCs w:val="24"/>
              </w:rPr>
              <w:t>外</w:t>
            </w:r>
            <w:r w:rsidRPr="00C87850">
              <w:rPr>
                <w:rFonts w:ascii="MS Gothic" w:eastAsia="MS Gothic" w:hAnsi="MS Gothic" w:hint="eastAsia"/>
                <w:sz w:val="24"/>
                <w:szCs w:val="24"/>
              </w:rPr>
              <w:t>に持ち出してはならないか。</w:t>
            </w:r>
          </w:p>
          <w:p w14:paraId="1EFA0E92" w14:textId="79B0E327" w:rsidR="00C177A9" w:rsidRPr="00C87850" w:rsidRDefault="00C177A9" w:rsidP="00430A37">
            <w:pPr>
              <w:ind w:left="360" w:hangingChars="150" w:hanging="360"/>
              <w:rPr>
                <w:rFonts w:ascii="MS Gothic" w:eastAsia="MS Gothic" w:hAnsi="MS Gothic"/>
                <w:sz w:val="24"/>
                <w:szCs w:val="24"/>
              </w:rPr>
            </w:pPr>
            <w:r w:rsidRPr="00C87850">
              <w:rPr>
                <w:rFonts w:ascii="MS Gothic" w:eastAsia="MS Gothic" w:hAnsi="MS Gothic"/>
                <w:sz w:val="24"/>
                <w:szCs w:val="24"/>
              </w:rPr>
              <w:t>(</w:t>
            </w:r>
            <w:r w:rsidRPr="00C87850">
              <w:rPr>
                <w:rFonts w:ascii="MS Gothic" w:eastAsia="MS Gothic" w:hAnsi="MS Gothic" w:hint="eastAsia"/>
                <w:sz w:val="24"/>
                <w:szCs w:val="24"/>
              </w:rPr>
              <w:t>5</w:t>
            </w:r>
            <w:r w:rsidR="0068457C" w:rsidRPr="00C87850">
              <w:rPr>
                <w:rFonts w:ascii="MS Gothic" w:eastAsia="MS Gothic" w:hAnsi="MS Gothic"/>
                <w:sz w:val="24"/>
                <w:szCs w:val="24"/>
              </w:rPr>
              <w:t>)Whether or not the meat, viscera, blood, bones, and hide of livestock or poultry dressed in an abattoir or processing plant shall not be transported outside the establishment until inspections are completed?</w:t>
            </w:r>
          </w:p>
          <w:p w14:paraId="7A0DA74A" w14:textId="77777777" w:rsidR="00C177A9" w:rsidRPr="00C87850" w:rsidRDefault="00C177A9" w:rsidP="00430A37">
            <w:pPr>
              <w:rPr>
                <w:rFonts w:ascii="MS Gothic" w:eastAsia="MS Gothic" w:hAnsi="MS Gothic"/>
                <w:sz w:val="24"/>
                <w:szCs w:val="24"/>
              </w:rPr>
            </w:pPr>
          </w:p>
          <w:p w14:paraId="78D7C12F" w14:textId="77777777" w:rsidR="00C177A9" w:rsidRPr="00C87850" w:rsidRDefault="00C177A9" w:rsidP="00430A37">
            <w:pPr>
              <w:rPr>
                <w:rFonts w:ascii="MS Gothic" w:eastAsia="MS Gothic" w:hAnsi="MS Gothic"/>
                <w:sz w:val="24"/>
                <w:szCs w:val="24"/>
              </w:rPr>
            </w:pPr>
          </w:p>
        </w:tc>
      </w:tr>
    </w:tbl>
    <w:p w14:paraId="6712B246" w14:textId="77777777" w:rsidR="00C177A9" w:rsidRPr="00C87850" w:rsidRDefault="00C177A9" w:rsidP="004A1BC6">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60759D" w:rsidRPr="00C87850" w14:paraId="0E5496E2" w14:textId="77777777" w:rsidTr="00430A37">
        <w:tc>
          <w:tcPr>
            <w:tcW w:w="8494" w:type="dxa"/>
          </w:tcPr>
          <w:p w14:paraId="76950E4F" w14:textId="53CD0D7C" w:rsidR="0060759D" w:rsidRPr="00C87850" w:rsidRDefault="0060759D" w:rsidP="00430A37">
            <w:pPr>
              <w:pStyle w:val="a3"/>
              <w:numPr>
                <w:ilvl w:val="0"/>
                <w:numId w:val="5"/>
              </w:numPr>
              <w:ind w:leftChars="0"/>
              <w:rPr>
                <w:rFonts w:ascii="MS Gothic" w:eastAsia="MS Gothic" w:hAnsi="MS Gothic"/>
                <w:sz w:val="24"/>
                <w:szCs w:val="24"/>
              </w:rPr>
            </w:pPr>
            <w:r w:rsidRPr="00C87850">
              <w:rPr>
                <w:rFonts w:ascii="MS Gothic" w:eastAsia="MS Gothic" w:hAnsi="MS Gothic" w:hint="eastAsia"/>
                <w:sz w:val="24"/>
                <w:szCs w:val="24"/>
              </w:rPr>
              <w:t>と畜場又は食鳥処理場外でと殺・解体された、あるいは検査未了のまま持ち出された獣畜又は食鳥のと体、肉又は内臓等を譲り受けてはならないか。</w:t>
            </w:r>
          </w:p>
          <w:p w14:paraId="4F52EC87" w14:textId="700B01EC" w:rsidR="0060759D" w:rsidRPr="00C87850" w:rsidRDefault="0060759D" w:rsidP="00430A37">
            <w:pPr>
              <w:ind w:left="360" w:hangingChars="150" w:hanging="360"/>
              <w:rPr>
                <w:rFonts w:ascii="MS Gothic" w:eastAsia="MS Gothic" w:hAnsi="MS Gothic"/>
                <w:sz w:val="24"/>
                <w:szCs w:val="24"/>
              </w:rPr>
            </w:pPr>
            <w:r w:rsidRPr="00C87850">
              <w:rPr>
                <w:rFonts w:ascii="MS Gothic" w:eastAsia="MS Gothic" w:hAnsi="MS Gothic"/>
                <w:sz w:val="24"/>
                <w:szCs w:val="24"/>
              </w:rPr>
              <w:t>(</w:t>
            </w:r>
            <w:r w:rsidRPr="00C87850">
              <w:rPr>
                <w:rFonts w:ascii="MS Gothic" w:eastAsia="MS Gothic" w:hAnsi="MS Gothic" w:hint="eastAsia"/>
                <w:sz w:val="24"/>
                <w:szCs w:val="24"/>
              </w:rPr>
              <w:t>6</w:t>
            </w:r>
            <w:r w:rsidRPr="00C87850">
              <w:rPr>
                <w:rFonts w:ascii="MS Gothic" w:eastAsia="MS Gothic" w:hAnsi="MS Gothic"/>
                <w:sz w:val="24"/>
                <w:szCs w:val="24"/>
              </w:rPr>
              <w:t>)Whether or not no person shall accept, for the purpose of intent human consumption, carcasses, meat or viscera of livestock or poultry dressed in locations other than an abattoir or poultry processing plant?</w:t>
            </w:r>
          </w:p>
          <w:p w14:paraId="3B48CC63" w14:textId="77777777" w:rsidR="0060759D" w:rsidRPr="00C87850" w:rsidRDefault="0060759D" w:rsidP="00430A37">
            <w:pPr>
              <w:rPr>
                <w:rFonts w:ascii="MS Gothic" w:eastAsia="MS Gothic" w:hAnsi="MS Gothic"/>
                <w:sz w:val="24"/>
                <w:szCs w:val="24"/>
              </w:rPr>
            </w:pPr>
          </w:p>
          <w:p w14:paraId="72D5C788" w14:textId="77777777" w:rsidR="0060759D" w:rsidRPr="00C87850" w:rsidRDefault="0060759D" w:rsidP="00430A37">
            <w:pPr>
              <w:rPr>
                <w:rFonts w:ascii="MS Gothic" w:eastAsia="MS Gothic" w:hAnsi="MS Gothic"/>
                <w:sz w:val="24"/>
                <w:szCs w:val="24"/>
              </w:rPr>
            </w:pPr>
          </w:p>
        </w:tc>
      </w:tr>
    </w:tbl>
    <w:p w14:paraId="584F7741" w14:textId="2585E608" w:rsidR="00216560" w:rsidRPr="00C87850" w:rsidRDefault="00216560" w:rsidP="004A1BC6">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1D7404" w:rsidRPr="00C87850" w14:paraId="7B206F12" w14:textId="77777777" w:rsidTr="00430A37">
        <w:tc>
          <w:tcPr>
            <w:tcW w:w="8494" w:type="dxa"/>
          </w:tcPr>
          <w:p w14:paraId="4310A62E" w14:textId="5CAAC36A" w:rsidR="001D7404" w:rsidRPr="00C87850" w:rsidRDefault="001D7404" w:rsidP="00430A37">
            <w:pPr>
              <w:pStyle w:val="a3"/>
              <w:numPr>
                <w:ilvl w:val="0"/>
                <w:numId w:val="5"/>
              </w:numPr>
              <w:ind w:leftChars="0"/>
              <w:rPr>
                <w:rFonts w:ascii="MS Gothic" w:eastAsia="MS Gothic" w:hAnsi="MS Gothic"/>
                <w:sz w:val="24"/>
                <w:szCs w:val="24"/>
              </w:rPr>
            </w:pPr>
            <w:r w:rsidRPr="00C87850">
              <w:rPr>
                <w:rFonts w:ascii="MS Gothic" w:eastAsia="MS Gothic" w:hAnsi="MS Gothic" w:hint="eastAsia"/>
                <w:sz w:val="24"/>
                <w:szCs w:val="24"/>
              </w:rPr>
              <w:t>疾病／異常毎及び動物毎のと畜</w:t>
            </w:r>
            <w:r w:rsidR="002305D5" w:rsidRPr="00C87850">
              <w:rPr>
                <w:rFonts w:ascii="MS Gothic" w:eastAsia="MS Gothic" w:hAnsi="MS Gothic" w:hint="eastAsia"/>
                <w:sz w:val="24"/>
                <w:szCs w:val="24"/>
              </w:rPr>
              <w:t>検査又は食鳥</w:t>
            </w:r>
            <w:r w:rsidRPr="00C87850">
              <w:rPr>
                <w:rFonts w:ascii="MS Gothic" w:eastAsia="MS Gothic" w:hAnsi="MS Gothic" w:hint="eastAsia"/>
                <w:sz w:val="24"/>
                <w:szCs w:val="24"/>
              </w:rPr>
              <w:t>検査における肉等の廃棄基準。</w:t>
            </w:r>
          </w:p>
          <w:p w14:paraId="70C41158" w14:textId="686CED75" w:rsidR="001D7404" w:rsidRPr="00C87850" w:rsidRDefault="001D7404" w:rsidP="00430A37">
            <w:pPr>
              <w:ind w:left="360" w:hangingChars="150" w:hanging="360"/>
              <w:rPr>
                <w:rFonts w:ascii="MS Gothic" w:eastAsia="MS Gothic" w:hAnsi="MS Gothic"/>
                <w:sz w:val="24"/>
                <w:szCs w:val="24"/>
              </w:rPr>
            </w:pPr>
            <w:r w:rsidRPr="00C87850">
              <w:rPr>
                <w:rFonts w:ascii="MS Gothic" w:eastAsia="MS Gothic" w:hAnsi="MS Gothic"/>
                <w:sz w:val="24"/>
                <w:szCs w:val="24"/>
              </w:rPr>
              <w:t>(</w:t>
            </w:r>
            <w:r w:rsidRPr="00C87850">
              <w:rPr>
                <w:rFonts w:ascii="MS Gothic" w:eastAsia="MS Gothic" w:hAnsi="MS Gothic" w:hint="eastAsia"/>
                <w:sz w:val="24"/>
                <w:szCs w:val="24"/>
              </w:rPr>
              <w:t>7</w:t>
            </w:r>
            <w:r w:rsidRPr="00C87850">
              <w:rPr>
                <w:rFonts w:ascii="MS Gothic" w:eastAsia="MS Gothic" w:hAnsi="MS Gothic"/>
                <w:sz w:val="24"/>
                <w:szCs w:val="24"/>
              </w:rPr>
              <w:t>)Criteria of disposal of meat</w:t>
            </w:r>
            <w:r w:rsidR="002305D5" w:rsidRPr="00C87850">
              <w:rPr>
                <w:rFonts w:ascii="MS Gothic" w:eastAsia="MS Gothic" w:hAnsi="MS Gothic"/>
                <w:sz w:val="24"/>
                <w:szCs w:val="24"/>
              </w:rPr>
              <w:t xml:space="preserve"> and poultry meat</w:t>
            </w:r>
            <w:r w:rsidRPr="00C87850">
              <w:rPr>
                <w:rFonts w:ascii="MS Gothic" w:eastAsia="MS Gothic" w:hAnsi="MS Gothic"/>
                <w:sz w:val="24"/>
                <w:szCs w:val="24"/>
              </w:rPr>
              <w:t xml:space="preserve"> etc. as a result of ante-mortem and post-mortem by disease/abnormality and animal.</w:t>
            </w:r>
          </w:p>
          <w:p w14:paraId="2CDA469F" w14:textId="29BE81AC" w:rsidR="001D7404" w:rsidRPr="00C87850" w:rsidRDefault="001D7404" w:rsidP="00430A37">
            <w:pPr>
              <w:rPr>
                <w:rFonts w:ascii="MS Gothic" w:eastAsia="MS Gothic" w:hAnsi="MS Gothic"/>
                <w:sz w:val="24"/>
                <w:szCs w:val="24"/>
              </w:rPr>
            </w:pPr>
          </w:p>
          <w:p w14:paraId="0C8172D6" w14:textId="77777777" w:rsidR="002305D5" w:rsidRPr="00C87850" w:rsidRDefault="002305D5" w:rsidP="00430A37">
            <w:pPr>
              <w:rPr>
                <w:rFonts w:ascii="MS Gothic" w:eastAsia="MS Gothic" w:hAnsi="MS Gothic"/>
                <w:sz w:val="24"/>
                <w:szCs w:val="24"/>
              </w:rPr>
            </w:pPr>
          </w:p>
          <w:p w14:paraId="4CD3F9BC" w14:textId="77777777" w:rsidR="001D7404" w:rsidRPr="00C87850" w:rsidRDefault="001D7404" w:rsidP="00430A37">
            <w:pPr>
              <w:rPr>
                <w:rFonts w:ascii="MS Gothic" w:eastAsia="MS Gothic" w:hAnsi="MS Gothic"/>
                <w:sz w:val="24"/>
                <w:szCs w:val="24"/>
              </w:rPr>
            </w:pPr>
          </w:p>
        </w:tc>
      </w:tr>
    </w:tbl>
    <w:p w14:paraId="1CD679B4" w14:textId="48E8B042" w:rsidR="0060759D" w:rsidRPr="00C87850" w:rsidRDefault="0060759D" w:rsidP="004A1BC6">
      <w:pPr>
        <w:rPr>
          <w:rFonts w:ascii="MS Gothic" w:eastAsia="MS Gothic" w:hAnsi="MS Gothic"/>
          <w:sz w:val="24"/>
          <w:szCs w:val="24"/>
        </w:rPr>
      </w:pPr>
    </w:p>
    <w:p w14:paraId="21BEA593" w14:textId="77777777" w:rsidR="001D7404" w:rsidRPr="00C87850" w:rsidRDefault="001D7404" w:rsidP="004A1BC6">
      <w:pPr>
        <w:rPr>
          <w:rFonts w:ascii="MS Gothic" w:eastAsia="MS Gothic" w:hAnsi="MS Gothic"/>
          <w:sz w:val="24"/>
          <w:szCs w:val="24"/>
        </w:rPr>
      </w:pPr>
    </w:p>
    <w:p w14:paraId="7B9EEAA7" w14:textId="77777777" w:rsidR="006F0E67" w:rsidRPr="00C87850" w:rsidRDefault="00E22A5F" w:rsidP="00831C08">
      <w:pPr>
        <w:pStyle w:val="a3"/>
        <w:numPr>
          <w:ilvl w:val="0"/>
          <w:numId w:val="4"/>
        </w:numPr>
        <w:ind w:leftChars="0"/>
        <w:outlineLvl w:val="1"/>
        <w:rPr>
          <w:rFonts w:ascii="MS Gothic" w:eastAsia="MS Gothic" w:hAnsi="MS Gothic"/>
          <w:b/>
          <w:sz w:val="24"/>
          <w:szCs w:val="24"/>
        </w:rPr>
      </w:pPr>
      <w:bookmarkStart w:id="7" w:name="_Toc15647071"/>
      <w:r w:rsidRPr="00C87850">
        <w:rPr>
          <w:rFonts w:ascii="MS Gothic" w:eastAsia="MS Gothic" w:hAnsi="MS Gothic" w:hint="eastAsia"/>
          <w:b/>
          <w:sz w:val="24"/>
          <w:szCs w:val="24"/>
        </w:rPr>
        <w:t>施設における公的管理</w:t>
      </w:r>
      <w:bookmarkEnd w:id="7"/>
    </w:p>
    <w:p w14:paraId="1A9CF40B" w14:textId="77777777" w:rsidR="00E22A5F" w:rsidRPr="00C87850" w:rsidRDefault="00E22A5F" w:rsidP="00831C08">
      <w:pPr>
        <w:outlineLvl w:val="1"/>
        <w:rPr>
          <w:rFonts w:ascii="MS Gothic" w:eastAsia="MS Gothic" w:hAnsi="MS Gothic"/>
          <w:b/>
          <w:sz w:val="24"/>
          <w:szCs w:val="24"/>
        </w:rPr>
      </w:pPr>
      <w:bookmarkStart w:id="8" w:name="_Toc15647072"/>
      <w:r w:rsidRPr="00C87850">
        <w:rPr>
          <w:rFonts w:ascii="MS Gothic" w:eastAsia="MS Gothic" w:hAnsi="MS Gothic" w:hint="eastAsia"/>
          <w:b/>
          <w:sz w:val="24"/>
          <w:szCs w:val="24"/>
        </w:rPr>
        <w:t xml:space="preserve">3. </w:t>
      </w:r>
      <w:r w:rsidRPr="00C87850">
        <w:rPr>
          <w:rFonts w:ascii="MS Gothic" w:eastAsia="MS Gothic" w:hAnsi="MS Gothic"/>
          <w:b/>
          <w:sz w:val="24"/>
          <w:szCs w:val="24"/>
        </w:rPr>
        <w:t>Official controls in establishments</w:t>
      </w:r>
      <w:bookmarkEnd w:id="8"/>
    </w:p>
    <w:p w14:paraId="124B08B7" w14:textId="77777777" w:rsidR="00E22A5F" w:rsidRPr="00C87850" w:rsidRDefault="00E22A5F" w:rsidP="00E22A5F">
      <w:pPr>
        <w:ind w:firstLineChars="100" w:firstLine="240"/>
        <w:rPr>
          <w:rFonts w:ascii="MS Gothic" w:eastAsia="MS Gothic" w:hAnsi="MS Gothic"/>
          <w:sz w:val="24"/>
          <w:szCs w:val="24"/>
        </w:rPr>
      </w:pPr>
      <w:r w:rsidRPr="00C87850">
        <w:rPr>
          <w:rFonts w:ascii="MS Gothic" w:eastAsia="MS Gothic" w:hAnsi="MS Gothic"/>
          <w:sz w:val="24"/>
          <w:szCs w:val="24"/>
        </w:rPr>
        <w:t xml:space="preserve">3.1 </w:t>
      </w:r>
      <w:r w:rsidRPr="00C87850">
        <w:rPr>
          <w:rFonts w:ascii="MS Gothic" w:eastAsia="MS Gothic" w:hAnsi="MS Gothic" w:hint="eastAsia"/>
          <w:sz w:val="24"/>
          <w:szCs w:val="24"/>
        </w:rPr>
        <w:t>食肉及び食鳥肉に関する施設の情報</w:t>
      </w:r>
    </w:p>
    <w:p w14:paraId="639A093A" w14:textId="77777777" w:rsidR="00E22A5F" w:rsidRPr="00C87850" w:rsidRDefault="00E22A5F" w:rsidP="00E22A5F">
      <w:pPr>
        <w:rPr>
          <w:rFonts w:ascii="MS Gothic" w:eastAsia="MS Gothic" w:hAnsi="MS Gothic"/>
          <w:sz w:val="24"/>
          <w:szCs w:val="24"/>
        </w:rPr>
      </w:pPr>
      <w:r w:rsidRPr="00C87850">
        <w:rPr>
          <w:rFonts w:ascii="MS Gothic" w:eastAsia="MS Gothic" w:hAnsi="MS Gothic" w:hint="eastAsia"/>
          <w:sz w:val="24"/>
          <w:szCs w:val="24"/>
        </w:rPr>
        <w:t xml:space="preserve">　3.1 Information of establishments regarding meat and poultry meat</w:t>
      </w:r>
    </w:p>
    <w:tbl>
      <w:tblPr>
        <w:tblStyle w:val="a4"/>
        <w:tblW w:w="0" w:type="auto"/>
        <w:tblLook w:val="04A0" w:firstRow="1" w:lastRow="0" w:firstColumn="1" w:lastColumn="0" w:noHBand="0" w:noVBand="1"/>
      </w:tblPr>
      <w:tblGrid>
        <w:gridCol w:w="8494"/>
      </w:tblGrid>
      <w:tr w:rsidR="00562882" w:rsidRPr="00C87850" w14:paraId="318929F8" w14:textId="77777777" w:rsidTr="00430A37">
        <w:tc>
          <w:tcPr>
            <w:tcW w:w="8494" w:type="dxa"/>
          </w:tcPr>
          <w:p w14:paraId="2760F17B" w14:textId="77777777" w:rsidR="00E22A5F" w:rsidRPr="00C87850" w:rsidRDefault="00E22A5F" w:rsidP="00E22A5F">
            <w:pPr>
              <w:pStyle w:val="a3"/>
              <w:numPr>
                <w:ilvl w:val="0"/>
                <w:numId w:val="7"/>
              </w:numPr>
              <w:ind w:leftChars="0"/>
              <w:rPr>
                <w:rFonts w:ascii="MS Gothic" w:eastAsia="MS Gothic" w:hAnsi="MS Gothic"/>
                <w:sz w:val="24"/>
                <w:szCs w:val="24"/>
              </w:rPr>
            </w:pPr>
            <w:r w:rsidRPr="00C87850">
              <w:rPr>
                <w:rFonts w:ascii="MS Gothic" w:eastAsia="MS Gothic" w:hAnsi="MS Gothic" w:hint="eastAsia"/>
                <w:sz w:val="24"/>
                <w:szCs w:val="24"/>
              </w:rPr>
              <w:t>貴国における食肉及び食鳥肉に関する下記の施設の総数</w:t>
            </w:r>
            <w:r w:rsidR="00312BB1" w:rsidRPr="00C87850">
              <w:rPr>
                <w:rFonts w:ascii="MS Gothic" w:eastAsia="MS Gothic" w:hAnsi="MS Gothic" w:hint="eastAsia"/>
                <w:sz w:val="24"/>
                <w:szCs w:val="24"/>
              </w:rPr>
              <w:t>及び可能であれば、そのうち日本への輸出を希望し</w:t>
            </w:r>
            <w:r w:rsidR="008F4624" w:rsidRPr="00C87850">
              <w:rPr>
                <w:rFonts w:ascii="MS Gothic" w:eastAsia="MS Gothic" w:hAnsi="MS Gothic" w:hint="eastAsia"/>
                <w:sz w:val="24"/>
                <w:szCs w:val="24"/>
              </w:rPr>
              <w:t>ており、輸出が可能な</w:t>
            </w:r>
            <w:r w:rsidR="00312BB1" w:rsidRPr="00C87850">
              <w:rPr>
                <w:rFonts w:ascii="MS Gothic" w:eastAsia="MS Gothic" w:hAnsi="MS Gothic" w:hint="eastAsia"/>
                <w:sz w:val="24"/>
                <w:szCs w:val="24"/>
              </w:rPr>
              <w:t>施設の数</w:t>
            </w:r>
          </w:p>
          <w:p w14:paraId="4D1CB561" w14:textId="77777777" w:rsidR="00E22A5F" w:rsidRPr="00C87850" w:rsidRDefault="00E22A5F" w:rsidP="00430A37">
            <w:pPr>
              <w:ind w:left="360" w:hangingChars="150" w:hanging="360"/>
              <w:rPr>
                <w:rFonts w:ascii="MS Gothic" w:eastAsia="MS Gothic" w:hAnsi="MS Gothic"/>
                <w:sz w:val="24"/>
                <w:szCs w:val="24"/>
              </w:rPr>
            </w:pPr>
            <w:r w:rsidRPr="00C87850">
              <w:rPr>
                <w:rFonts w:ascii="MS Gothic" w:eastAsia="MS Gothic" w:hAnsi="MS Gothic"/>
                <w:sz w:val="24"/>
                <w:szCs w:val="24"/>
              </w:rPr>
              <w:t>(1)</w:t>
            </w:r>
            <w:r w:rsidR="00312BB1" w:rsidRPr="00C87850">
              <w:rPr>
                <w:rFonts w:ascii="MS Gothic" w:eastAsia="MS Gothic" w:hAnsi="MS Gothic" w:hint="eastAsia"/>
                <w:sz w:val="24"/>
                <w:szCs w:val="24"/>
              </w:rPr>
              <w:t>The total number of the below establishments</w:t>
            </w:r>
            <w:r w:rsidR="008F4624" w:rsidRPr="00C87850">
              <w:rPr>
                <w:rFonts w:ascii="MS Gothic" w:eastAsia="MS Gothic" w:hAnsi="MS Gothic"/>
                <w:sz w:val="24"/>
                <w:szCs w:val="24"/>
              </w:rPr>
              <w:t>,</w:t>
            </w:r>
            <w:r w:rsidR="00312BB1" w:rsidRPr="00C87850">
              <w:rPr>
                <w:rFonts w:ascii="MS Gothic" w:eastAsia="MS Gothic" w:hAnsi="MS Gothic" w:hint="eastAsia"/>
                <w:sz w:val="24"/>
                <w:szCs w:val="24"/>
              </w:rPr>
              <w:t xml:space="preserve"> and out of these establishments, the number of establishments would be interested and technically capable to export to Japan</w:t>
            </w:r>
            <w:r w:rsidR="008F4624" w:rsidRPr="00C87850">
              <w:rPr>
                <w:rFonts w:ascii="MS Gothic" w:eastAsia="MS Gothic" w:hAnsi="MS Gothic"/>
                <w:sz w:val="24"/>
                <w:szCs w:val="24"/>
              </w:rPr>
              <w:t xml:space="preserve"> (if possible)</w:t>
            </w:r>
            <w:r w:rsidRPr="00C87850">
              <w:rPr>
                <w:rFonts w:ascii="MS Gothic" w:eastAsia="MS Gothic" w:hAnsi="MS Gothic" w:hint="eastAsia"/>
                <w:sz w:val="24"/>
                <w:szCs w:val="24"/>
              </w:rPr>
              <w:t>.</w:t>
            </w:r>
          </w:p>
          <w:p w14:paraId="61671ED5" w14:textId="77777777" w:rsidR="00E22A5F" w:rsidRPr="00C87850" w:rsidRDefault="00E22A5F" w:rsidP="00430A37">
            <w:pPr>
              <w:rPr>
                <w:rFonts w:ascii="MS Gothic" w:eastAsia="MS Gothic" w:hAnsi="MS Gothic"/>
                <w:sz w:val="24"/>
                <w:szCs w:val="24"/>
              </w:rPr>
            </w:pPr>
          </w:p>
          <w:p w14:paraId="4C16ADFD" w14:textId="77777777" w:rsidR="008F4624" w:rsidRPr="00C87850" w:rsidRDefault="008F4624" w:rsidP="00430A37">
            <w:pPr>
              <w:rPr>
                <w:rFonts w:ascii="MS Gothic" w:eastAsia="MS Gothic" w:hAnsi="MS Gothic"/>
                <w:sz w:val="24"/>
                <w:szCs w:val="24"/>
              </w:rPr>
            </w:pPr>
            <w:r w:rsidRPr="00C87850">
              <w:rPr>
                <w:rFonts w:ascii="MS Gothic" w:eastAsia="MS Gothic" w:hAnsi="MS Gothic" w:hint="eastAsia"/>
                <w:sz w:val="24"/>
                <w:szCs w:val="24"/>
              </w:rPr>
              <w:t>・と畜場 Slaughterhouse</w:t>
            </w:r>
          </w:p>
          <w:p w14:paraId="1D1DB03C" w14:textId="77777777" w:rsidR="008F4624" w:rsidRPr="00C87850" w:rsidRDefault="008F4624" w:rsidP="00430A37">
            <w:pPr>
              <w:rPr>
                <w:rFonts w:ascii="MS Gothic" w:eastAsia="MS Gothic" w:hAnsi="MS Gothic"/>
                <w:sz w:val="24"/>
                <w:szCs w:val="24"/>
              </w:rPr>
            </w:pPr>
            <w:r w:rsidRPr="00C87850">
              <w:rPr>
                <w:rFonts w:ascii="MS Gothic" w:eastAsia="MS Gothic" w:hAnsi="MS Gothic" w:hint="eastAsia"/>
                <w:sz w:val="24"/>
                <w:szCs w:val="24"/>
              </w:rPr>
              <w:t xml:space="preserve">　　　牛 Cattle：</w:t>
            </w:r>
          </w:p>
          <w:p w14:paraId="0D951F0C" w14:textId="77777777" w:rsidR="000C707B" w:rsidRPr="00C87850" w:rsidRDefault="008F4624" w:rsidP="00430A37">
            <w:pPr>
              <w:rPr>
                <w:rFonts w:ascii="MS Gothic" w:eastAsia="MS Gothic" w:hAnsi="MS Gothic"/>
                <w:sz w:val="24"/>
                <w:szCs w:val="24"/>
              </w:rPr>
            </w:pPr>
            <w:r w:rsidRPr="00C87850">
              <w:rPr>
                <w:rFonts w:ascii="MS Gothic" w:eastAsia="MS Gothic" w:hAnsi="MS Gothic" w:hint="eastAsia"/>
                <w:sz w:val="24"/>
                <w:szCs w:val="24"/>
              </w:rPr>
              <w:t xml:space="preserve">　　　</w:t>
            </w:r>
            <w:r w:rsidR="000C707B" w:rsidRPr="00C87850">
              <w:rPr>
                <w:rFonts w:ascii="MS Gothic" w:eastAsia="MS Gothic" w:hAnsi="MS Gothic" w:hint="eastAsia"/>
                <w:sz w:val="24"/>
                <w:szCs w:val="24"/>
              </w:rPr>
              <w:t>馬 horse：</w:t>
            </w:r>
          </w:p>
          <w:p w14:paraId="16FEA1CD" w14:textId="3BDFA3A1" w:rsidR="008F4624" w:rsidRPr="00C87850" w:rsidRDefault="008F4624" w:rsidP="000C707B">
            <w:pPr>
              <w:ind w:firstLineChars="300" w:firstLine="720"/>
              <w:rPr>
                <w:rFonts w:ascii="MS Gothic" w:eastAsia="MS Gothic" w:hAnsi="MS Gothic"/>
                <w:sz w:val="24"/>
                <w:szCs w:val="24"/>
              </w:rPr>
            </w:pPr>
            <w:r w:rsidRPr="00C87850">
              <w:rPr>
                <w:rFonts w:ascii="MS Gothic" w:eastAsia="MS Gothic" w:hAnsi="MS Gothic" w:hint="eastAsia"/>
                <w:sz w:val="24"/>
                <w:szCs w:val="24"/>
              </w:rPr>
              <w:t>豚 Pig：</w:t>
            </w:r>
          </w:p>
          <w:p w14:paraId="4191EB32" w14:textId="77777777" w:rsidR="008F4624" w:rsidRPr="00C87850" w:rsidRDefault="008F4624" w:rsidP="00430A37">
            <w:pPr>
              <w:rPr>
                <w:rFonts w:ascii="MS Gothic" w:eastAsia="MS Gothic" w:hAnsi="MS Gothic"/>
                <w:sz w:val="24"/>
                <w:szCs w:val="24"/>
              </w:rPr>
            </w:pPr>
            <w:r w:rsidRPr="00C87850">
              <w:rPr>
                <w:rFonts w:ascii="MS Gothic" w:eastAsia="MS Gothic" w:hAnsi="MS Gothic" w:hint="eastAsia"/>
                <w:sz w:val="24"/>
                <w:szCs w:val="24"/>
              </w:rPr>
              <w:t xml:space="preserve">　　　羊 Sheep：</w:t>
            </w:r>
          </w:p>
          <w:p w14:paraId="02ED4364" w14:textId="3F2BDE8B" w:rsidR="008F4624" w:rsidRPr="00C87850" w:rsidRDefault="008F4624" w:rsidP="00430A37">
            <w:pPr>
              <w:rPr>
                <w:rFonts w:ascii="MS Gothic" w:eastAsia="MS Gothic" w:hAnsi="MS Gothic"/>
                <w:sz w:val="24"/>
                <w:szCs w:val="24"/>
              </w:rPr>
            </w:pPr>
            <w:r w:rsidRPr="00C87850">
              <w:rPr>
                <w:rFonts w:ascii="MS Gothic" w:eastAsia="MS Gothic" w:hAnsi="MS Gothic" w:hint="eastAsia"/>
                <w:sz w:val="24"/>
                <w:szCs w:val="24"/>
              </w:rPr>
              <w:t xml:space="preserve">　　　山羊 Goat</w:t>
            </w:r>
            <w:r w:rsidR="00841BD0" w:rsidRPr="00C87850">
              <w:rPr>
                <w:rFonts w:ascii="MS Gothic" w:eastAsia="MS Gothic" w:hAnsi="MS Gothic" w:hint="eastAsia"/>
                <w:sz w:val="24"/>
                <w:szCs w:val="24"/>
              </w:rPr>
              <w:t>：</w:t>
            </w:r>
          </w:p>
          <w:p w14:paraId="633F066D" w14:textId="77777777" w:rsidR="008912D3" w:rsidRPr="00C87850" w:rsidRDefault="008912D3" w:rsidP="00430A37">
            <w:pPr>
              <w:rPr>
                <w:rFonts w:ascii="MS Gothic" w:eastAsia="MS Gothic" w:hAnsi="MS Gothic"/>
                <w:sz w:val="24"/>
                <w:szCs w:val="24"/>
              </w:rPr>
            </w:pPr>
            <w:r w:rsidRPr="00C87850">
              <w:rPr>
                <w:rFonts w:ascii="MS Gothic" w:eastAsia="MS Gothic" w:hAnsi="MS Gothic" w:hint="eastAsia"/>
                <w:sz w:val="24"/>
                <w:szCs w:val="24"/>
              </w:rPr>
              <w:t xml:space="preserve">　　　水牛 </w:t>
            </w:r>
            <w:r w:rsidRPr="00C87850">
              <w:rPr>
                <w:rFonts w:ascii="MS Gothic" w:eastAsia="MS Gothic" w:hAnsi="MS Gothic"/>
                <w:sz w:val="24"/>
                <w:szCs w:val="24"/>
              </w:rPr>
              <w:t>Buffalo</w:t>
            </w:r>
            <w:r w:rsidRPr="00C87850">
              <w:rPr>
                <w:rFonts w:ascii="MS Gothic" w:eastAsia="MS Gothic" w:hAnsi="MS Gothic" w:hint="eastAsia"/>
                <w:sz w:val="24"/>
                <w:szCs w:val="24"/>
              </w:rPr>
              <w:t>：</w:t>
            </w:r>
          </w:p>
          <w:p w14:paraId="03E67F29" w14:textId="77777777" w:rsidR="008F4624" w:rsidRPr="00C87850" w:rsidRDefault="008F4624" w:rsidP="00430A37">
            <w:pPr>
              <w:rPr>
                <w:rFonts w:ascii="MS Gothic" w:eastAsia="MS Gothic" w:hAnsi="MS Gothic"/>
                <w:sz w:val="24"/>
                <w:szCs w:val="24"/>
              </w:rPr>
            </w:pPr>
          </w:p>
          <w:p w14:paraId="3CA9002B" w14:textId="77777777" w:rsidR="008F4624" w:rsidRPr="00C87850" w:rsidRDefault="008F4624" w:rsidP="00430A37">
            <w:pPr>
              <w:rPr>
                <w:rFonts w:ascii="MS Gothic" w:eastAsia="MS Gothic" w:hAnsi="MS Gothic"/>
                <w:sz w:val="24"/>
                <w:szCs w:val="24"/>
              </w:rPr>
            </w:pPr>
            <w:r w:rsidRPr="00C87850">
              <w:rPr>
                <w:rFonts w:ascii="MS Gothic" w:eastAsia="MS Gothic" w:hAnsi="MS Gothic" w:hint="eastAsia"/>
                <w:sz w:val="24"/>
                <w:szCs w:val="24"/>
              </w:rPr>
              <w:t>・食鳥処理場</w:t>
            </w:r>
            <w:r w:rsidR="00473DBE" w:rsidRPr="00C87850">
              <w:rPr>
                <w:rFonts w:ascii="MS Gothic" w:eastAsia="MS Gothic" w:hAnsi="MS Gothic" w:hint="eastAsia"/>
                <w:sz w:val="24"/>
                <w:szCs w:val="24"/>
              </w:rPr>
              <w:t xml:space="preserve"> Poultry slaughterhouse：</w:t>
            </w:r>
          </w:p>
          <w:p w14:paraId="3A7834E8" w14:textId="77777777" w:rsidR="008F4624" w:rsidRPr="00C87850" w:rsidRDefault="008F4624" w:rsidP="00430A37">
            <w:pPr>
              <w:rPr>
                <w:rFonts w:ascii="MS Gothic" w:eastAsia="MS Gothic" w:hAnsi="MS Gothic"/>
                <w:sz w:val="24"/>
                <w:szCs w:val="24"/>
              </w:rPr>
            </w:pPr>
          </w:p>
          <w:p w14:paraId="30928678" w14:textId="77777777" w:rsidR="008F4624" w:rsidRPr="00C87850" w:rsidRDefault="008F4624" w:rsidP="00430A37">
            <w:pPr>
              <w:rPr>
                <w:rFonts w:ascii="MS Gothic" w:eastAsia="MS Gothic" w:hAnsi="MS Gothic"/>
                <w:sz w:val="24"/>
                <w:szCs w:val="24"/>
              </w:rPr>
            </w:pPr>
            <w:r w:rsidRPr="00C87850">
              <w:rPr>
                <w:rFonts w:ascii="MS Gothic" w:eastAsia="MS Gothic" w:hAnsi="MS Gothic" w:hint="eastAsia"/>
                <w:sz w:val="24"/>
                <w:szCs w:val="24"/>
              </w:rPr>
              <w:t>・</w:t>
            </w:r>
            <w:r w:rsidRPr="00A530E2">
              <w:rPr>
                <w:rFonts w:ascii="MS Gothic" w:eastAsia="MS Gothic" w:hAnsi="MS Gothic" w:hint="eastAsia"/>
                <w:sz w:val="24"/>
                <w:szCs w:val="24"/>
                <w:highlight w:val="yellow"/>
              </w:rPr>
              <w:t>食肉カット工場</w:t>
            </w:r>
            <w:r w:rsidR="00473DBE" w:rsidRPr="00A530E2">
              <w:rPr>
                <w:rFonts w:ascii="MS Gothic" w:eastAsia="MS Gothic" w:hAnsi="MS Gothic" w:hint="eastAsia"/>
                <w:sz w:val="24"/>
                <w:szCs w:val="24"/>
                <w:highlight w:val="yellow"/>
              </w:rPr>
              <w:t xml:space="preserve"> Meat cutting plants：</w:t>
            </w:r>
          </w:p>
          <w:p w14:paraId="460C21B1" w14:textId="77777777" w:rsidR="00E22A5F" w:rsidRDefault="00E22A5F" w:rsidP="00C35313">
            <w:pPr>
              <w:ind w:leftChars="135" w:left="283"/>
              <w:rPr>
                <w:rFonts w:ascii="MS Gothic" w:eastAsia="MS Gothic" w:hAnsi="MS Gothic"/>
                <w:sz w:val="24"/>
                <w:szCs w:val="24"/>
              </w:rPr>
            </w:pPr>
          </w:p>
          <w:p w14:paraId="4F0297DF" w14:textId="69DC5DEC" w:rsidR="00C35313" w:rsidRPr="00356710" w:rsidRDefault="00C35313" w:rsidP="00C35313">
            <w:pPr>
              <w:ind w:leftChars="135" w:left="283"/>
              <w:rPr>
                <w:rFonts w:ascii="MS Gothic" w:eastAsia="MS Gothic" w:hAnsi="MS Gothic" w:hint="eastAsia"/>
                <w:sz w:val="24"/>
                <w:szCs w:val="24"/>
              </w:rPr>
            </w:pPr>
          </w:p>
        </w:tc>
      </w:tr>
    </w:tbl>
    <w:p w14:paraId="761BDCCB" w14:textId="77777777" w:rsidR="00E22A5F" w:rsidRPr="00356710" w:rsidRDefault="00E22A5F" w:rsidP="00E22A5F">
      <w:pPr>
        <w:rPr>
          <w:rFonts w:ascii="MS Gothic" w:eastAsia="MS Gothic" w:hAnsi="MS Gothic"/>
          <w:sz w:val="24"/>
          <w:szCs w:val="24"/>
        </w:rPr>
      </w:pPr>
    </w:p>
    <w:p w14:paraId="25F23F73" w14:textId="7E8C2151" w:rsidR="00CA15FF" w:rsidRPr="00C87850" w:rsidRDefault="00CC3527" w:rsidP="00EC02A7">
      <w:pPr>
        <w:pStyle w:val="a3"/>
        <w:numPr>
          <w:ilvl w:val="1"/>
          <w:numId w:val="4"/>
        </w:numPr>
        <w:ind w:leftChars="0"/>
        <w:rPr>
          <w:rFonts w:ascii="MS Gothic" w:eastAsia="MS Gothic" w:hAnsi="MS Gothic"/>
          <w:sz w:val="24"/>
          <w:szCs w:val="24"/>
        </w:rPr>
      </w:pPr>
      <w:r w:rsidRPr="00C87850">
        <w:rPr>
          <w:rFonts w:ascii="MS Gothic" w:eastAsia="MS Gothic" w:hAnsi="MS Gothic" w:hint="eastAsia"/>
          <w:sz w:val="24"/>
          <w:szCs w:val="24"/>
        </w:rPr>
        <w:t>施設の</w:t>
      </w:r>
      <w:r w:rsidR="00EC02A7" w:rsidRPr="00C87850">
        <w:rPr>
          <w:rFonts w:ascii="MS Gothic" w:eastAsia="MS Gothic" w:hAnsi="MS Gothic" w:hint="eastAsia"/>
          <w:sz w:val="24"/>
          <w:szCs w:val="24"/>
        </w:rPr>
        <w:t>認定手続</w:t>
      </w:r>
    </w:p>
    <w:p w14:paraId="5978E13D" w14:textId="2D72DA2B" w:rsidR="00EC02A7" w:rsidRPr="00C87850" w:rsidRDefault="00EC02A7" w:rsidP="00EC02A7">
      <w:pPr>
        <w:ind w:left="240"/>
        <w:rPr>
          <w:rFonts w:ascii="MS Gothic" w:eastAsia="MS Gothic" w:hAnsi="MS Gothic"/>
          <w:sz w:val="24"/>
          <w:szCs w:val="24"/>
        </w:rPr>
      </w:pPr>
      <w:r w:rsidRPr="001E38A0">
        <w:rPr>
          <w:rFonts w:ascii="MS Gothic" w:eastAsia="MS Gothic" w:hAnsi="MS Gothic" w:hint="eastAsia"/>
          <w:sz w:val="24"/>
          <w:szCs w:val="24"/>
        </w:rPr>
        <w:t>3.2 Approval procedures</w:t>
      </w:r>
      <w:r w:rsidR="00CC3527" w:rsidRPr="001E38A0">
        <w:rPr>
          <w:rFonts w:ascii="MS Gothic" w:eastAsia="MS Gothic" w:hAnsi="MS Gothic"/>
          <w:sz w:val="24"/>
          <w:szCs w:val="24"/>
        </w:rPr>
        <w:t xml:space="preserve"> for establishments</w:t>
      </w:r>
    </w:p>
    <w:p w14:paraId="498B571B" w14:textId="77777777" w:rsidR="000066CA" w:rsidRPr="00C87850" w:rsidRDefault="000066CA" w:rsidP="00EC02A7">
      <w:pPr>
        <w:ind w:left="24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EC02A7" w:rsidRPr="00C87850" w14:paraId="436F7FA2" w14:textId="77777777" w:rsidTr="00430A37">
        <w:tc>
          <w:tcPr>
            <w:tcW w:w="8494" w:type="dxa"/>
          </w:tcPr>
          <w:p w14:paraId="0D65BF6C" w14:textId="60D7962C" w:rsidR="00EC02A7" w:rsidRPr="001E38A0" w:rsidRDefault="00CC3527" w:rsidP="00EC02A7">
            <w:pPr>
              <w:pStyle w:val="a3"/>
              <w:numPr>
                <w:ilvl w:val="0"/>
                <w:numId w:val="8"/>
              </w:numPr>
              <w:ind w:leftChars="0"/>
              <w:rPr>
                <w:rFonts w:ascii="MS Gothic" w:eastAsia="MS Gothic" w:hAnsi="MS Gothic"/>
                <w:sz w:val="24"/>
                <w:szCs w:val="24"/>
              </w:rPr>
            </w:pPr>
            <w:r w:rsidRPr="001E38A0">
              <w:rPr>
                <w:rFonts w:ascii="MS Gothic" w:eastAsia="MS Gothic" w:hAnsi="MS Gothic" w:hint="eastAsia"/>
                <w:sz w:val="24"/>
                <w:szCs w:val="24"/>
              </w:rPr>
              <w:t>と畜場及び食鳥処理場の設置あるいは事業の実施は許可制であるか。</w:t>
            </w:r>
          </w:p>
          <w:p w14:paraId="136D590B" w14:textId="390BAA27" w:rsidR="00EC02A7" w:rsidRPr="00C87850" w:rsidRDefault="00EC02A7" w:rsidP="00430A37">
            <w:pPr>
              <w:ind w:left="360" w:hangingChars="150" w:hanging="360"/>
              <w:rPr>
                <w:rFonts w:ascii="MS Gothic" w:eastAsia="MS Gothic" w:hAnsi="MS Gothic"/>
                <w:sz w:val="24"/>
                <w:szCs w:val="24"/>
              </w:rPr>
            </w:pPr>
            <w:r w:rsidRPr="001E38A0">
              <w:rPr>
                <w:rFonts w:ascii="MS Gothic" w:eastAsia="MS Gothic" w:hAnsi="MS Gothic"/>
                <w:sz w:val="24"/>
                <w:szCs w:val="24"/>
              </w:rPr>
              <w:t>(</w:t>
            </w:r>
            <w:r w:rsidR="00C72E88" w:rsidRPr="001E38A0">
              <w:rPr>
                <w:rFonts w:ascii="MS Gothic" w:eastAsia="MS Gothic" w:hAnsi="MS Gothic"/>
                <w:sz w:val="24"/>
                <w:szCs w:val="24"/>
              </w:rPr>
              <w:t>1</w:t>
            </w:r>
            <w:r w:rsidRPr="001E38A0">
              <w:rPr>
                <w:rFonts w:ascii="MS Gothic" w:eastAsia="MS Gothic" w:hAnsi="MS Gothic"/>
                <w:sz w:val="24"/>
                <w:szCs w:val="24"/>
              </w:rPr>
              <w:t>)</w:t>
            </w:r>
            <w:r w:rsidR="00CC3527" w:rsidRPr="001E38A0">
              <w:rPr>
                <w:rFonts w:ascii="MS Gothic" w:eastAsia="MS Gothic" w:hAnsi="MS Gothic"/>
                <w:sz w:val="24"/>
                <w:szCs w:val="24"/>
              </w:rPr>
              <w:t xml:space="preserve">Whether or not abattoirs and poultry processing plants </w:t>
            </w:r>
            <w:r w:rsidR="00BF7207" w:rsidRPr="001E38A0">
              <w:rPr>
                <w:rFonts w:ascii="MS Gothic" w:eastAsia="MS Gothic" w:hAnsi="MS Gothic"/>
                <w:sz w:val="24"/>
                <w:szCs w:val="24"/>
              </w:rPr>
              <w:t>must obtain permit</w:t>
            </w:r>
            <w:r w:rsidR="00DC492C" w:rsidRPr="001E38A0">
              <w:rPr>
                <w:rFonts w:ascii="MS Gothic" w:eastAsia="MS Gothic" w:hAnsi="MS Gothic"/>
                <w:sz w:val="24"/>
                <w:szCs w:val="24"/>
              </w:rPr>
              <w:t xml:space="preserve"> from a competent authority for its establishment or business?</w:t>
            </w:r>
          </w:p>
          <w:p w14:paraId="41A8A638" w14:textId="77777777" w:rsidR="00EC02A7" w:rsidRDefault="00EC02A7" w:rsidP="001933FC">
            <w:pPr>
              <w:rPr>
                <w:rFonts w:ascii="Times New Roman" w:eastAsia="新細明體" w:hAnsi="Times New Roman" w:cs="Times New Roman"/>
                <w:color w:val="0000FF"/>
                <w:sz w:val="24"/>
                <w:szCs w:val="24"/>
                <w:lang w:eastAsia="zh-TW"/>
              </w:rPr>
            </w:pPr>
          </w:p>
          <w:p w14:paraId="0B828327" w14:textId="77777777" w:rsidR="001E38A0" w:rsidRDefault="001E38A0" w:rsidP="001933FC">
            <w:pPr>
              <w:rPr>
                <w:rFonts w:ascii="Times New Roman" w:eastAsia="新細明體" w:hAnsi="Times New Roman" w:cs="Times New Roman"/>
                <w:sz w:val="24"/>
                <w:szCs w:val="24"/>
                <w:lang w:eastAsia="zh-TW"/>
              </w:rPr>
            </w:pPr>
          </w:p>
          <w:p w14:paraId="65B09C77" w14:textId="201ADD4D" w:rsidR="001E38A0" w:rsidRPr="00C639D0" w:rsidRDefault="001E38A0" w:rsidP="001933FC">
            <w:pPr>
              <w:rPr>
                <w:rFonts w:ascii="Times New Roman" w:eastAsia="新細明體" w:hAnsi="Times New Roman" w:cs="Times New Roman"/>
                <w:sz w:val="24"/>
                <w:szCs w:val="24"/>
                <w:lang w:eastAsia="zh-TW"/>
              </w:rPr>
            </w:pPr>
          </w:p>
        </w:tc>
      </w:tr>
    </w:tbl>
    <w:p w14:paraId="2780541A" w14:textId="5D9E64B2" w:rsidR="00EC02A7" w:rsidRPr="00C87850" w:rsidRDefault="00EC02A7" w:rsidP="00EC02A7">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BF7207" w:rsidRPr="00C87850" w14:paraId="4F2479A1" w14:textId="77777777" w:rsidTr="00430A37">
        <w:tc>
          <w:tcPr>
            <w:tcW w:w="8494" w:type="dxa"/>
          </w:tcPr>
          <w:p w14:paraId="34F5400A" w14:textId="2D90158C" w:rsidR="00BF7207" w:rsidRPr="001E38A0" w:rsidRDefault="00BF7207" w:rsidP="00BF7207">
            <w:pPr>
              <w:numPr>
                <w:ilvl w:val="0"/>
                <w:numId w:val="8"/>
              </w:numPr>
              <w:rPr>
                <w:rFonts w:ascii="MS Gothic" w:eastAsia="MS Gothic" w:hAnsi="MS Gothic"/>
                <w:sz w:val="24"/>
                <w:szCs w:val="24"/>
              </w:rPr>
            </w:pPr>
            <w:r w:rsidRPr="001E38A0">
              <w:rPr>
                <w:rFonts w:ascii="MS Gothic" w:eastAsia="MS Gothic" w:hAnsi="MS Gothic" w:hint="eastAsia"/>
                <w:sz w:val="24"/>
                <w:szCs w:val="24"/>
              </w:rPr>
              <w:t>許可権者に許可の取り消し権限があるか。</w:t>
            </w:r>
          </w:p>
          <w:p w14:paraId="3FA68671" w14:textId="06632EAF" w:rsidR="00BF7207" w:rsidRPr="00C87850" w:rsidRDefault="00BF7207" w:rsidP="00A73410">
            <w:pPr>
              <w:ind w:left="240" w:hangingChars="100" w:hanging="240"/>
              <w:rPr>
                <w:rFonts w:ascii="MS Gothic" w:eastAsia="MS Gothic" w:hAnsi="MS Gothic"/>
                <w:sz w:val="24"/>
                <w:szCs w:val="24"/>
              </w:rPr>
            </w:pPr>
            <w:r w:rsidRPr="001E38A0">
              <w:rPr>
                <w:rFonts w:ascii="MS Gothic" w:eastAsia="MS Gothic" w:hAnsi="MS Gothic"/>
                <w:sz w:val="24"/>
                <w:szCs w:val="24"/>
              </w:rPr>
              <w:t>(</w:t>
            </w:r>
            <w:r w:rsidRPr="001E38A0">
              <w:rPr>
                <w:rFonts w:ascii="MS Gothic" w:eastAsia="MS Gothic" w:hAnsi="MS Gothic" w:hint="eastAsia"/>
                <w:sz w:val="24"/>
                <w:szCs w:val="24"/>
              </w:rPr>
              <w:t>2</w:t>
            </w:r>
            <w:r w:rsidRPr="001E38A0">
              <w:rPr>
                <w:rFonts w:ascii="MS Gothic" w:eastAsia="MS Gothic" w:hAnsi="MS Gothic"/>
                <w:sz w:val="24"/>
                <w:szCs w:val="24"/>
              </w:rPr>
              <w:t>)Whether or not competent authorities may cancel permit, or order the owners or managers of abattoirs and poultry processing plants to restrict or suspend usage of such establishments for a designated period of time?</w:t>
            </w:r>
          </w:p>
          <w:p w14:paraId="7B630099" w14:textId="77777777" w:rsidR="00BF7207" w:rsidRDefault="00BF7207" w:rsidP="00BF7207">
            <w:pPr>
              <w:rPr>
                <w:rFonts w:ascii="Times New Roman" w:eastAsia="標楷體" w:hAnsi="Times New Roman" w:cs="Times New Roman"/>
                <w:color w:val="0000FF"/>
                <w:sz w:val="24"/>
                <w:szCs w:val="24"/>
                <w:lang w:eastAsia="zh-TW"/>
              </w:rPr>
            </w:pPr>
          </w:p>
          <w:p w14:paraId="615EC398" w14:textId="77777777" w:rsidR="001E38A0" w:rsidRDefault="001E38A0" w:rsidP="00BF7207">
            <w:pPr>
              <w:rPr>
                <w:rFonts w:ascii="Times New Roman" w:eastAsia="新細明體" w:hAnsi="Times New Roman" w:cs="Times New Roman"/>
                <w:sz w:val="24"/>
                <w:szCs w:val="24"/>
                <w:lang w:eastAsia="zh-TW"/>
              </w:rPr>
            </w:pPr>
          </w:p>
          <w:p w14:paraId="21582F8A" w14:textId="1D1CF801" w:rsidR="001E38A0" w:rsidRPr="002B2ACC" w:rsidRDefault="001E38A0" w:rsidP="00BF7207">
            <w:pPr>
              <w:rPr>
                <w:rFonts w:ascii="Times New Roman" w:eastAsia="新細明體" w:hAnsi="Times New Roman" w:cs="Times New Roman"/>
                <w:sz w:val="24"/>
                <w:szCs w:val="24"/>
                <w:lang w:eastAsia="zh-TW"/>
              </w:rPr>
            </w:pPr>
          </w:p>
        </w:tc>
      </w:tr>
    </w:tbl>
    <w:p w14:paraId="2089F6FA" w14:textId="58F8D2EA" w:rsidR="00BF7207" w:rsidRPr="00C87850" w:rsidRDefault="00BF7207" w:rsidP="00EC02A7">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D90B5E" w:rsidRPr="00C87850" w14:paraId="18D4C4F8" w14:textId="77777777" w:rsidTr="00430A37">
        <w:tc>
          <w:tcPr>
            <w:tcW w:w="8494" w:type="dxa"/>
          </w:tcPr>
          <w:p w14:paraId="3B7058CB" w14:textId="77777777" w:rsidR="00D90B5E" w:rsidRPr="001E38A0" w:rsidRDefault="00D90B5E" w:rsidP="00D90B5E">
            <w:pPr>
              <w:numPr>
                <w:ilvl w:val="0"/>
                <w:numId w:val="8"/>
              </w:numPr>
              <w:rPr>
                <w:rFonts w:ascii="MS Gothic" w:eastAsia="MS Gothic" w:hAnsi="MS Gothic"/>
                <w:sz w:val="24"/>
                <w:szCs w:val="24"/>
              </w:rPr>
            </w:pPr>
            <w:r w:rsidRPr="001E38A0">
              <w:rPr>
                <w:rFonts w:ascii="MS Gothic" w:eastAsia="MS Gothic" w:hAnsi="MS Gothic" w:hint="eastAsia"/>
                <w:sz w:val="24"/>
                <w:szCs w:val="24"/>
              </w:rPr>
              <w:t>行政機関による施設への立ち入り権限があるか。</w:t>
            </w:r>
          </w:p>
          <w:p w14:paraId="09DDA004" w14:textId="77F8E7A4" w:rsidR="00D90B5E" w:rsidRPr="00C87850" w:rsidRDefault="00D90B5E" w:rsidP="00A73410">
            <w:pPr>
              <w:ind w:left="240" w:hangingChars="100" w:hanging="240"/>
              <w:rPr>
                <w:rFonts w:ascii="MS Gothic" w:eastAsia="MS Gothic" w:hAnsi="MS Gothic"/>
                <w:sz w:val="24"/>
                <w:szCs w:val="24"/>
              </w:rPr>
            </w:pPr>
            <w:r w:rsidRPr="001E38A0">
              <w:rPr>
                <w:rFonts w:ascii="MS Gothic" w:eastAsia="MS Gothic" w:hAnsi="MS Gothic"/>
                <w:sz w:val="24"/>
                <w:szCs w:val="24"/>
              </w:rPr>
              <w:t>(</w:t>
            </w:r>
            <w:r w:rsidRPr="001E38A0">
              <w:rPr>
                <w:rFonts w:ascii="MS Gothic" w:eastAsia="MS Gothic" w:hAnsi="MS Gothic" w:hint="eastAsia"/>
                <w:sz w:val="24"/>
                <w:szCs w:val="24"/>
              </w:rPr>
              <w:t>3</w:t>
            </w:r>
            <w:r w:rsidRPr="001E38A0">
              <w:rPr>
                <w:rFonts w:ascii="MS Gothic" w:eastAsia="MS Gothic" w:hAnsi="MS Gothic"/>
                <w:sz w:val="24"/>
                <w:szCs w:val="24"/>
              </w:rPr>
              <w:t>)Whether or not competent authorities concerned may, when recognizing there is a need from the viewpoint of public health, order their officials to enter abattoirs and poultry processing plants for inspection?</w:t>
            </w:r>
          </w:p>
          <w:p w14:paraId="5349EBE9" w14:textId="77777777" w:rsidR="00D90B5E" w:rsidRDefault="00D90B5E" w:rsidP="00430A37">
            <w:pPr>
              <w:rPr>
                <w:rFonts w:ascii="Times New Roman" w:eastAsia="新細明體" w:hAnsi="Times New Roman" w:cs="Times New Roman"/>
                <w:color w:val="0000FF"/>
                <w:sz w:val="24"/>
                <w:szCs w:val="24"/>
                <w:lang w:eastAsia="zh-TW"/>
              </w:rPr>
            </w:pPr>
          </w:p>
          <w:p w14:paraId="55EC329E" w14:textId="77777777" w:rsidR="001E38A0" w:rsidRDefault="001E38A0" w:rsidP="00430A37">
            <w:pPr>
              <w:rPr>
                <w:rFonts w:ascii="Times New Roman" w:eastAsia="新細明體" w:hAnsi="Times New Roman" w:cs="Times New Roman"/>
                <w:color w:val="0000FF"/>
                <w:sz w:val="24"/>
                <w:szCs w:val="24"/>
                <w:lang w:eastAsia="zh-TW"/>
              </w:rPr>
            </w:pPr>
          </w:p>
          <w:p w14:paraId="2CCB930B" w14:textId="72AF89E4" w:rsidR="001E38A0" w:rsidRPr="001E38A0" w:rsidRDefault="001E38A0" w:rsidP="00430A37">
            <w:pPr>
              <w:rPr>
                <w:rFonts w:ascii="MS Gothic" w:eastAsia="新細明體" w:hAnsi="MS Gothic"/>
                <w:sz w:val="24"/>
                <w:szCs w:val="24"/>
                <w:lang w:eastAsia="zh-TW"/>
              </w:rPr>
            </w:pPr>
          </w:p>
        </w:tc>
      </w:tr>
    </w:tbl>
    <w:p w14:paraId="137C20C3" w14:textId="65F13EE9" w:rsidR="00BF7207" w:rsidRPr="00C87850" w:rsidRDefault="00BF7207" w:rsidP="00EC02A7">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562882" w:rsidRPr="00C87850" w14:paraId="28241FA1" w14:textId="77777777" w:rsidTr="00430A37">
        <w:tc>
          <w:tcPr>
            <w:tcW w:w="8494" w:type="dxa"/>
          </w:tcPr>
          <w:p w14:paraId="012732A8" w14:textId="651D2699" w:rsidR="00C72E88" w:rsidRPr="001E38A0" w:rsidRDefault="00C12911" w:rsidP="00A73410">
            <w:pPr>
              <w:ind w:left="240" w:hangingChars="100" w:hanging="240"/>
              <w:rPr>
                <w:rFonts w:ascii="MS Gothic" w:eastAsia="MS Gothic" w:hAnsi="MS Gothic"/>
                <w:sz w:val="24"/>
                <w:szCs w:val="24"/>
              </w:rPr>
            </w:pPr>
            <w:r w:rsidRPr="001E38A0">
              <w:rPr>
                <w:rFonts w:ascii="MS Gothic" w:eastAsia="MS Gothic" w:hAnsi="MS Gothic" w:hint="eastAsia"/>
                <w:sz w:val="24"/>
                <w:szCs w:val="24"/>
              </w:rPr>
              <w:t>(4</w:t>
            </w:r>
            <w:r w:rsidR="00C72E88" w:rsidRPr="001E38A0">
              <w:rPr>
                <w:rFonts w:ascii="MS Gothic" w:eastAsia="MS Gothic" w:hAnsi="MS Gothic" w:hint="eastAsia"/>
                <w:sz w:val="24"/>
                <w:szCs w:val="24"/>
              </w:rPr>
              <w:t>)日本向け輸出</w:t>
            </w:r>
            <w:r w:rsidR="0097790C" w:rsidRPr="001E38A0">
              <w:rPr>
                <w:rFonts w:ascii="MS Gothic" w:eastAsia="MS Gothic" w:hAnsi="MS Gothic" w:hint="eastAsia"/>
                <w:sz w:val="24"/>
                <w:szCs w:val="24"/>
              </w:rPr>
              <w:t>施設</w:t>
            </w:r>
            <w:r w:rsidR="00C72E88" w:rsidRPr="001E38A0">
              <w:rPr>
                <w:rFonts w:ascii="MS Gothic" w:eastAsia="MS Gothic" w:hAnsi="MS Gothic" w:hint="eastAsia"/>
                <w:sz w:val="24"/>
                <w:szCs w:val="24"/>
              </w:rPr>
              <w:t>の</w:t>
            </w:r>
            <w:r w:rsidR="00DB0CDD" w:rsidRPr="001E38A0">
              <w:rPr>
                <w:rFonts w:ascii="MS Gothic" w:eastAsia="MS Gothic" w:hAnsi="MS Gothic" w:hint="eastAsia"/>
                <w:sz w:val="24"/>
                <w:szCs w:val="24"/>
              </w:rPr>
              <w:t>承認/許可</w:t>
            </w:r>
            <w:r w:rsidR="00C72E88" w:rsidRPr="001E38A0">
              <w:rPr>
                <w:rFonts w:ascii="MS Gothic" w:eastAsia="MS Gothic" w:hAnsi="MS Gothic" w:hint="eastAsia"/>
                <w:sz w:val="24"/>
                <w:szCs w:val="24"/>
              </w:rPr>
              <w:t>に関する追加的な手順及び日本向け製品とそうでない製品の分別管理の方法</w:t>
            </w:r>
          </w:p>
          <w:p w14:paraId="57CEF5E7" w14:textId="2B5FB02C" w:rsidR="00C72E88" w:rsidRPr="00C87850" w:rsidRDefault="00C72E88" w:rsidP="00430A37">
            <w:pPr>
              <w:ind w:left="360" w:hangingChars="150" w:hanging="360"/>
              <w:rPr>
                <w:rFonts w:ascii="MS Gothic" w:eastAsia="MS Gothic" w:hAnsi="MS Gothic"/>
                <w:sz w:val="24"/>
                <w:szCs w:val="24"/>
              </w:rPr>
            </w:pPr>
            <w:r w:rsidRPr="001E38A0">
              <w:rPr>
                <w:rFonts w:ascii="MS Gothic" w:eastAsia="MS Gothic" w:hAnsi="MS Gothic"/>
                <w:sz w:val="24"/>
                <w:szCs w:val="24"/>
              </w:rPr>
              <w:t>(</w:t>
            </w:r>
            <w:r w:rsidR="00C12911" w:rsidRPr="001E38A0">
              <w:rPr>
                <w:rFonts w:ascii="MS Gothic" w:eastAsia="MS Gothic" w:hAnsi="MS Gothic" w:hint="eastAsia"/>
                <w:sz w:val="24"/>
                <w:szCs w:val="24"/>
              </w:rPr>
              <w:t>4</w:t>
            </w:r>
            <w:r w:rsidRPr="001E38A0">
              <w:rPr>
                <w:rFonts w:ascii="MS Gothic" w:eastAsia="MS Gothic" w:hAnsi="MS Gothic"/>
                <w:sz w:val="24"/>
                <w:szCs w:val="24"/>
              </w:rPr>
              <w:t>)</w:t>
            </w:r>
            <w:r w:rsidR="0097790C" w:rsidRPr="001E38A0">
              <w:rPr>
                <w:rFonts w:ascii="MS Gothic" w:eastAsia="MS Gothic" w:hAnsi="MS Gothic"/>
                <w:sz w:val="24"/>
                <w:szCs w:val="24"/>
              </w:rPr>
              <w:t>Additional p</w:t>
            </w:r>
            <w:r w:rsidRPr="001E38A0">
              <w:rPr>
                <w:rFonts w:ascii="MS Gothic" w:eastAsia="MS Gothic" w:hAnsi="MS Gothic" w:hint="eastAsia"/>
                <w:sz w:val="24"/>
                <w:szCs w:val="24"/>
              </w:rPr>
              <w:t xml:space="preserve">rocedures for </w:t>
            </w:r>
            <w:r w:rsidR="00DB0CDD" w:rsidRPr="001E38A0">
              <w:rPr>
                <w:rFonts w:ascii="MS Gothic" w:eastAsia="MS Gothic" w:hAnsi="MS Gothic"/>
                <w:sz w:val="24"/>
                <w:szCs w:val="24"/>
              </w:rPr>
              <w:t>approval/permission</w:t>
            </w:r>
            <w:r w:rsidR="0097790C" w:rsidRPr="001E38A0">
              <w:rPr>
                <w:rFonts w:ascii="MS Gothic" w:eastAsia="MS Gothic" w:hAnsi="MS Gothic"/>
                <w:sz w:val="24"/>
                <w:szCs w:val="24"/>
              </w:rPr>
              <w:t xml:space="preserve"> of </w:t>
            </w:r>
            <w:r w:rsidRPr="001E38A0">
              <w:rPr>
                <w:rFonts w:ascii="MS Gothic" w:eastAsia="MS Gothic" w:hAnsi="MS Gothic"/>
                <w:sz w:val="24"/>
                <w:szCs w:val="24"/>
              </w:rPr>
              <w:t>establishments</w:t>
            </w:r>
            <w:r w:rsidR="0097790C" w:rsidRPr="001E38A0">
              <w:rPr>
                <w:rFonts w:ascii="MS Gothic" w:eastAsia="MS Gothic" w:hAnsi="MS Gothic"/>
                <w:sz w:val="24"/>
                <w:szCs w:val="24"/>
              </w:rPr>
              <w:t xml:space="preserve"> exporting to Japan and the methods to separate Japan eligible from non-Japan eligible meat/poultry meat</w:t>
            </w:r>
            <w:r w:rsidRPr="001E38A0">
              <w:rPr>
                <w:rFonts w:ascii="MS Gothic" w:eastAsia="MS Gothic" w:hAnsi="MS Gothic"/>
                <w:sz w:val="24"/>
                <w:szCs w:val="24"/>
              </w:rPr>
              <w:t>.</w:t>
            </w:r>
          </w:p>
          <w:p w14:paraId="0D80127B" w14:textId="77777777" w:rsidR="00C72E88" w:rsidRDefault="00C72E88" w:rsidP="00430A37">
            <w:pPr>
              <w:rPr>
                <w:rFonts w:ascii="Times New Roman" w:eastAsia="標楷體" w:hAnsi="Times New Roman" w:cs="Times New Roman"/>
                <w:color w:val="0000FF"/>
                <w:sz w:val="24"/>
                <w:szCs w:val="24"/>
                <w:lang w:eastAsia="zh-TW"/>
              </w:rPr>
            </w:pPr>
          </w:p>
          <w:p w14:paraId="28EE15FC" w14:textId="77777777" w:rsidR="001E38A0" w:rsidRPr="00C87850" w:rsidRDefault="001E38A0" w:rsidP="00430A37">
            <w:pPr>
              <w:rPr>
                <w:rFonts w:ascii="MS Gothic" w:eastAsia="MS Gothic" w:hAnsi="MS Gothic"/>
                <w:sz w:val="24"/>
                <w:szCs w:val="24"/>
              </w:rPr>
            </w:pPr>
          </w:p>
          <w:p w14:paraId="0551A498" w14:textId="77777777" w:rsidR="00C72E88" w:rsidRPr="00C87850" w:rsidRDefault="00C72E88" w:rsidP="00430A37">
            <w:pPr>
              <w:rPr>
                <w:rFonts w:ascii="MS Gothic" w:eastAsia="MS Gothic" w:hAnsi="MS Gothic"/>
                <w:sz w:val="24"/>
                <w:szCs w:val="24"/>
              </w:rPr>
            </w:pPr>
          </w:p>
        </w:tc>
      </w:tr>
    </w:tbl>
    <w:p w14:paraId="7C3FD194" w14:textId="62636316" w:rsidR="00C57ECB" w:rsidRPr="00C87850" w:rsidRDefault="00C57ECB" w:rsidP="00C57ECB">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C10983" w:rsidRPr="00C87850" w14:paraId="34634F7B" w14:textId="77777777" w:rsidTr="00C639D0">
        <w:trPr>
          <w:trHeight w:val="3109"/>
        </w:trPr>
        <w:tc>
          <w:tcPr>
            <w:tcW w:w="8494" w:type="dxa"/>
          </w:tcPr>
          <w:p w14:paraId="375807EB" w14:textId="2DD3F2F3" w:rsidR="00C57ECB" w:rsidRPr="001E38A0" w:rsidRDefault="00C57ECB" w:rsidP="00430A37">
            <w:pPr>
              <w:rPr>
                <w:rFonts w:ascii="MS Gothic" w:eastAsia="MS Gothic" w:hAnsi="MS Gothic"/>
                <w:sz w:val="24"/>
                <w:szCs w:val="24"/>
              </w:rPr>
            </w:pPr>
            <w:r w:rsidRPr="001E38A0">
              <w:rPr>
                <w:rFonts w:ascii="MS Gothic" w:eastAsia="MS Gothic" w:hAnsi="MS Gothic" w:hint="eastAsia"/>
                <w:sz w:val="24"/>
                <w:szCs w:val="24"/>
              </w:rPr>
              <w:lastRenderedPageBreak/>
              <w:t>(5)施設における配置及び構造的条件のモニタリング手順</w:t>
            </w:r>
          </w:p>
          <w:p w14:paraId="473496AA" w14:textId="048CF53A" w:rsidR="00C57ECB" w:rsidRPr="00C87850" w:rsidRDefault="00C57ECB" w:rsidP="00430A37">
            <w:pPr>
              <w:ind w:left="360" w:hangingChars="150" w:hanging="360"/>
              <w:rPr>
                <w:rFonts w:ascii="MS Gothic" w:eastAsia="MS Gothic" w:hAnsi="MS Gothic"/>
                <w:sz w:val="24"/>
                <w:szCs w:val="24"/>
              </w:rPr>
            </w:pPr>
            <w:r w:rsidRPr="001E38A0">
              <w:rPr>
                <w:rFonts w:ascii="MS Gothic" w:eastAsia="MS Gothic" w:hAnsi="MS Gothic"/>
                <w:sz w:val="24"/>
                <w:szCs w:val="24"/>
              </w:rPr>
              <w:t>(</w:t>
            </w:r>
            <w:r w:rsidRPr="001E38A0">
              <w:rPr>
                <w:rFonts w:ascii="MS Gothic" w:eastAsia="MS Gothic" w:hAnsi="MS Gothic" w:hint="eastAsia"/>
                <w:sz w:val="24"/>
                <w:szCs w:val="24"/>
              </w:rPr>
              <w:t>5</w:t>
            </w:r>
            <w:r w:rsidRPr="001E38A0">
              <w:rPr>
                <w:rFonts w:ascii="MS Gothic" w:eastAsia="MS Gothic" w:hAnsi="MS Gothic"/>
                <w:sz w:val="24"/>
                <w:szCs w:val="24"/>
              </w:rPr>
              <w:t>)Procedures for the monitoring of layout and structural conditions in establishments.</w:t>
            </w:r>
          </w:p>
          <w:p w14:paraId="28B149A7" w14:textId="50CE1B78" w:rsidR="001E38A0" w:rsidRPr="001420E5" w:rsidRDefault="001E38A0" w:rsidP="00503421">
            <w:pPr>
              <w:rPr>
                <w:rFonts w:ascii="Times New Roman" w:eastAsia="新細明體" w:hAnsi="Times New Roman" w:cs="Times New Roman"/>
                <w:sz w:val="24"/>
                <w:szCs w:val="24"/>
                <w:lang w:val="en-GB" w:eastAsia="zh-TW"/>
              </w:rPr>
            </w:pPr>
          </w:p>
        </w:tc>
      </w:tr>
    </w:tbl>
    <w:p w14:paraId="21A3B509" w14:textId="6317BFFC" w:rsidR="00D93C87" w:rsidRPr="00C87850" w:rsidRDefault="00D93C87" w:rsidP="00EC02A7">
      <w:pPr>
        <w:rPr>
          <w:rFonts w:ascii="MS Gothic" w:eastAsia="MS Gothic" w:hAnsi="MS Gothic"/>
          <w:sz w:val="24"/>
          <w:szCs w:val="24"/>
        </w:rPr>
      </w:pPr>
    </w:p>
    <w:p w14:paraId="212D1BA9" w14:textId="77777777" w:rsidR="000066CA" w:rsidRPr="00C87850" w:rsidRDefault="000066CA" w:rsidP="00EC02A7">
      <w:pPr>
        <w:rPr>
          <w:rFonts w:ascii="MS Gothic" w:eastAsia="MS Gothic" w:hAnsi="MS Gothic"/>
          <w:sz w:val="24"/>
          <w:szCs w:val="24"/>
        </w:rPr>
      </w:pPr>
    </w:p>
    <w:p w14:paraId="67FEE64F" w14:textId="06F17940" w:rsidR="00C57ECB" w:rsidRPr="00C87850" w:rsidRDefault="00BD55EE" w:rsidP="00831C08">
      <w:pPr>
        <w:pStyle w:val="2"/>
        <w:rPr>
          <w:rFonts w:ascii="MS Gothic" w:eastAsia="MS Gothic" w:hAnsi="MS Gothic"/>
          <w:b/>
          <w:sz w:val="24"/>
          <w:szCs w:val="24"/>
        </w:rPr>
      </w:pPr>
      <w:bookmarkStart w:id="9" w:name="_Toc15647073"/>
      <w:r w:rsidRPr="00C87850">
        <w:rPr>
          <w:rFonts w:ascii="MS Gothic" w:eastAsia="MS Gothic" w:hAnsi="MS Gothic" w:hint="eastAsia"/>
          <w:b/>
          <w:sz w:val="24"/>
          <w:szCs w:val="24"/>
        </w:rPr>
        <w:t>4．その他</w:t>
      </w:r>
      <w:bookmarkEnd w:id="9"/>
    </w:p>
    <w:p w14:paraId="78C53AA1" w14:textId="1C5C01DE" w:rsidR="00BD55EE" w:rsidRPr="00C87850" w:rsidRDefault="00BD55EE" w:rsidP="00831C08">
      <w:pPr>
        <w:pStyle w:val="2"/>
        <w:rPr>
          <w:rFonts w:ascii="MS Gothic" w:eastAsia="MS Gothic" w:hAnsi="MS Gothic"/>
          <w:b/>
          <w:sz w:val="24"/>
          <w:szCs w:val="24"/>
        </w:rPr>
      </w:pPr>
      <w:bookmarkStart w:id="10" w:name="_Toc15647074"/>
      <w:r w:rsidRPr="00C87850">
        <w:rPr>
          <w:rFonts w:ascii="MS Gothic" w:eastAsia="MS Gothic" w:hAnsi="MS Gothic" w:hint="eastAsia"/>
          <w:b/>
          <w:sz w:val="24"/>
          <w:szCs w:val="24"/>
        </w:rPr>
        <w:t>4．Others</w:t>
      </w:r>
      <w:bookmarkEnd w:id="10"/>
    </w:p>
    <w:p w14:paraId="10C06097" w14:textId="4A02F993" w:rsidR="000066CA" w:rsidRPr="00C87850" w:rsidRDefault="000066CA" w:rsidP="00EC02A7">
      <w:pPr>
        <w:rPr>
          <w:rFonts w:ascii="MS Gothic" w:eastAsia="MS Gothic" w:hAnsi="MS Gothic"/>
          <w:sz w:val="24"/>
          <w:szCs w:val="24"/>
        </w:rPr>
      </w:pPr>
    </w:p>
    <w:p w14:paraId="649441D0" w14:textId="548550DF" w:rsidR="00BD55EE" w:rsidRPr="00C87850" w:rsidRDefault="00BD55EE" w:rsidP="00A73410">
      <w:pPr>
        <w:ind w:left="480" w:hangingChars="200" w:hanging="480"/>
        <w:rPr>
          <w:rFonts w:ascii="MS Gothic" w:eastAsia="MS Gothic" w:hAnsi="MS Gothic"/>
          <w:sz w:val="24"/>
          <w:szCs w:val="24"/>
        </w:rPr>
      </w:pPr>
      <w:r w:rsidRPr="00C87850">
        <w:rPr>
          <w:rFonts w:ascii="MS Gothic" w:eastAsia="MS Gothic" w:hAnsi="MS Gothic" w:hint="eastAsia"/>
          <w:sz w:val="24"/>
          <w:szCs w:val="24"/>
        </w:rPr>
        <w:t>4.1　貴国産食肉及び食鳥肉の輸出実績があれば、輸出先国、直近2年間の輸出量及び輸出可能施設についてお答え下さい。</w:t>
      </w:r>
    </w:p>
    <w:p w14:paraId="197C6CD5" w14:textId="3672A091" w:rsidR="00BD55EE" w:rsidRPr="00C87850" w:rsidRDefault="00BD55EE" w:rsidP="00A73410">
      <w:pPr>
        <w:ind w:left="480" w:hangingChars="200" w:hanging="480"/>
        <w:rPr>
          <w:rFonts w:ascii="MS Gothic" w:eastAsia="MS Gothic" w:hAnsi="MS Gothic"/>
          <w:sz w:val="24"/>
          <w:szCs w:val="24"/>
        </w:rPr>
      </w:pPr>
      <w:r w:rsidRPr="00C87850">
        <w:rPr>
          <w:rFonts w:ascii="MS Gothic" w:eastAsia="MS Gothic" w:hAnsi="MS Gothic" w:hint="eastAsia"/>
          <w:sz w:val="24"/>
          <w:szCs w:val="24"/>
        </w:rPr>
        <w:t xml:space="preserve">4.1　If your country exports meat and poultry meat to other foreign countries, please provide the name of importing </w:t>
      </w:r>
      <w:r w:rsidRPr="00C87850">
        <w:rPr>
          <w:rFonts w:ascii="MS Gothic" w:eastAsia="MS Gothic" w:hAnsi="MS Gothic"/>
          <w:sz w:val="24"/>
          <w:szCs w:val="24"/>
        </w:rPr>
        <w:t>countries</w:t>
      </w:r>
      <w:r w:rsidRPr="00C87850">
        <w:rPr>
          <w:rFonts w:ascii="MS Gothic" w:eastAsia="MS Gothic" w:hAnsi="MS Gothic" w:hint="eastAsia"/>
          <w:sz w:val="24"/>
          <w:szCs w:val="24"/>
        </w:rPr>
        <w:t xml:space="preserve">, export </w:t>
      </w:r>
      <w:r w:rsidRPr="00C87850">
        <w:rPr>
          <w:rFonts w:ascii="MS Gothic" w:eastAsia="MS Gothic" w:hAnsi="MS Gothic"/>
          <w:sz w:val="24"/>
          <w:szCs w:val="24"/>
        </w:rPr>
        <w:t>volume and the profile of export establishments of the last two years.</w:t>
      </w:r>
    </w:p>
    <w:tbl>
      <w:tblPr>
        <w:tblStyle w:val="a4"/>
        <w:tblW w:w="0" w:type="auto"/>
        <w:tblLook w:val="04A0" w:firstRow="1" w:lastRow="0" w:firstColumn="1" w:lastColumn="0" w:noHBand="0" w:noVBand="1"/>
      </w:tblPr>
      <w:tblGrid>
        <w:gridCol w:w="8494"/>
      </w:tblGrid>
      <w:tr w:rsidR="00BD55EE" w:rsidRPr="00C87850" w14:paraId="07ADB0D3" w14:textId="77777777" w:rsidTr="00430A37">
        <w:tc>
          <w:tcPr>
            <w:tcW w:w="8494" w:type="dxa"/>
          </w:tcPr>
          <w:p w14:paraId="3FCCA612" w14:textId="0E1A9F1A" w:rsidR="00BD55EE" w:rsidRPr="00C87850" w:rsidRDefault="00BD55EE" w:rsidP="00430A37">
            <w:pPr>
              <w:ind w:left="360" w:hangingChars="150" w:hanging="360"/>
              <w:rPr>
                <w:rFonts w:ascii="MS Gothic" w:eastAsia="MS Gothic" w:hAnsi="MS Gothic"/>
                <w:sz w:val="24"/>
                <w:szCs w:val="24"/>
              </w:rPr>
            </w:pPr>
          </w:p>
          <w:p w14:paraId="290BDDD4" w14:textId="77777777" w:rsidR="00BD55EE" w:rsidRPr="00C87850" w:rsidRDefault="00BD55EE" w:rsidP="00430A37">
            <w:pPr>
              <w:rPr>
                <w:rFonts w:ascii="MS Gothic" w:eastAsia="MS Gothic" w:hAnsi="MS Gothic"/>
                <w:sz w:val="24"/>
                <w:szCs w:val="24"/>
              </w:rPr>
            </w:pPr>
          </w:p>
          <w:p w14:paraId="4749C6F6" w14:textId="77777777" w:rsidR="00BD55EE" w:rsidRPr="00C87850" w:rsidRDefault="00BD55EE" w:rsidP="00430A37">
            <w:pPr>
              <w:rPr>
                <w:rFonts w:ascii="MS Gothic" w:eastAsia="MS Gothic" w:hAnsi="MS Gothic"/>
                <w:sz w:val="24"/>
                <w:szCs w:val="24"/>
              </w:rPr>
            </w:pPr>
          </w:p>
          <w:p w14:paraId="7462A700" w14:textId="77777777" w:rsidR="00BD55EE" w:rsidRPr="00C87850" w:rsidRDefault="00BD55EE" w:rsidP="00430A37">
            <w:pPr>
              <w:rPr>
                <w:rFonts w:ascii="MS Gothic" w:eastAsia="MS Gothic" w:hAnsi="MS Gothic"/>
                <w:sz w:val="24"/>
                <w:szCs w:val="24"/>
              </w:rPr>
            </w:pPr>
          </w:p>
        </w:tc>
      </w:tr>
    </w:tbl>
    <w:p w14:paraId="7768F2CE" w14:textId="74ED2BB3" w:rsidR="00BD55EE" w:rsidRPr="00C87850" w:rsidRDefault="00BD55EE" w:rsidP="00EC02A7">
      <w:pPr>
        <w:rPr>
          <w:rFonts w:ascii="MS Gothic" w:eastAsia="MS Gothic" w:hAnsi="MS Gothic"/>
          <w:sz w:val="24"/>
          <w:szCs w:val="24"/>
        </w:rPr>
      </w:pPr>
    </w:p>
    <w:p w14:paraId="49B27561" w14:textId="5F798F5D" w:rsidR="00F248E7" w:rsidRPr="00C87850" w:rsidRDefault="00F248E7" w:rsidP="00A73410">
      <w:pPr>
        <w:ind w:left="480" w:hangingChars="200" w:hanging="480"/>
        <w:rPr>
          <w:rFonts w:ascii="MS Gothic" w:eastAsia="MS Gothic" w:hAnsi="MS Gothic"/>
          <w:sz w:val="24"/>
          <w:szCs w:val="24"/>
        </w:rPr>
      </w:pPr>
      <w:r w:rsidRPr="00C87850">
        <w:rPr>
          <w:rFonts w:ascii="MS Gothic" w:eastAsia="MS Gothic" w:hAnsi="MS Gothic" w:hint="eastAsia"/>
          <w:sz w:val="24"/>
          <w:szCs w:val="24"/>
        </w:rPr>
        <w:t>4.2　我が国に輸出する食肉製品を製造する際、貴国産以外の食肉又は食肉加工品を原料として使用することはあるか。</w:t>
      </w:r>
    </w:p>
    <w:p w14:paraId="557DCF6E" w14:textId="3C54AD84" w:rsidR="00F248E7" w:rsidRPr="00C87850" w:rsidRDefault="00F248E7" w:rsidP="00A73410">
      <w:pPr>
        <w:ind w:left="480" w:hangingChars="200" w:hanging="480"/>
        <w:rPr>
          <w:rFonts w:ascii="MS Gothic" w:eastAsia="MS Gothic" w:hAnsi="MS Gothic"/>
          <w:sz w:val="24"/>
          <w:szCs w:val="24"/>
        </w:rPr>
      </w:pPr>
      <w:r w:rsidRPr="00C87850">
        <w:rPr>
          <w:rFonts w:ascii="MS Gothic" w:eastAsia="MS Gothic" w:hAnsi="MS Gothic" w:hint="eastAsia"/>
          <w:sz w:val="24"/>
          <w:szCs w:val="24"/>
        </w:rPr>
        <w:t xml:space="preserve">4.2　When you </w:t>
      </w:r>
      <w:r w:rsidRPr="00C87850">
        <w:rPr>
          <w:rFonts w:ascii="MS Gothic" w:eastAsia="MS Gothic" w:hAnsi="MS Gothic"/>
          <w:sz w:val="24"/>
          <w:szCs w:val="24"/>
        </w:rPr>
        <w:t>produce meat and poultry meat products for export to Japan, whether or not you use meat slaughtered or meat products produced in other countries as raw material?</w:t>
      </w:r>
    </w:p>
    <w:tbl>
      <w:tblPr>
        <w:tblStyle w:val="a4"/>
        <w:tblW w:w="0" w:type="auto"/>
        <w:tblLook w:val="04A0" w:firstRow="1" w:lastRow="0" w:firstColumn="1" w:lastColumn="0" w:noHBand="0" w:noVBand="1"/>
      </w:tblPr>
      <w:tblGrid>
        <w:gridCol w:w="8494"/>
      </w:tblGrid>
      <w:tr w:rsidR="00430A37" w:rsidRPr="00C87850" w14:paraId="35C31708" w14:textId="77777777" w:rsidTr="00430A37">
        <w:tc>
          <w:tcPr>
            <w:tcW w:w="8494" w:type="dxa"/>
          </w:tcPr>
          <w:p w14:paraId="1BC7BB9F" w14:textId="77777777" w:rsidR="00430A37" w:rsidRPr="00C87850" w:rsidRDefault="00430A37" w:rsidP="00430A37">
            <w:pPr>
              <w:ind w:left="360" w:hangingChars="150" w:hanging="360"/>
              <w:rPr>
                <w:rFonts w:ascii="MS Gothic" w:eastAsia="MS Gothic" w:hAnsi="MS Gothic"/>
                <w:sz w:val="24"/>
                <w:szCs w:val="24"/>
              </w:rPr>
            </w:pPr>
          </w:p>
          <w:p w14:paraId="5875869C" w14:textId="77777777" w:rsidR="00430A37" w:rsidRPr="00C87850" w:rsidRDefault="00430A37" w:rsidP="00430A37">
            <w:pPr>
              <w:rPr>
                <w:rFonts w:ascii="MS Gothic" w:eastAsia="MS Gothic" w:hAnsi="MS Gothic"/>
                <w:sz w:val="24"/>
                <w:szCs w:val="24"/>
              </w:rPr>
            </w:pPr>
          </w:p>
          <w:p w14:paraId="2FB9E793" w14:textId="77777777" w:rsidR="00430A37" w:rsidRPr="00C87850" w:rsidRDefault="00430A37" w:rsidP="00430A37">
            <w:pPr>
              <w:rPr>
                <w:rFonts w:ascii="MS Gothic" w:eastAsia="MS Gothic" w:hAnsi="MS Gothic"/>
                <w:sz w:val="24"/>
                <w:szCs w:val="24"/>
              </w:rPr>
            </w:pPr>
          </w:p>
          <w:p w14:paraId="09F5CCEB" w14:textId="77777777" w:rsidR="00430A37" w:rsidRPr="00C87850" w:rsidRDefault="00430A37" w:rsidP="00430A37">
            <w:pPr>
              <w:rPr>
                <w:rFonts w:ascii="MS Gothic" w:eastAsia="MS Gothic" w:hAnsi="MS Gothic"/>
                <w:sz w:val="24"/>
                <w:szCs w:val="24"/>
              </w:rPr>
            </w:pPr>
          </w:p>
        </w:tc>
      </w:tr>
    </w:tbl>
    <w:p w14:paraId="17917E3E" w14:textId="77777777" w:rsidR="00430A37" w:rsidRPr="00C87850" w:rsidRDefault="00430A37" w:rsidP="00EC02A7">
      <w:pPr>
        <w:rPr>
          <w:rFonts w:ascii="MS Gothic" w:eastAsia="MS Gothic" w:hAnsi="MS Gothic"/>
          <w:sz w:val="24"/>
          <w:szCs w:val="24"/>
        </w:rPr>
      </w:pPr>
    </w:p>
    <w:p w14:paraId="066E6EFA" w14:textId="7A23654C" w:rsidR="00F248E7" w:rsidRPr="00A530E2" w:rsidRDefault="00430A37" w:rsidP="00A73410">
      <w:pPr>
        <w:ind w:left="480" w:hangingChars="200" w:hanging="480"/>
        <w:rPr>
          <w:rFonts w:ascii="MS Gothic" w:eastAsia="MS Gothic" w:hAnsi="MS Gothic"/>
          <w:sz w:val="24"/>
          <w:szCs w:val="24"/>
          <w:highlight w:val="yellow"/>
        </w:rPr>
      </w:pPr>
      <w:r w:rsidRPr="00A530E2">
        <w:rPr>
          <w:rFonts w:ascii="MS Gothic" w:eastAsia="MS Gothic" w:hAnsi="MS Gothic" w:hint="eastAsia"/>
          <w:sz w:val="24"/>
          <w:szCs w:val="24"/>
          <w:highlight w:val="yellow"/>
        </w:rPr>
        <w:t>4.3　4.2の原料については、と殺、解体、内臓摘出、分割、細切等の処理又は製造が、貴国と同等以上の基準に基づき衛生的に行われたものか。</w:t>
      </w:r>
    </w:p>
    <w:p w14:paraId="3AF20D9F" w14:textId="41AB36BD" w:rsidR="00430A37" w:rsidRPr="00C87850" w:rsidRDefault="00430A37" w:rsidP="00A73410">
      <w:pPr>
        <w:ind w:left="480" w:hangingChars="200" w:hanging="480"/>
        <w:rPr>
          <w:rFonts w:ascii="MS Gothic" w:eastAsia="MS Gothic" w:hAnsi="MS Gothic"/>
          <w:sz w:val="24"/>
          <w:szCs w:val="24"/>
        </w:rPr>
      </w:pPr>
      <w:r w:rsidRPr="00A530E2">
        <w:rPr>
          <w:rFonts w:ascii="MS Gothic" w:eastAsia="MS Gothic" w:hAnsi="MS Gothic" w:hint="eastAsia"/>
          <w:sz w:val="24"/>
          <w:szCs w:val="24"/>
          <w:highlight w:val="yellow"/>
        </w:rPr>
        <w:lastRenderedPageBreak/>
        <w:t xml:space="preserve">4.3　Regarding the raw material mentioned in 4.2, whether or not processing or production, such as </w:t>
      </w:r>
      <w:r w:rsidRPr="009043AD">
        <w:rPr>
          <w:rFonts w:ascii="MS Gothic" w:eastAsia="MS Gothic" w:hAnsi="MS Gothic"/>
          <w:sz w:val="24"/>
          <w:szCs w:val="24"/>
        </w:rPr>
        <w:t>slaughtering, dressing, evisceration,</w:t>
      </w:r>
      <w:r w:rsidRPr="00A530E2">
        <w:rPr>
          <w:rFonts w:ascii="MS Gothic" w:eastAsia="MS Gothic" w:hAnsi="MS Gothic"/>
          <w:sz w:val="24"/>
          <w:szCs w:val="24"/>
          <w:highlight w:val="yellow"/>
        </w:rPr>
        <w:t xml:space="preserve"> dividing and chopping</w:t>
      </w:r>
      <w:r w:rsidR="00871315" w:rsidRPr="00A530E2">
        <w:rPr>
          <w:rFonts w:ascii="MS Gothic" w:eastAsia="MS Gothic" w:hAnsi="MS Gothic"/>
          <w:sz w:val="24"/>
          <w:szCs w:val="24"/>
          <w:highlight w:val="yellow"/>
        </w:rPr>
        <w:t xml:space="preserve">, </w:t>
      </w:r>
      <w:r w:rsidRPr="00A530E2">
        <w:rPr>
          <w:rFonts w:ascii="MS Gothic" w:eastAsia="MS Gothic" w:hAnsi="MS Gothic"/>
          <w:sz w:val="24"/>
          <w:szCs w:val="24"/>
          <w:highlight w:val="yellow"/>
        </w:rPr>
        <w:t>was carried out in a sanitary manner based on equal or better criteria than those of your country?</w:t>
      </w:r>
    </w:p>
    <w:tbl>
      <w:tblPr>
        <w:tblStyle w:val="a4"/>
        <w:tblW w:w="0" w:type="auto"/>
        <w:tblLook w:val="04A0" w:firstRow="1" w:lastRow="0" w:firstColumn="1" w:lastColumn="0" w:noHBand="0" w:noVBand="1"/>
      </w:tblPr>
      <w:tblGrid>
        <w:gridCol w:w="8494"/>
      </w:tblGrid>
      <w:tr w:rsidR="00544628" w:rsidRPr="00C87850" w14:paraId="1CD534FD" w14:textId="77777777" w:rsidTr="00F95C63">
        <w:tc>
          <w:tcPr>
            <w:tcW w:w="8494" w:type="dxa"/>
          </w:tcPr>
          <w:p w14:paraId="1EF48170" w14:textId="77777777" w:rsidR="00544628" w:rsidRDefault="00544628" w:rsidP="00F95C63">
            <w:pPr>
              <w:rPr>
                <w:rFonts w:ascii="Times New Roman" w:eastAsia="標楷體" w:hAnsi="Times New Roman" w:cs="Times New Roman"/>
                <w:color w:val="0000FF"/>
                <w:sz w:val="24"/>
                <w:szCs w:val="24"/>
                <w:lang w:eastAsia="zh-TW"/>
              </w:rPr>
            </w:pPr>
          </w:p>
          <w:p w14:paraId="4CAB49FC" w14:textId="77777777" w:rsidR="00C35313" w:rsidRDefault="00C35313" w:rsidP="00F95C63">
            <w:pPr>
              <w:rPr>
                <w:rFonts w:ascii="Times New Roman" w:eastAsia="標楷體" w:hAnsi="Times New Roman" w:cs="Times New Roman"/>
                <w:color w:val="0000FF"/>
                <w:sz w:val="24"/>
                <w:szCs w:val="24"/>
                <w:lang w:eastAsia="zh-TW"/>
              </w:rPr>
            </w:pPr>
          </w:p>
          <w:p w14:paraId="6764B088" w14:textId="66650630" w:rsidR="00C35313" w:rsidRPr="00E8045D" w:rsidRDefault="00C35313" w:rsidP="00F95C63">
            <w:pPr>
              <w:rPr>
                <w:rFonts w:ascii="Times New Roman" w:eastAsia="標楷體" w:hAnsi="Times New Roman" w:cs="Times New Roman" w:hint="eastAsia"/>
                <w:color w:val="0000FF"/>
                <w:sz w:val="24"/>
                <w:szCs w:val="24"/>
                <w:lang w:eastAsia="zh-TW"/>
              </w:rPr>
            </w:pPr>
          </w:p>
        </w:tc>
      </w:tr>
    </w:tbl>
    <w:p w14:paraId="605FD18A" w14:textId="77777777" w:rsidR="00544628" w:rsidRPr="00C87850" w:rsidRDefault="00544628" w:rsidP="00EC02A7">
      <w:pPr>
        <w:rPr>
          <w:rFonts w:ascii="MS Gothic" w:eastAsia="MS Gothic" w:hAnsi="MS Gothic"/>
          <w:sz w:val="24"/>
          <w:szCs w:val="24"/>
        </w:rPr>
      </w:pPr>
    </w:p>
    <w:p w14:paraId="765640E0" w14:textId="77777777" w:rsidR="00C57ECB" w:rsidRPr="00C87850" w:rsidRDefault="00C57ECB" w:rsidP="00EC02A7">
      <w:pPr>
        <w:rPr>
          <w:rFonts w:ascii="MS Gothic" w:eastAsia="MS Gothic" w:hAnsi="MS Gothic"/>
          <w:sz w:val="24"/>
          <w:szCs w:val="24"/>
        </w:rPr>
      </w:pPr>
    </w:p>
    <w:p w14:paraId="7F5CABCC" w14:textId="77777777" w:rsidR="00880549" w:rsidRPr="00C87850" w:rsidRDefault="00880549">
      <w:pPr>
        <w:widowControl/>
        <w:jc w:val="left"/>
        <w:rPr>
          <w:rFonts w:ascii="MS Gothic" w:eastAsia="MS Gothic" w:hAnsi="MS Gothic"/>
          <w:sz w:val="24"/>
          <w:szCs w:val="24"/>
        </w:rPr>
      </w:pPr>
      <w:r w:rsidRPr="00C87850">
        <w:rPr>
          <w:rFonts w:ascii="MS Gothic" w:eastAsia="MS Gothic" w:hAnsi="MS Gothic"/>
          <w:sz w:val="24"/>
          <w:szCs w:val="24"/>
        </w:rPr>
        <w:br w:type="page"/>
      </w:r>
    </w:p>
    <w:p w14:paraId="2064DB3C" w14:textId="0A68E827" w:rsidR="00E03394" w:rsidRPr="00C87850" w:rsidRDefault="00E751E6" w:rsidP="00831C08">
      <w:pPr>
        <w:pStyle w:val="1"/>
        <w:rPr>
          <w:rFonts w:ascii="MS Gothic" w:eastAsia="MS Gothic" w:hAnsi="MS Gothic"/>
          <w:b/>
        </w:rPr>
      </w:pPr>
      <w:bookmarkStart w:id="11" w:name="_Toc15647075"/>
      <w:r w:rsidRPr="00C87850">
        <w:rPr>
          <w:rFonts w:ascii="MS Gothic" w:eastAsia="MS Gothic" w:hAnsi="MS Gothic" w:hint="eastAsia"/>
          <w:b/>
        </w:rPr>
        <w:lastRenderedPageBreak/>
        <w:t xml:space="preserve">II. </w:t>
      </w:r>
      <w:r w:rsidR="00100C14" w:rsidRPr="00C87850">
        <w:rPr>
          <w:rFonts w:ascii="MS Gothic" w:eastAsia="MS Gothic" w:hAnsi="MS Gothic" w:hint="eastAsia"/>
          <w:b/>
        </w:rPr>
        <w:t xml:space="preserve">特定事項　</w:t>
      </w:r>
      <w:r w:rsidR="00E03394" w:rsidRPr="00C87850">
        <w:rPr>
          <w:rFonts w:ascii="MS Gothic" w:eastAsia="MS Gothic" w:hAnsi="MS Gothic" w:hint="eastAsia"/>
          <w:b/>
        </w:rPr>
        <w:t>SPECIFIC QUESTIONS</w:t>
      </w:r>
      <w:bookmarkEnd w:id="11"/>
    </w:p>
    <w:p w14:paraId="5953E973" w14:textId="5F9682ED" w:rsidR="0052325B" w:rsidRPr="00C87850" w:rsidRDefault="0052325B" w:rsidP="0052325B">
      <w:pPr>
        <w:rPr>
          <w:rFonts w:ascii="MS Gothic" w:eastAsia="MS Gothic" w:hAnsi="MS Gothic"/>
          <w:sz w:val="24"/>
          <w:szCs w:val="24"/>
        </w:rPr>
      </w:pPr>
    </w:p>
    <w:p w14:paraId="2C29AC52" w14:textId="74E7FBFC" w:rsidR="0052325B" w:rsidRPr="00C87850" w:rsidRDefault="00151AEB" w:rsidP="0052325B">
      <w:pPr>
        <w:rPr>
          <w:rFonts w:ascii="MS Gothic" w:eastAsia="MS Gothic" w:hAnsi="MS Gothic"/>
          <w:i/>
          <w:sz w:val="24"/>
          <w:szCs w:val="24"/>
        </w:rPr>
      </w:pPr>
      <w:r w:rsidRPr="00C87850">
        <w:rPr>
          <w:rFonts w:ascii="MS Gothic" w:eastAsia="MS Gothic" w:hAnsi="MS Gothic" w:hint="eastAsia"/>
          <w:i/>
          <w:sz w:val="24"/>
          <w:szCs w:val="24"/>
        </w:rPr>
        <w:t>◎以下に記載された構造設備及び衛生管理基準が遵守されているか、Yes/Noで回答し、Yesの場合は根拠となる法令等の条項、章及び条文を記載し、関連文書を添付して下さい。</w:t>
      </w:r>
    </w:p>
    <w:p w14:paraId="02BAE903" w14:textId="4AEDC6B0" w:rsidR="00151AEB" w:rsidRPr="00C87850" w:rsidRDefault="00151AEB" w:rsidP="00151AEB">
      <w:pPr>
        <w:rPr>
          <w:rFonts w:ascii="MS Gothic" w:eastAsia="MS Gothic" w:hAnsi="MS Gothic"/>
          <w:i/>
          <w:sz w:val="24"/>
          <w:szCs w:val="24"/>
        </w:rPr>
      </w:pPr>
      <w:r w:rsidRPr="00C87850">
        <w:rPr>
          <w:rFonts w:ascii="MS Gothic" w:eastAsia="MS Gothic" w:hAnsi="MS Gothic" w:hint="eastAsia"/>
          <w:i/>
          <w:sz w:val="24"/>
          <w:szCs w:val="24"/>
        </w:rPr>
        <w:t>◎</w:t>
      </w:r>
      <w:r w:rsidRPr="00C87850">
        <w:rPr>
          <w:rFonts w:ascii="MS Gothic" w:eastAsia="MS Gothic" w:hAnsi="MS Gothic"/>
          <w:i/>
          <w:sz w:val="24"/>
          <w:szCs w:val="24"/>
        </w:rPr>
        <w:t>Please answer the following questions with Yes or No. If yes, please provide information on your country’s regulations (including relevant Chapter and/or Article number and the sentences etc.), and attach the relevant documents (original regulations, guidelines, diagram etc.) for our reference.</w:t>
      </w:r>
    </w:p>
    <w:p w14:paraId="1374004C" w14:textId="4B00CA33" w:rsidR="0052325B" w:rsidRPr="00C87850" w:rsidRDefault="0052325B" w:rsidP="0052325B">
      <w:pPr>
        <w:rPr>
          <w:rFonts w:ascii="MS Gothic" w:eastAsia="MS Gothic" w:hAnsi="MS Gothic"/>
          <w:sz w:val="24"/>
          <w:szCs w:val="24"/>
        </w:rPr>
      </w:pPr>
    </w:p>
    <w:p w14:paraId="35E145E9" w14:textId="40239ACF" w:rsidR="00151AEB" w:rsidRPr="00C87850" w:rsidRDefault="00151AEB" w:rsidP="00151AEB">
      <w:pPr>
        <w:rPr>
          <w:rFonts w:ascii="MS Gothic" w:eastAsia="MS Gothic" w:hAnsi="MS Gothic"/>
          <w:sz w:val="24"/>
          <w:szCs w:val="24"/>
        </w:rPr>
      </w:pPr>
    </w:p>
    <w:p w14:paraId="67129105" w14:textId="77777777" w:rsidR="00151AEB" w:rsidRPr="00C87850" w:rsidRDefault="00151AEB" w:rsidP="00831C08">
      <w:pPr>
        <w:pStyle w:val="2"/>
        <w:rPr>
          <w:rFonts w:ascii="MS Gothic" w:eastAsia="MS Gothic" w:hAnsi="MS Gothic"/>
          <w:b/>
          <w:sz w:val="24"/>
          <w:szCs w:val="24"/>
        </w:rPr>
      </w:pPr>
      <w:bookmarkStart w:id="12" w:name="_Toc15647076"/>
      <w:r w:rsidRPr="00C87850">
        <w:rPr>
          <w:rFonts w:ascii="MS Gothic" w:eastAsia="MS Gothic" w:hAnsi="MS Gothic" w:hint="eastAsia"/>
          <w:b/>
          <w:sz w:val="24"/>
          <w:szCs w:val="24"/>
        </w:rPr>
        <w:t>1．牛、馬、豚、めん羊、山羊及び水牛のと畜場の管理</w:t>
      </w:r>
      <w:bookmarkEnd w:id="12"/>
    </w:p>
    <w:p w14:paraId="4E525EA2" w14:textId="2701B90B" w:rsidR="00151AEB" w:rsidRPr="00C87850" w:rsidRDefault="00151AEB" w:rsidP="00A73410">
      <w:pPr>
        <w:pStyle w:val="2"/>
        <w:ind w:left="241" w:hangingChars="100" w:hanging="241"/>
        <w:rPr>
          <w:rFonts w:ascii="MS Gothic" w:eastAsia="MS Gothic" w:hAnsi="MS Gothic"/>
          <w:b/>
          <w:sz w:val="24"/>
          <w:szCs w:val="24"/>
        </w:rPr>
      </w:pPr>
      <w:bookmarkStart w:id="13" w:name="_Toc15647077"/>
      <w:r w:rsidRPr="00C87850">
        <w:rPr>
          <w:rFonts w:ascii="MS Gothic" w:eastAsia="MS Gothic" w:hAnsi="MS Gothic" w:hint="eastAsia"/>
          <w:b/>
          <w:sz w:val="24"/>
          <w:szCs w:val="24"/>
        </w:rPr>
        <w:t>1．</w:t>
      </w:r>
      <w:r w:rsidRPr="00C87850">
        <w:rPr>
          <w:rFonts w:ascii="MS Gothic" w:eastAsia="MS Gothic" w:hAnsi="MS Gothic"/>
          <w:b/>
          <w:sz w:val="24"/>
          <w:szCs w:val="24"/>
        </w:rPr>
        <w:t>Controls in slaughterhouses for cattle, horse, pig, sheep, goat and buffalo</w:t>
      </w:r>
      <w:bookmarkEnd w:id="13"/>
    </w:p>
    <w:p w14:paraId="08249A04" w14:textId="4735402B" w:rsidR="00151AEB" w:rsidRPr="00C87850" w:rsidRDefault="00151AEB" w:rsidP="00151AEB">
      <w:pPr>
        <w:rPr>
          <w:rFonts w:ascii="MS Gothic" w:eastAsia="MS Gothic" w:hAnsi="MS Gothic"/>
          <w:sz w:val="24"/>
          <w:szCs w:val="24"/>
        </w:rPr>
      </w:pPr>
    </w:p>
    <w:p w14:paraId="60EB9832" w14:textId="4F21D2A5" w:rsidR="00151AEB" w:rsidRPr="00C87850" w:rsidRDefault="00151AEB" w:rsidP="00831C08">
      <w:pPr>
        <w:pStyle w:val="a3"/>
        <w:numPr>
          <w:ilvl w:val="1"/>
          <w:numId w:val="10"/>
        </w:numPr>
        <w:ind w:leftChars="0"/>
        <w:outlineLvl w:val="2"/>
        <w:rPr>
          <w:rFonts w:ascii="MS Gothic" w:eastAsia="MS Gothic" w:hAnsi="MS Gothic"/>
          <w:sz w:val="24"/>
          <w:szCs w:val="24"/>
        </w:rPr>
      </w:pPr>
      <w:bookmarkStart w:id="14" w:name="_Toc15647078"/>
      <w:r w:rsidRPr="00C87850">
        <w:rPr>
          <w:rFonts w:ascii="MS Gothic" w:eastAsia="MS Gothic" w:hAnsi="MS Gothic" w:hint="eastAsia"/>
          <w:sz w:val="24"/>
          <w:szCs w:val="24"/>
        </w:rPr>
        <w:t>構造設備基準</w:t>
      </w:r>
      <w:bookmarkEnd w:id="14"/>
    </w:p>
    <w:p w14:paraId="14A96A65" w14:textId="109DC9B2" w:rsidR="00151AEB" w:rsidRPr="00C87850" w:rsidRDefault="00151AEB" w:rsidP="00831C08">
      <w:pPr>
        <w:pStyle w:val="a3"/>
        <w:numPr>
          <w:ilvl w:val="1"/>
          <w:numId w:val="11"/>
        </w:numPr>
        <w:ind w:leftChars="0"/>
        <w:outlineLvl w:val="2"/>
        <w:rPr>
          <w:rFonts w:ascii="MS Gothic" w:eastAsia="MS Gothic" w:hAnsi="MS Gothic"/>
          <w:sz w:val="24"/>
          <w:szCs w:val="24"/>
        </w:rPr>
      </w:pPr>
      <w:bookmarkStart w:id="15" w:name="_Toc15647079"/>
      <w:r w:rsidRPr="00C87850">
        <w:rPr>
          <w:rFonts w:ascii="MS Gothic" w:eastAsia="MS Gothic" w:hAnsi="MS Gothic" w:hint="eastAsia"/>
          <w:sz w:val="24"/>
          <w:szCs w:val="24"/>
        </w:rPr>
        <w:t>Standards for buildings and facilities</w:t>
      </w:r>
      <w:bookmarkEnd w:id="15"/>
    </w:p>
    <w:p w14:paraId="104F6225" w14:textId="2AC5215B" w:rsidR="00A207D8" w:rsidRPr="00C87850" w:rsidRDefault="00A207D8" w:rsidP="00A207D8">
      <w:pPr>
        <w:rPr>
          <w:rFonts w:ascii="MS Gothic" w:eastAsia="MS Gothic" w:hAnsi="MS Gothic"/>
          <w:sz w:val="24"/>
          <w:szCs w:val="24"/>
        </w:rPr>
      </w:pPr>
    </w:p>
    <w:p w14:paraId="09A95D2B" w14:textId="34968023" w:rsidR="00151AEB" w:rsidRPr="00C87850" w:rsidRDefault="00151AEB" w:rsidP="00B3028A">
      <w:pPr>
        <w:pStyle w:val="a3"/>
        <w:numPr>
          <w:ilvl w:val="0"/>
          <w:numId w:val="13"/>
        </w:numPr>
        <w:ind w:leftChars="0"/>
        <w:rPr>
          <w:rFonts w:ascii="MS Gothic" w:eastAsia="MS Gothic" w:hAnsi="MS Gothic"/>
          <w:sz w:val="24"/>
          <w:szCs w:val="24"/>
        </w:rPr>
      </w:pPr>
      <w:r w:rsidRPr="00C87850">
        <w:rPr>
          <w:rFonts w:ascii="MS Gothic" w:eastAsia="MS Gothic" w:hAnsi="MS Gothic" w:hint="eastAsia"/>
          <w:sz w:val="24"/>
          <w:szCs w:val="24"/>
        </w:rPr>
        <w:t xml:space="preserve">　</w:t>
      </w:r>
      <w:r w:rsidR="00B3028A" w:rsidRPr="00C87850">
        <w:rPr>
          <w:rFonts w:ascii="MS Gothic" w:eastAsia="MS Gothic" w:hAnsi="MS Gothic" w:hint="eastAsia"/>
          <w:sz w:val="24"/>
          <w:szCs w:val="24"/>
        </w:rPr>
        <w:t>係留所、生体検査所、処理室、冷却設備、検査室、消毒所、隔離所及び汚物処理設備を有すること。</w:t>
      </w:r>
    </w:p>
    <w:p w14:paraId="329B4525" w14:textId="3F4490D6" w:rsidR="0052325B" w:rsidRPr="00C87850" w:rsidRDefault="00B3028A" w:rsidP="00B3028A">
      <w:pPr>
        <w:pStyle w:val="a3"/>
        <w:numPr>
          <w:ilvl w:val="0"/>
          <w:numId w:val="14"/>
        </w:numPr>
        <w:ind w:leftChars="0"/>
        <w:rPr>
          <w:rFonts w:ascii="MS Gothic" w:eastAsia="MS Gothic" w:hAnsi="MS Gothic"/>
          <w:sz w:val="24"/>
          <w:szCs w:val="24"/>
        </w:rPr>
      </w:pPr>
      <w:r w:rsidRPr="00C87850">
        <w:rPr>
          <w:rFonts w:ascii="MS Gothic" w:eastAsia="MS Gothic" w:hAnsi="MS Gothic" w:hint="eastAsia"/>
          <w:sz w:val="24"/>
          <w:szCs w:val="24"/>
        </w:rPr>
        <w:t xml:space="preserve">　</w:t>
      </w:r>
      <w:r w:rsidRPr="00C87850">
        <w:rPr>
          <w:rFonts w:ascii="MS Gothic" w:eastAsia="MS Gothic" w:hAnsi="MS Gothic"/>
          <w:sz w:val="24"/>
          <w:szCs w:val="24"/>
        </w:rPr>
        <w:t>Abattoirs shall have stockyard facilities, ante</w:t>
      </w:r>
      <w:r w:rsidR="004C319E" w:rsidRPr="00C87850">
        <w:rPr>
          <w:rFonts w:ascii="MS Gothic" w:eastAsia="MS Gothic" w:hAnsi="MS Gothic"/>
          <w:sz w:val="24"/>
          <w:szCs w:val="24"/>
        </w:rPr>
        <w:t>-</w:t>
      </w:r>
      <w:r w:rsidRPr="00C87850">
        <w:rPr>
          <w:rFonts w:ascii="MS Gothic" w:eastAsia="MS Gothic" w:hAnsi="MS Gothic"/>
          <w:sz w:val="24"/>
          <w:szCs w:val="24"/>
        </w:rPr>
        <w:t>mortem inspection facilities, processing rooms, cooling installations, inspection rooms, disinfection facilities, segregation facilities and waste treatment facilities.</w:t>
      </w:r>
    </w:p>
    <w:tbl>
      <w:tblPr>
        <w:tblStyle w:val="a4"/>
        <w:tblW w:w="0" w:type="auto"/>
        <w:tblLook w:val="04A0" w:firstRow="1" w:lastRow="0" w:firstColumn="1" w:lastColumn="0" w:noHBand="0" w:noVBand="1"/>
      </w:tblPr>
      <w:tblGrid>
        <w:gridCol w:w="8494"/>
      </w:tblGrid>
      <w:tr w:rsidR="004C319E" w:rsidRPr="00C87850" w14:paraId="660B318F" w14:textId="77777777" w:rsidTr="004C319E">
        <w:tc>
          <w:tcPr>
            <w:tcW w:w="8494" w:type="dxa"/>
          </w:tcPr>
          <w:p w14:paraId="6D294DDD" w14:textId="77777777" w:rsidR="004C319E" w:rsidRPr="00C87850" w:rsidRDefault="004C319E" w:rsidP="0052325B">
            <w:pPr>
              <w:rPr>
                <w:rFonts w:ascii="MS Gothic" w:eastAsia="MS Gothic" w:hAnsi="MS Gothic"/>
                <w:sz w:val="24"/>
                <w:szCs w:val="24"/>
              </w:rPr>
            </w:pPr>
          </w:p>
          <w:p w14:paraId="4717F5A0" w14:textId="77777777" w:rsidR="004C319E" w:rsidRPr="00C87850" w:rsidRDefault="004C319E" w:rsidP="0052325B">
            <w:pPr>
              <w:rPr>
                <w:rFonts w:ascii="MS Gothic" w:eastAsia="MS Gothic" w:hAnsi="MS Gothic"/>
                <w:sz w:val="24"/>
                <w:szCs w:val="24"/>
              </w:rPr>
            </w:pPr>
          </w:p>
          <w:p w14:paraId="195C4FBA" w14:textId="77777777" w:rsidR="004C319E" w:rsidRPr="00C87850" w:rsidRDefault="004C319E" w:rsidP="0052325B">
            <w:pPr>
              <w:rPr>
                <w:rFonts w:ascii="MS Gothic" w:eastAsia="MS Gothic" w:hAnsi="MS Gothic"/>
                <w:sz w:val="24"/>
                <w:szCs w:val="24"/>
              </w:rPr>
            </w:pPr>
          </w:p>
          <w:p w14:paraId="718713B0" w14:textId="3BA08D5F" w:rsidR="004C319E" w:rsidRPr="00C87850" w:rsidRDefault="004C319E" w:rsidP="0052325B">
            <w:pPr>
              <w:rPr>
                <w:rFonts w:ascii="MS Gothic" w:eastAsia="MS Gothic" w:hAnsi="MS Gothic"/>
                <w:sz w:val="24"/>
                <w:szCs w:val="24"/>
              </w:rPr>
            </w:pPr>
          </w:p>
        </w:tc>
      </w:tr>
    </w:tbl>
    <w:p w14:paraId="01E5C1D3" w14:textId="7512B6F7" w:rsidR="00151AEB" w:rsidRPr="00C87850" w:rsidRDefault="00151AEB" w:rsidP="0052325B">
      <w:pPr>
        <w:rPr>
          <w:rFonts w:ascii="MS Gothic" w:eastAsia="MS Gothic" w:hAnsi="MS Gothic"/>
          <w:sz w:val="24"/>
          <w:szCs w:val="24"/>
        </w:rPr>
      </w:pPr>
    </w:p>
    <w:p w14:paraId="6A0216C4" w14:textId="41BA54A7" w:rsidR="00151AEB" w:rsidRPr="00C87850" w:rsidRDefault="004C319E" w:rsidP="004C319E">
      <w:pPr>
        <w:pStyle w:val="a3"/>
        <w:numPr>
          <w:ilvl w:val="0"/>
          <w:numId w:val="14"/>
        </w:numPr>
        <w:ind w:leftChars="0"/>
        <w:rPr>
          <w:rFonts w:ascii="MS Gothic" w:eastAsia="MS Gothic" w:hAnsi="MS Gothic"/>
          <w:sz w:val="24"/>
          <w:szCs w:val="24"/>
        </w:rPr>
      </w:pPr>
      <w:r w:rsidRPr="00C87850">
        <w:rPr>
          <w:rFonts w:ascii="MS Gothic" w:eastAsia="MS Gothic" w:hAnsi="MS Gothic" w:hint="eastAsia"/>
          <w:sz w:val="24"/>
          <w:szCs w:val="24"/>
        </w:rPr>
        <w:t xml:space="preserve">　係留所には、生後一年以上の牛及び馬については一頭ごとに、その他の獣畜については適宜に、これを係留し、又は収容することができる区画が設けられており、かつ、その床は、不浸透性材料</w:t>
      </w:r>
      <w:r w:rsidRPr="00C87850">
        <w:rPr>
          <w:rFonts w:ascii="MS Gothic" w:eastAsia="MS Gothic" w:hAnsi="MS Gothic"/>
          <w:sz w:val="24"/>
          <w:szCs w:val="24"/>
        </w:rPr>
        <w:t>(石、コンクリートその他血液及び汚水が浸透しないものをいう。以下同じ。)で築造され、これに適当なこうばいと排水溝が設けられていること。</w:t>
      </w:r>
    </w:p>
    <w:p w14:paraId="244E6F39" w14:textId="22EA9D49" w:rsidR="004C319E" w:rsidRPr="00C87850" w:rsidRDefault="004C319E" w:rsidP="004C319E">
      <w:pPr>
        <w:ind w:left="425" w:hangingChars="177" w:hanging="425"/>
        <w:rPr>
          <w:rFonts w:ascii="MS Gothic" w:eastAsia="MS Gothic" w:hAnsi="MS Gothic"/>
          <w:sz w:val="24"/>
          <w:szCs w:val="24"/>
        </w:rPr>
      </w:pPr>
      <w:r w:rsidRPr="00C87850">
        <w:rPr>
          <w:rFonts w:ascii="MS Gothic" w:eastAsia="MS Gothic" w:hAnsi="MS Gothic" w:hint="eastAsia"/>
          <w:sz w:val="24"/>
          <w:szCs w:val="24"/>
        </w:rPr>
        <w:t xml:space="preserve">(2)　</w:t>
      </w:r>
      <w:r w:rsidRPr="00C87850">
        <w:t xml:space="preserve"> </w:t>
      </w:r>
      <w:r w:rsidRPr="00C87850">
        <w:rPr>
          <w:rFonts w:ascii="MS Gothic" w:eastAsia="MS Gothic" w:hAnsi="MS Gothic"/>
          <w:sz w:val="24"/>
          <w:szCs w:val="24"/>
        </w:rPr>
        <w:t xml:space="preserve">Stockyard facilities shall be provided with partitions for each head </w:t>
      </w:r>
      <w:r w:rsidRPr="00C87850">
        <w:rPr>
          <w:rFonts w:ascii="MS Gothic" w:eastAsia="MS Gothic" w:hAnsi="MS Gothic"/>
          <w:sz w:val="24"/>
          <w:szCs w:val="24"/>
        </w:rPr>
        <w:lastRenderedPageBreak/>
        <w:t>of cattle or horse over one year of age and for appropriate numbers of other livestock, which are able to pen or hold animals and shall have floors constructed of impermeable materials (meaning stone, concrete, and other materials impermeable to blood and wastewater, the same applies hereinafter) which are provided with appropriate slopes and drainage gutters.</w:t>
      </w:r>
    </w:p>
    <w:tbl>
      <w:tblPr>
        <w:tblStyle w:val="a4"/>
        <w:tblW w:w="0" w:type="auto"/>
        <w:tblLook w:val="04A0" w:firstRow="1" w:lastRow="0" w:firstColumn="1" w:lastColumn="0" w:noHBand="0" w:noVBand="1"/>
      </w:tblPr>
      <w:tblGrid>
        <w:gridCol w:w="8494"/>
      </w:tblGrid>
      <w:tr w:rsidR="004C319E" w:rsidRPr="00C87850" w14:paraId="7FC272E7" w14:textId="77777777" w:rsidTr="00F95C63">
        <w:tc>
          <w:tcPr>
            <w:tcW w:w="8494" w:type="dxa"/>
          </w:tcPr>
          <w:p w14:paraId="2F66A11D" w14:textId="77777777" w:rsidR="004C319E" w:rsidRPr="00C87850" w:rsidRDefault="004C319E" w:rsidP="00F95C63">
            <w:pPr>
              <w:rPr>
                <w:rFonts w:ascii="MS Gothic" w:eastAsia="MS Gothic" w:hAnsi="MS Gothic"/>
                <w:sz w:val="24"/>
                <w:szCs w:val="24"/>
              </w:rPr>
            </w:pPr>
          </w:p>
          <w:p w14:paraId="0F3F8FC2" w14:textId="77777777" w:rsidR="004C319E" w:rsidRPr="00C87850" w:rsidRDefault="004C319E" w:rsidP="00F95C63">
            <w:pPr>
              <w:rPr>
                <w:rFonts w:ascii="MS Gothic" w:eastAsia="MS Gothic" w:hAnsi="MS Gothic"/>
                <w:sz w:val="24"/>
                <w:szCs w:val="24"/>
              </w:rPr>
            </w:pPr>
          </w:p>
          <w:p w14:paraId="147ABE20" w14:textId="77777777" w:rsidR="004C319E" w:rsidRPr="00C87850" w:rsidRDefault="004C319E" w:rsidP="00F95C63">
            <w:pPr>
              <w:rPr>
                <w:rFonts w:ascii="MS Gothic" w:eastAsia="MS Gothic" w:hAnsi="MS Gothic"/>
                <w:sz w:val="24"/>
                <w:szCs w:val="24"/>
              </w:rPr>
            </w:pPr>
          </w:p>
          <w:p w14:paraId="43DC9164" w14:textId="77777777" w:rsidR="004C319E" w:rsidRPr="00C87850" w:rsidRDefault="004C319E" w:rsidP="00F95C63">
            <w:pPr>
              <w:rPr>
                <w:rFonts w:ascii="MS Gothic" w:eastAsia="MS Gothic" w:hAnsi="MS Gothic"/>
                <w:sz w:val="24"/>
                <w:szCs w:val="24"/>
              </w:rPr>
            </w:pPr>
          </w:p>
        </w:tc>
      </w:tr>
    </w:tbl>
    <w:p w14:paraId="0E4BA6AB" w14:textId="5EA8C031" w:rsidR="00151AEB" w:rsidRPr="00C87850" w:rsidRDefault="00151AEB" w:rsidP="0052325B">
      <w:pPr>
        <w:rPr>
          <w:rFonts w:ascii="MS Gothic" w:eastAsia="MS Gothic" w:hAnsi="MS Gothic"/>
          <w:sz w:val="24"/>
          <w:szCs w:val="24"/>
        </w:rPr>
      </w:pPr>
    </w:p>
    <w:p w14:paraId="2CB799F0" w14:textId="29F20903" w:rsidR="00D600E1" w:rsidRPr="00C87850" w:rsidRDefault="00D600E1" w:rsidP="00D600E1">
      <w:pPr>
        <w:rPr>
          <w:rFonts w:ascii="MS Gothic" w:eastAsia="MS Gothic" w:hAnsi="MS Gothic"/>
          <w:sz w:val="24"/>
          <w:szCs w:val="24"/>
        </w:rPr>
      </w:pPr>
      <w:r w:rsidRPr="00C87850">
        <w:rPr>
          <w:rFonts w:ascii="MS Gothic" w:eastAsia="MS Gothic" w:hAnsi="MS Gothic" w:hint="eastAsia"/>
          <w:sz w:val="24"/>
          <w:szCs w:val="24"/>
        </w:rPr>
        <w:t xml:space="preserve">(3)　</w:t>
      </w:r>
      <w:r w:rsidRPr="00C87850">
        <w:rPr>
          <w:rFonts w:hint="eastAsia"/>
        </w:rPr>
        <w:t xml:space="preserve"> </w:t>
      </w:r>
      <w:r w:rsidRPr="00C87850">
        <w:rPr>
          <w:rFonts w:ascii="MS Gothic" w:eastAsia="MS Gothic" w:hAnsi="MS Gothic" w:hint="eastAsia"/>
          <w:sz w:val="24"/>
          <w:szCs w:val="24"/>
        </w:rPr>
        <w:t>生体検査所は、次の要件を備えること。</w:t>
      </w:r>
    </w:p>
    <w:p w14:paraId="1A994403" w14:textId="29EF8BD5" w:rsidR="00D600E1" w:rsidRPr="00C87850" w:rsidRDefault="00D600E1" w:rsidP="00A73410">
      <w:pPr>
        <w:ind w:firstLineChars="177" w:firstLine="425"/>
        <w:rPr>
          <w:rFonts w:ascii="MS Gothic" w:eastAsia="MS Gothic" w:hAnsi="MS Gothic"/>
          <w:sz w:val="24"/>
          <w:szCs w:val="24"/>
        </w:rPr>
      </w:pPr>
      <w:r w:rsidRPr="00C87850">
        <w:rPr>
          <w:rFonts w:ascii="MS Gothic" w:eastAsia="MS Gothic" w:hAnsi="MS Gothic" w:hint="eastAsia"/>
          <w:sz w:val="24"/>
          <w:szCs w:val="24"/>
        </w:rPr>
        <w:t>①</w:t>
      </w:r>
      <w:r w:rsidRPr="00C87850">
        <w:rPr>
          <w:rFonts w:ascii="MS Gothic" w:eastAsia="MS Gothic" w:hAnsi="MS Gothic"/>
          <w:sz w:val="24"/>
          <w:szCs w:val="24"/>
        </w:rPr>
        <w:t>床は、不浸透性材料で築造されていること。</w:t>
      </w:r>
    </w:p>
    <w:p w14:paraId="0AE1EDF9" w14:textId="530E04DB" w:rsidR="004C319E" w:rsidRPr="00C87850" w:rsidRDefault="00D600E1" w:rsidP="00D600E1">
      <w:pPr>
        <w:ind w:leftChars="200" w:left="660" w:hangingChars="100" w:hanging="240"/>
        <w:rPr>
          <w:rFonts w:ascii="MS Gothic" w:eastAsia="MS Gothic" w:hAnsi="MS Gothic"/>
          <w:sz w:val="24"/>
          <w:szCs w:val="24"/>
        </w:rPr>
      </w:pPr>
      <w:r w:rsidRPr="00C87850">
        <w:rPr>
          <w:rFonts w:ascii="MS Gothic" w:eastAsia="MS Gothic" w:hAnsi="MS Gothic" w:hint="eastAsia"/>
          <w:sz w:val="24"/>
          <w:szCs w:val="24"/>
        </w:rPr>
        <w:t>②</w:t>
      </w:r>
      <w:r w:rsidRPr="00C87850">
        <w:rPr>
          <w:rFonts w:ascii="MS Gothic" w:eastAsia="MS Gothic" w:hAnsi="MS Gothic"/>
          <w:sz w:val="24"/>
          <w:szCs w:val="24"/>
        </w:rPr>
        <w:t>検査員の手指及び使用する器具の洗浄又は消毒に必要な設備が設けられていること。</w:t>
      </w:r>
    </w:p>
    <w:p w14:paraId="4119EBB0" w14:textId="7F55ABF5" w:rsidR="00D600E1" w:rsidRPr="00C87850" w:rsidRDefault="00D600E1" w:rsidP="00D600E1">
      <w:pPr>
        <w:ind w:left="480" w:hangingChars="200" w:hanging="480"/>
        <w:rPr>
          <w:rFonts w:ascii="MS Gothic" w:eastAsia="MS Gothic" w:hAnsi="MS Gothic"/>
          <w:sz w:val="24"/>
          <w:szCs w:val="24"/>
        </w:rPr>
      </w:pPr>
      <w:r w:rsidRPr="00C87850">
        <w:rPr>
          <w:rFonts w:ascii="MS Gothic" w:eastAsia="MS Gothic" w:hAnsi="MS Gothic" w:hint="eastAsia"/>
          <w:sz w:val="24"/>
          <w:szCs w:val="24"/>
        </w:rPr>
        <w:t>(3</w:t>
      </w:r>
      <w:r w:rsidRPr="00C87850">
        <w:rPr>
          <w:rFonts w:ascii="MS Gothic" w:eastAsia="MS Gothic" w:hAnsi="MS Gothic"/>
          <w:sz w:val="24"/>
          <w:szCs w:val="24"/>
        </w:rPr>
        <w:t xml:space="preserve">)　</w:t>
      </w:r>
      <w:r w:rsidRPr="00C87850">
        <w:t xml:space="preserve"> </w:t>
      </w:r>
      <w:r w:rsidRPr="00C87850">
        <w:rPr>
          <w:rFonts w:ascii="MS Gothic" w:eastAsia="MS Gothic" w:hAnsi="MS Gothic"/>
          <w:sz w:val="24"/>
          <w:szCs w:val="24"/>
        </w:rPr>
        <w:t>Ante-mortem inspection facilities shall meet the following conditions.</w:t>
      </w:r>
    </w:p>
    <w:p w14:paraId="1A73921C" w14:textId="08B94D02" w:rsidR="00D600E1" w:rsidRPr="00C87850" w:rsidRDefault="00D600E1" w:rsidP="00D600E1">
      <w:pPr>
        <w:ind w:leftChars="200" w:left="420"/>
        <w:rPr>
          <w:rFonts w:ascii="MS Gothic" w:eastAsia="MS Gothic" w:hAnsi="MS Gothic"/>
          <w:sz w:val="24"/>
          <w:szCs w:val="24"/>
        </w:rPr>
      </w:pPr>
      <w:r w:rsidRPr="00C87850">
        <w:rPr>
          <w:rFonts w:ascii="MS Gothic" w:eastAsia="MS Gothic" w:hAnsi="MS Gothic" w:hint="eastAsia"/>
          <w:sz w:val="24"/>
          <w:szCs w:val="24"/>
        </w:rPr>
        <w:t>①</w:t>
      </w:r>
      <w:r w:rsidRPr="00C87850">
        <w:rPr>
          <w:rFonts w:ascii="MS Gothic" w:eastAsia="MS Gothic" w:hAnsi="MS Gothic"/>
          <w:sz w:val="24"/>
          <w:szCs w:val="24"/>
        </w:rPr>
        <w:t xml:space="preserve"> Floors shall be constructed of impermeable materials.</w:t>
      </w:r>
    </w:p>
    <w:p w14:paraId="3B3BDA6C" w14:textId="4C502109" w:rsidR="00151AEB" w:rsidRPr="00C87850" w:rsidRDefault="00D600E1" w:rsidP="00D600E1">
      <w:pPr>
        <w:ind w:leftChars="199" w:left="706" w:hangingChars="120" w:hanging="288"/>
        <w:rPr>
          <w:rFonts w:ascii="MS Gothic" w:eastAsia="MS Gothic" w:hAnsi="MS Gothic"/>
          <w:sz w:val="24"/>
          <w:szCs w:val="24"/>
        </w:rPr>
      </w:pPr>
      <w:r w:rsidRPr="00C87850">
        <w:rPr>
          <w:rFonts w:ascii="MS Gothic" w:eastAsia="MS Gothic" w:hAnsi="MS Gothic" w:hint="eastAsia"/>
          <w:sz w:val="24"/>
          <w:szCs w:val="24"/>
        </w:rPr>
        <w:t>②</w:t>
      </w:r>
      <w:r w:rsidRPr="00C87850">
        <w:rPr>
          <w:rFonts w:ascii="MS Gothic" w:eastAsia="MS Gothic" w:hAnsi="MS Gothic"/>
          <w:sz w:val="24"/>
          <w:szCs w:val="24"/>
        </w:rPr>
        <w:t xml:space="preserve"> Ante</w:t>
      </w:r>
      <w:r w:rsidR="00114024" w:rsidRPr="00C87850">
        <w:rPr>
          <w:rFonts w:ascii="MS Gothic" w:eastAsia="MS Gothic" w:hAnsi="MS Gothic" w:hint="eastAsia"/>
          <w:sz w:val="24"/>
          <w:szCs w:val="24"/>
        </w:rPr>
        <w:t>-</w:t>
      </w:r>
      <w:r w:rsidRPr="00C87850">
        <w:rPr>
          <w:rFonts w:ascii="MS Gothic" w:eastAsia="MS Gothic" w:hAnsi="MS Gothic"/>
          <w:sz w:val="24"/>
          <w:szCs w:val="24"/>
        </w:rPr>
        <w:t>mortem inspection facilities shall be equipped with apparatus necessary for cleaning or disinfecting the fingers of, and instruments used by inspectors.</w:t>
      </w:r>
    </w:p>
    <w:tbl>
      <w:tblPr>
        <w:tblStyle w:val="a4"/>
        <w:tblW w:w="0" w:type="auto"/>
        <w:tblLook w:val="04A0" w:firstRow="1" w:lastRow="0" w:firstColumn="1" w:lastColumn="0" w:noHBand="0" w:noVBand="1"/>
      </w:tblPr>
      <w:tblGrid>
        <w:gridCol w:w="8494"/>
      </w:tblGrid>
      <w:tr w:rsidR="009F0ED7" w:rsidRPr="00C87850" w14:paraId="54CB9708" w14:textId="77777777" w:rsidTr="00F95C63">
        <w:tc>
          <w:tcPr>
            <w:tcW w:w="8494" w:type="dxa"/>
          </w:tcPr>
          <w:p w14:paraId="4F1D2FEC" w14:textId="77777777" w:rsidR="009F0ED7" w:rsidRPr="00C87850" w:rsidRDefault="009F0ED7" w:rsidP="00F95C63">
            <w:pPr>
              <w:rPr>
                <w:rFonts w:ascii="MS Gothic" w:eastAsia="MS Gothic" w:hAnsi="MS Gothic"/>
                <w:sz w:val="24"/>
                <w:szCs w:val="24"/>
              </w:rPr>
            </w:pPr>
          </w:p>
          <w:p w14:paraId="2DC44422" w14:textId="77777777" w:rsidR="009F0ED7" w:rsidRPr="00C87850" w:rsidRDefault="009F0ED7" w:rsidP="00F95C63">
            <w:pPr>
              <w:rPr>
                <w:rFonts w:ascii="MS Gothic" w:eastAsia="MS Gothic" w:hAnsi="MS Gothic"/>
                <w:sz w:val="24"/>
                <w:szCs w:val="24"/>
              </w:rPr>
            </w:pPr>
          </w:p>
          <w:p w14:paraId="5D768632" w14:textId="77777777" w:rsidR="009F0ED7" w:rsidRPr="00C87850" w:rsidRDefault="009F0ED7" w:rsidP="00F95C63">
            <w:pPr>
              <w:rPr>
                <w:rFonts w:ascii="MS Gothic" w:eastAsia="MS Gothic" w:hAnsi="MS Gothic"/>
                <w:sz w:val="24"/>
                <w:szCs w:val="24"/>
              </w:rPr>
            </w:pPr>
          </w:p>
          <w:p w14:paraId="27070EB2" w14:textId="77777777" w:rsidR="009F0ED7" w:rsidRPr="00C87850" w:rsidRDefault="009F0ED7" w:rsidP="00F95C63">
            <w:pPr>
              <w:rPr>
                <w:rFonts w:ascii="MS Gothic" w:eastAsia="MS Gothic" w:hAnsi="MS Gothic"/>
                <w:sz w:val="24"/>
                <w:szCs w:val="24"/>
              </w:rPr>
            </w:pPr>
          </w:p>
        </w:tc>
      </w:tr>
    </w:tbl>
    <w:p w14:paraId="594EB78C" w14:textId="715496EC" w:rsidR="00151AEB" w:rsidRPr="00C87850" w:rsidRDefault="00151AEB" w:rsidP="0052325B">
      <w:pPr>
        <w:rPr>
          <w:rFonts w:ascii="MS Gothic" w:eastAsia="MS Gothic" w:hAnsi="MS Gothic"/>
          <w:sz w:val="24"/>
          <w:szCs w:val="24"/>
        </w:rPr>
      </w:pPr>
    </w:p>
    <w:p w14:paraId="552ED9D6" w14:textId="13B26674" w:rsidR="00151AEB" w:rsidRPr="00C87850" w:rsidRDefault="00DE460A" w:rsidP="0052325B">
      <w:pPr>
        <w:rPr>
          <w:rFonts w:ascii="MS Gothic" w:eastAsia="MS Gothic" w:hAnsi="MS Gothic"/>
          <w:sz w:val="24"/>
          <w:szCs w:val="24"/>
        </w:rPr>
      </w:pPr>
      <w:r w:rsidRPr="00C87850">
        <w:rPr>
          <w:rFonts w:ascii="MS Gothic" w:eastAsia="MS Gothic" w:hAnsi="MS Gothic" w:hint="eastAsia"/>
          <w:sz w:val="24"/>
          <w:szCs w:val="24"/>
        </w:rPr>
        <w:t xml:space="preserve">(4)　</w:t>
      </w:r>
      <w:r w:rsidRPr="00C87850">
        <w:rPr>
          <w:rFonts w:hint="eastAsia"/>
        </w:rPr>
        <w:t xml:space="preserve"> </w:t>
      </w:r>
      <w:r w:rsidRPr="00C87850">
        <w:rPr>
          <w:rFonts w:ascii="MS Gothic" w:eastAsia="MS Gothic" w:hAnsi="MS Gothic" w:hint="eastAsia"/>
          <w:sz w:val="24"/>
          <w:szCs w:val="24"/>
        </w:rPr>
        <w:t>処理室は、次の要件を備えること。</w:t>
      </w:r>
    </w:p>
    <w:p w14:paraId="75C097B3" w14:textId="03B253CA" w:rsidR="00151AEB" w:rsidRPr="00C87850" w:rsidRDefault="00DE460A" w:rsidP="0052325B">
      <w:pPr>
        <w:rPr>
          <w:rFonts w:ascii="MS Gothic" w:eastAsia="MS Gothic" w:hAnsi="MS Gothic"/>
          <w:sz w:val="24"/>
          <w:szCs w:val="24"/>
        </w:rPr>
      </w:pPr>
      <w:r w:rsidRPr="00C87850">
        <w:rPr>
          <w:rFonts w:ascii="MS Gothic" w:eastAsia="MS Gothic" w:hAnsi="MS Gothic" w:hint="eastAsia"/>
          <w:sz w:val="24"/>
          <w:szCs w:val="24"/>
        </w:rPr>
        <w:t xml:space="preserve">(4)　</w:t>
      </w:r>
      <w:r w:rsidRPr="00C87850">
        <w:t xml:space="preserve"> </w:t>
      </w:r>
      <w:r w:rsidRPr="00C87850">
        <w:rPr>
          <w:rFonts w:ascii="MS Gothic" w:eastAsia="MS Gothic" w:hAnsi="MS Gothic"/>
          <w:sz w:val="24"/>
          <w:szCs w:val="24"/>
        </w:rPr>
        <w:t>Processing rooms shall meet the following conditions.</w:t>
      </w:r>
    </w:p>
    <w:tbl>
      <w:tblPr>
        <w:tblStyle w:val="a4"/>
        <w:tblW w:w="0" w:type="auto"/>
        <w:tblLook w:val="04A0" w:firstRow="1" w:lastRow="0" w:firstColumn="1" w:lastColumn="0" w:noHBand="0" w:noVBand="1"/>
      </w:tblPr>
      <w:tblGrid>
        <w:gridCol w:w="8494"/>
      </w:tblGrid>
      <w:tr w:rsidR="00DE460A" w:rsidRPr="00C87850" w14:paraId="6048E897" w14:textId="77777777" w:rsidTr="00F95C63">
        <w:tc>
          <w:tcPr>
            <w:tcW w:w="8494" w:type="dxa"/>
          </w:tcPr>
          <w:p w14:paraId="36E2E718" w14:textId="0C874782" w:rsidR="00DE460A" w:rsidRPr="00C87850" w:rsidRDefault="00DE460A" w:rsidP="00DE460A">
            <w:pPr>
              <w:ind w:left="240" w:hangingChars="100" w:hanging="240"/>
              <w:rPr>
                <w:rFonts w:ascii="MS Gothic" w:eastAsia="MS Gothic" w:hAnsi="MS Gothic"/>
                <w:sz w:val="24"/>
                <w:szCs w:val="24"/>
              </w:rPr>
            </w:pPr>
            <w:r w:rsidRPr="00C87850">
              <w:rPr>
                <w:rFonts w:ascii="MS Gothic" w:eastAsia="MS Gothic" w:hAnsi="MS Gothic"/>
                <w:sz w:val="24"/>
                <w:szCs w:val="24"/>
              </w:rPr>
              <w:t xml:space="preserve">a. </w:t>
            </w:r>
            <w:r w:rsidRPr="00C87850">
              <w:rPr>
                <w:rFonts w:ascii="MS Gothic" w:eastAsia="MS Gothic" w:hAnsi="MS Gothic" w:hint="eastAsia"/>
                <w:sz w:val="24"/>
                <w:szCs w:val="24"/>
              </w:rPr>
              <w:t>と室、病畜と室、内臓取扱室及び外皮取扱室に区画され、各室に、直接処理室外に通ずる出入口が設けられていること。</w:t>
            </w:r>
          </w:p>
          <w:p w14:paraId="42126F2F" w14:textId="7F50DB93" w:rsidR="00DE460A" w:rsidRPr="00C87850" w:rsidRDefault="00DE460A" w:rsidP="00DE460A">
            <w:pPr>
              <w:ind w:left="240" w:hangingChars="100" w:hanging="240"/>
              <w:rPr>
                <w:rFonts w:ascii="MS Gothic" w:eastAsia="MS Gothic" w:hAnsi="MS Gothic"/>
                <w:sz w:val="24"/>
                <w:szCs w:val="24"/>
              </w:rPr>
            </w:pPr>
            <w:r w:rsidRPr="00C87850">
              <w:rPr>
                <w:rFonts w:ascii="MS Gothic" w:eastAsia="MS Gothic" w:hAnsi="MS Gothic"/>
                <w:sz w:val="24"/>
                <w:szCs w:val="24"/>
              </w:rPr>
              <w:t>a. Processing rooms shall be partitioned into slaughter rooms, diseased animal slaughter rooms, viscera handling rooms, and hide handling rooms; and each room shall be provided with entrances and exits leading directly outside the processing rooms.</w:t>
            </w:r>
          </w:p>
          <w:p w14:paraId="39C85817" w14:textId="77777777" w:rsidR="00DE460A" w:rsidRPr="00C87850" w:rsidRDefault="00DE460A" w:rsidP="00F95C63">
            <w:pPr>
              <w:rPr>
                <w:rFonts w:ascii="MS Gothic" w:eastAsia="MS Gothic" w:hAnsi="MS Gothic"/>
                <w:sz w:val="24"/>
                <w:szCs w:val="24"/>
              </w:rPr>
            </w:pPr>
          </w:p>
          <w:p w14:paraId="55E83210" w14:textId="77777777" w:rsidR="00DE460A" w:rsidRPr="00C87850" w:rsidRDefault="00DE460A" w:rsidP="00F95C63">
            <w:pPr>
              <w:rPr>
                <w:rFonts w:ascii="MS Gothic" w:eastAsia="MS Gothic" w:hAnsi="MS Gothic"/>
                <w:sz w:val="24"/>
                <w:szCs w:val="24"/>
              </w:rPr>
            </w:pPr>
          </w:p>
          <w:p w14:paraId="47D56322" w14:textId="77777777" w:rsidR="00DE460A" w:rsidRPr="00C87850" w:rsidRDefault="00DE460A" w:rsidP="00F95C63">
            <w:pPr>
              <w:rPr>
                <w:rFonts w:ascii="MS Gothic" w:eastAsia="MS Gothic" w:hAnsi="MS Gothic"/>
                <w:sz w:val="24"/>
                <w:szCs w:val="24"/>
              </w:rPr>
            </w:pPr>
          </w:p>
        </w:tc>
      </w:tr>
    </w:tbl>
    <w:p w14:paraId="6F93C4B7" w14:textId="31443071" w:rsidR="00151AEB" w:rsidRPr="00C87850" w:rsidRDefault="00151AEB" w:rsidP="0052325B">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E42688" w:rsidRPr="00C87850" w14:paraId="56F4097C" w14:textId="77777777" w:rsidTr="00F95C63">
        <w:tc>
          <w:tcPr>
            <w:tcW w:w="8494" w:type="dxa"/>
          </w:tcPr>
          <w:p w14:paraId="755338D7" w14:textId="25D8B1F6" w:rsidR="00E42688" w:rsidRPr="00C87850" w:rsidRDefault="00E42688" w:rsidP="00F95C63">
            <w:pPr>
              <w:ind w:left="240" w:hangingChars="100" w:hanging="240"/>
              <w:rPr>
                <w:rFonts w:ascii="MS Gothic" w:eastAsia="MS Gothic" w:hAnsi="MS Gothic"/>
                <w:sz w:val="24"/>
                <w:szCs w:val="24"/>
              </w:rPr>
            </w:pPr>
            <w:r w:rsidRPr="00C87850">
              <w:rPr>
                <w:rFonts w:ascii="MS Gothic" w:eastAsia="MS Gothic" w:hAnsi="MS Gothic"/>
                <w:sz w:val="24"/>
                <w:szCs w:val="24"/>
              </w:rPr>
              <w:t xml:space="preserve">b. </w:t>
            </w:r>
            <w:r w:rsidRPr="00C87850">
              <w:rPr>
                <w:rFonts w:ascii="MS Gothic" w:eastAsia="MS Gothic" w:hAnsi="MS Gothic" w:hint="eastAsia"/>
                <w:sz w:val="24"/>
                <w:szCs w:val="24"/>
              </w:rPr>
              <w:t>床は、不浸透性材料で築造され、これに適当なこうばいと排水溝が設けられていること。</w:t>
            </w:r>
          </w:p>
          <w:p w14:paraId="14B87A5B" w14:textId="74A894DA" w:rsidR="00E42688" w:rsidRPr="00C87850" w:rsidRDefault="00E42688" w:rsidP="00F95C63">
            <w:pPr>
              <w:ind w:left="240" w:hangingChars="100" w:hanging="240"/>
              <w:rPr>
                <w:rFonts w:ascii="MS Gothic" w:eastAsia="MS Gothic" w:hAnsi="MS Gothic"/>
                <w:sz w:val="24"/>
                <w:szCs w:val="24"/>
              </w:rPr>
            </w:pPr>
            <w:r w:rsidRPr="00C87850">
              <w:rPr>
                <w:rFonts w:ascii="MS Gothic" w:eastAsia="MS Gothic" w:hAnsi="MS Gothic"/>
                <w:sz w:val="24"/>
                <w:szCs w:val="24"/>
              </w:rPr>
              <w:t>b. Floors shall be constructed of impermeable materials and shall be provided with appropriate slopes and drainage gutters.</w:t>
            </w:r>
          </w:p>
          <w:p w14:paraId="043ABE6B" w14:textId="77777777" w:rsidR="00E42688" w:rsidRPr="00C87850" w:rsidRDefault="00E42688" w:rsidP="00F95C63">
            <w:pPr>
              <w:rPr>
                <w:rFonts w:ascii="MS Gothic" w:eastAsia="MS Gothic" w:hAnsi="MS Gothic"/>
                <w:sz w:val="24"/>
                <w:szCs w:val="24"/>
              </w:rPr>
            </w:pPr>
          </w:p>
          <w:p w14:paraId="5CA7BBAD" w14:textId="77777777" w:rsidR="00E42688" w:rsidRPr="00C87850" w:rsidRDefault="00E42688" w:rsidP="00F95C63">
            <w:pPr>
              <w:rPr>
                <w:rFonts w:ascii="MS Gothic" w:eastAsia="MS Gothic" w:hAnsi="MS Gothic"/>
                <w:sz w:val="24"/>
                <w:szCs w:val="24"/>
              </w:rPr>
            </w:pPr>
          </w:p>
          <w:p w14:paraId="29D7CD84" w14:textId="77777777" w:rsidR="00E42688" w:rsidRPr="00C87850" w:rsidRDefault="00E42688" w:rsidP="00F95C63">
            <w:pPr>
              <w:rPr>
                <w:rFonts w:ascii="MS Gothic" w:eastAsia="MS Gothic" w:hAnsi="MS Gothic"/>
                <w:sz w:val="24"/>
                <w:szCs w:val="24"/>
              </w:rPr>
            </w:pPr>
          </w:p>
        </w:tc>
      </w:tr>
    </w:tbl>
    <w:p w14:paraId="20031E98" w14:textId="3D22B21D" w:rsidR="00151AEB" w:rsidRPr="00C87850" w:rsidRDefault="00151AEB" w:rsidP="0052325B">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7B4FFF" w:rsidRPr="00C87850" w14:paraId="1BC7CFDF" w14:textId="77777777" w:rsidTr="00F95C63">
        <w:tc>
          <w:tcPr>
            <w:tcW w:w="8494" w:type="dxa"/>
          </w:tcPr>
          <w:p w14:paraId="5BFE6CB3" w14:textId="5477552D" w:rsidR="007B4FFF" w:rsidRPr="00C87850" w:rsidRDefault="007B4FFF" w:rsidP="00F95C63">
            <w:pPr>
              <w:ind w:left="240" w:hangingChars="100" w:hanging="240"/>
              <w:rPr>
                <w:rFonts w:ascii="MS Gothic" w:eastAsia="MS Gothic" w:hAnsi="MS Gothic"/>
                <w:sz w:val="24"/>
                <w:szCs w:val="24"/>
              </w:rPr>
            </w:pPr>
            <w:r w:rsidRPr="00C87850">
              <w:rPr>
                <w:rFonts w:ascii="MS Gothic" w:eastAsia="MS Gothic" w:hAnsi="MS Gothic"/>
                <w:sz w:val="24"/>
                <w:szCs w:val="24"/>
              </w:rPr>
              <w:t xml:space="preserve">c. </w:t>
            </w:r>
            <w:r w:rsidRPr="00C87850">
              <w:rPr>
                <w:rFonts w:ascii="MS Gothic" w:eastAsia="MS Gothic" w:hAnsi="MS Gothic" w:hint="eastAsia"/>
                <w:sz w:val="24"/>
                <w:szCs w:val="24"/>
              </w:rPr>
              <w:t>内壁は、不浸透性材料で築造されている場合を除き、床面から少なくとも一・二メートルまで、不浸透性材料で腰張りされていること。</w:t>
            </w:r>
          </w:p>
          <w:p w14:paraId="4A9D08EF" w14:textId="27BDC8EB" w:rsidR="007B4FFF" w:rsidRPr="00C87850" w:rsidRDefault="007B4FFF" w:rsidP="00F95C63">
            <w:pPr>
              <w:ind w:left="240" w:hangingChars="100" w:hanging="240"/>
              <w:rPr>
                <w:rFonts w:ascii="MS Gothic" w:eastAsia="MS Gothic" w:hAnsi="MS Gothic"/>
                <w:sz w:val="24"/>
                <w:szCs w:val="24"/>
              </w:rPr>
            </w:pPr>
            <w:r w:rsidRPr="00C87850">
              <w:rPr>
                <w:rFonts w:ascii="MS Gothic" w:eastAsia="MS Gothic" w:hAnsi="MS Gothic"/>
                <w:sz w:val="24"/>
                <w:szCs w:val="24"/>
              </w:rPr>
              <w:t>c. Inside walls, except when constructed of impermeable materials, shall be covered with impermeable materials from the floor up to at least 1.2 meters.</w:t>
            </w:r>
          </w:p>
          <w:p w14:paraId="056CA6F9" w14:textId="77777777" w:rsidR="007B4FFF" w:rsidRPr="00C87850" w:rsidRDefault="007B4FFF" w:rsidP="00F95C63">
            <w:pPr>
              <w:rPr>
                <w:rFonts w:ascii="MS Gothic" w:eastAsia="MS Gothic" w:hAnsi="MS Gothic"/>
                <w:sz w:val="24"/>
                <w:szCs w:val="24"/>
              </w:rPr>
            </w:pPr>
          </w:p>
          <w:p w14:paraId="344E5262" w14:textId="77777777" w:rsidR="007B4FFF" w:rsidRPr="00C87850" w:rsidRDefault="007B4FFF" w:rsidP="00F95C63">
            <w:pPr>
              <w:rPr>
                <w:rFonts w:ascii="MS Gothic" w:eastAsia="MS Gothic" w:hAnsi="MS Gothic"/>
                <w:sz w:val="24"/>
                <w:szCs w:val="24"/>
              </w:rPr>
            </w:pPr>
          </w:p>
          <w:p w14:paraId="3BBB4EB8" w14:textId="77777777" w:rsidR="007B4FFF" w:rsidRPr="00C87850" w:rsidRDefault="007B4FFF" w:rsidP="00F95C63">
            <w:pPr>
              <w:rPr>
                <w:rFonts w:ascii="MS Gothic" w:eastAsia="MS Gothic" w:hAnsi="MS Gothic"/>
                <w:sz w:val="24"/>
                <w:szCs w:val="24"/>
              </w:rPr>
            </w:pPr>
          </w:p>
        </w:tc>
      </w:tr>
    </w:tbl>
    <w:p w14:paraId="7717C7D7" w14:textId="0F8EB389" w:rsidR="00E42688" w:rsidRPr="00C87850" w:rsidRDefault="00E42688" w:rsidP="0052325B">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7B4FFF" w:rsidRPr="00C87850" w14:paraId="0D3B5EDD" w14:textId="77777777" w:rsidTr="00F95C63">
        <w:tc>
          <w:tcPr>
            <w:tcW w:w="8494" w:type="dxa"/>
          </w:tcPr>
          <w:p w14:paraId="18AA19A7" w14:textId="593694C1" w:rsidR="007B4FFF" w:rsidRPr="00C87850" w:rsidRDefault="007B4FFF" w:rsidP="00F95C63">
            <w:pPr>
              <w:ind w:left="240" w:hangingChars="100" w:hanging="240"/>
              <w:rPr>
                <w:rFonts w:ascii="MS Gothic" w:eastAsia="MS Gothic" w:hAnsi="MS Gothic"/>
                <w:sz w:val="24"/>
                <w:szCs w:val="24"/>
              </w:rPr>
            </w:pPr>
            <w:r w:rsidRPr="00C87850">
              <w:rPr>
                <w:rFonts w:ascii="MS Gothic" w:eastAsia="MS Gothic" w:hAnsi="MS Gothic"/>
                <w:sz w:val="24"/>
                <w:szCs w:val="24"/>
              </w:rPr>
              <w:t xml:space="preserve">d. </w:t>
            </w:r>
            <w:r w:rsidRPr="00C87850">
              <w:rPr>
                <w:rFonts w:ascii="MS Gothic" w:eastAsia="MS Gothic" w:hAnsi="MS Gothic" w:hint="eastAsia"/>
                <w:sz w:val="24"/>
                <w:szCs w:val="24"/>
              </w:rPr>
              <w:t>十分に換気及び採光のできる窓が設けられていること。</w:t>
            </w:r>
          </w:p>
          <w:p w14:paraId="50A6C973" w14:textId="1826E578" w:rsidR="007B4FFF" w:rsidRPr="00C87850" w:rsidRDefault="007B4FFF" w:rsidP="00F95C63">
            <w:pPr>
              <w:ind w:left="240" w:hangingChars="100" w:hanging="240"/>
              <w:rPr>
                <w:rFonts w:ascii="MS Gothic" w:eastAsia="MS Gothic" w:hAnsi="MS Gothic"/>
                <w:sz w:val="24"/>
                <w:szCs w:val="24"/>
              </w:rPr>
            </w:pPr>
            <w:r w:rsidRPr="00C87850">
              <w:rPr>
                <w:rFonts w:ascii="MS Gothic" w:eastAsia="MS Gothic" w:hAnsi="MS Gothic"/>
                <w:sz w:val="24"/>
                <w:szCs w:val="24"/>
              </w:rPr>
              <w:t>d. Processing rooms shall be provided with windows allowing sufficient ventilation and natural lighting.</w:t>
            </w:r>
          </w:p>
          <w:p w14:paraId="298B19F2" w14:textId="77777777" w:rsidR="007B4FFF" w:rsidRPr="00C87850" w:rsidRDefault="007B4FFF" w:rsidP="00F95C63">
            <w:pPr>
              <w:rPr>
                <w:rFonts w:ascii="MS Gothic" w:eastAsia="MS Gothic" w:hAnsi="MS Gothic"/>
                <w:sz w:val="24"/>
                <w:szCs w:val="24"/>
              </w:rPr>
            </w:pPr>
          </w:p>
          <w:p w14:paraId="586F123C" w14:textId="77777777" w:rsidR="007B4FFF" w:rsidRPr="00C87850" w:rsidRDefault="007B4FFF" w:rsidP="00F95C63">
            <w:pPr>
              <w:rPr>
                <w:rFonts w:ascii="MS Gothic" w:eastAsia="MS Gothic" w:hAnsi="MS Gothic"/>
                <w:sz w:val="24"/>
                <w:szCs w:val="24"/>
              </w:rPr>
            </w:pPr>
          </w:p>
          <w:p w14:paraId="381B5FEA" w14:textId="77777777" w:rsidR="007B4FFF" w:rsidRPr="00C87850" w:rsidRDefault="007B4FFF" w:rsidP="00F95C63">
            <w:pPr>
              <w:rPr>
                <w:rFonts w:ascii="MS Gothic" w:eastAsia="MS Gothic" w:hAnsi="MS Gothic"/>
                <w:sz w:val="24"/>
                <w:szCs w:val="24"/>
              </w:rPr>
            </w:pPr>
          </w:p>
        </w:tc>
      </w:tr>
    </w:tbl>
    <w:p w14:paraId="708A447E" w14:textId="052D05C7" w:rsidR="007B4FFF" w:rsidRPr="00C87850" w:rsidRDefault="007B4FFF" w:rsidP="0052325B">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7B4FFF" w:rsidRPr="00C87850" w14:paraId="2DE15A4B" w14:textId="77777777" w:rsidTr="00F95C63">
        <w:tc>
          <w:tcPr>
            <w:tcW w:w="8494" w:type="dxa"/>
          </w:tcPr>
          <w:p w14:paraId="3E1F62EF" w14:textId="0AB8F135" w:rsidR="007B4FFF" w:rsidRPr="00C87850" w:rsidRDefault="007B4FFF" w:rsidP="00F95C63">
            <w:pPr>
              <w:ind w:left="240" w:hangingChars="100" w:hanging="240"/>
              <w:rPr>
                <w:rFonts w:ascii="MS Gothic" w:eastAsia="MS Gothic" w:hAnsi="MS Gothic"/>
                <w:sz w:val="24"/>
                <w:szCs w:val="24"/>
              </w:rPr>
            </w:pPr>
            <w:r w:rsidRPr="00C87850">
              <w:rPr>
                <w:rFonts w:ascii="MS Gothic" w:eastAsia="MS Gothic" w:hAnsi="MS Gothic"/>
                <w:sz w:val="24"/>
                <w:szCs w:val="24"/>
              </w:rPr>
              <w:t xml:space="preserve">e. </w:t>
            </w:r>
            <w:r w:rsidRPr="00C87850">
              <w:rPr>
                <w:rFonts w:ascii="MS Gothic" w:eastAsia="MS Gothic" w:hAnsi="MS Gothic" w:hint="eastAsia"/>
                <w:sz w:val="24"/>
                <w:szCs w:val="24"/>
              </w:rPr>
              <w:t>内臓検査台、内臓処理台、内臓運搬具、と肉懸ちよう器及び計量器が備えられていること。</w:t>
            </w:r>
          </w:p>
          <w:p w14:paraId="55234D5B" w14:textId="31B419DB" w:rsidR="007B4FFF" w:rsidRPr="00C87850" w:rsidRDefault="007B4FFF" w:rsidP="00F95C63">
            <w:pPr>
              <w:ind w:left="240" w:hangingChars="100" w:hanging="240"/>
              <w:rPr>
                <w:rFonts w:ascii="MS Gothic" w:eastAsia="MS Gothic" w:hAnsi="MS Gothic"/>
                <w:sz w:val="24"/>
                <w:szCs w:val="24"/>
              </w:rPr>
            </w:pPr>
            <w:r w:rsidRPr="00C87850">
              <w:rPr>
                <w:rFonts w:ascii="MS Gothic" w:eastAsia="MS Gothic" w:hAnsi="MS Gothic"/>
                <w:sz w:val="24"/>
                <w:szCs w:val="24"/>
              </w:rPr>
              <w:t>e. Processing rooms shall be equipped with viscera examination tables, viscera processing tables, viscera transportation equipment, meat hangers, and scales.</w:t>
            </w:r>
          </w:p>
          <w:p w14:paraId="465B706E" w14:textId="77777777" w:rsidR="007B4FFF" w:rsidRPr="00C87850" w:rsidRDefault="007B4FFF" w:rsidP="00F95C63">
            <w:pPr>
              <w:rPr>
                <w:rFonts w:ascii="MS Gothic" w:eastAsia="MS Gothic" w:hAnsi="MS Gothic"/>
                <w:sz w:val="24"/>
                <w:szCs w:val="24"/>
              </w:rPr>
            </w:pPr>
          </w:p>
          <w:p w14:paraId="3CF4F3AB" w14:textId="77777777" w:rsidR="007B4FFF" w:rsidRPr="00C87850" w:rsidRDefault="007B4FFF" w:rsidP="00F95C63">
            <w:pPr>
              <w:rPr>
                <w:rFonts w:ascii="MS Gothic" w:eastAsia="MS Gothic" w:hAnsi="MS Gothic"/>
                <w:sz w:val="24"/>
                <w:szCs w:val="24"/>
              </w:rPr>
            </w:pPr>
          </w:p>
          <w:p w14:paraId="1C34BA72" w14:textId="77777777" w:rsidR="007B4FFF" w:rsidRPr="00C87850" w:rsidRDefault="007B4FFF" w:rsidP="00F95C63">
            <w:pPr>
              <w:rPr>
                <w:rFonts w:ascii="MS Gothic" w:eastAsia="MS Gothic" w:hAnsi="MS Gothic"/>
                <w:sz w:val="24"/>
                <w:szCs w:val="24"/>
              </w:rPr>
            </w:pPr>
          </w:p>
        </w:tc>
      </w:tr>
    </w:tbl>
    <w:p w14:paraId="2B4362D5" w14:textId="6B079BBD" w:rsidR="007B4FFF" w:rsidRPr="00C87850" w:rsidRDefault="007B4FFF" w:rsidP="0052325B">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F4557F" w:rsidRPr="00C87850" w14:paraId="4968CB00" w14:textId="77777777" w:rsidTr="00F95C63">
        <w:tc>
          <w:tcPr>
            <w:tcW w:w="8494" w:type="dxa"/>
          </w:tcPr>
          <w:p w14:paraId="33757512" w14:textId="0CBA5372" w:rsidR="00F4557F" w:rsidRPr="00C87850" w:rsidRDefault="00F4557F" w:rsidP="00F95C63">
            <w:pPr>
              <w:ind w:left="240" w:hangingChars="100" w:hanging="240"/>
              <w:rPr>
                <w:rFonts w:ascii="MS Gothic" w:eastAsia="MS Gothic" w:hAnsi="MS Gothic"/>
                <w:sz w:val="24"/>
                <w:szCs w:val="24"/>
              </w:rPr>
            </w:pPr>
            <w:r w:rsidRPr="00C87850">
              <w:rPr>
                <w:rFonts w:ascii="MS Gothic" w:eastAsia="MS Gothic" w:hAnsi="MS Gothic"/>
                <w:sz w:val="24"/>
                <w:szCs w:val="24"/>
              </w:rPr>
              <w:t xml:space="preserve">f. </w:t>
            </w:r>
            <w:r w:rsidRPr="00C87850">
              <w:rPr>
                <w:rFonts w:ascii="MS Gothic" w:eastAsia="MS Gothic" w:hAnsi="MS Gothic" w:hint="eastAsia"/>
                <w:sz w:val="24"/>
                <w:szCs w:val="24"/>
              </w:rPr>
              <w:t>獣畜のとさつ又は解体を行う者及び検査員の手指並びにこれらの者が使</w:t>
            </w:r>
            <w:r w:rsidRPr="00C87850">
              <w:rPr>
                <w:rFonts w:ascii="MS Gothic" w:eastAsia="MS Gothic" w:hAnsi="MS Gothic" w:hint="eastAsia"/>
                <w:sz w:val="24"/>
                <w:szCs w:val="24"/>
              </w:rPr>
              <w:lastRenderedPageBreak/>
              <w:t>用する器具の洗浄又は消毒に必要な設備が設けられていること。</w:t>
            </w:r>
          </w:p>
          <w:p w14:paraId="3C18F94C" w14:textId="573CB3CF" w:rsidR="00F4557F" w:rsidRPr="00C87850" w:rsidRDefault="00F4557F" w:rsidP="00F95C63">
            <w:pPr>
              <w:ind w:left="240" w:hangingChars="100" w:hanging="240"/>
              <w:rPr>
                <w:rFonts w:ascii="MS Gothic" w:eastAsia="MS Gothic" w:hAnsi="MS Gothic"/>
                <w:sz w:val="24"/>
                <w:szCs w:val="24"/>
              </w:rPr>
            </w:pPr>
            <w:r w:rsidRPr="00C87850">
              <w:rPr>
                <w:rFonts w:ascii="MS Gothic" w:eastAsia="MS Gothic" w:hAnsi="MS Gothic"/>
                <w:sz w:val="24"/>
                <w:szCs w:val="24"/>
              </w:rPr>
              <w:t>f. Processing rooms shall be equipped with apparatus necessary for cleaning or disinfecting the fingers of, and instruments used by, persons who slaughter or dress animals and the inspectors.</w:t>
            </w:r>
          </w:p>
          <w:p w14:paraId="2520B692" w14:textId="77777777" w:rsidR="00F4557F" w:rsidRPr="00C87850" w:rsidRDefault="00F4557F" w:rsidP="00F95C63">
            <w:pPr>
              <w:rPr>
                <w:rFonts w:ascii="MS Gothic" w:eastAsia="MS Gothic" w:hAnsi="MS Gothic"/>
                <w:sz w:val="24"/>
                <w:szCs w:val="24"/>
              </w:rPr>
            </w:pPr>
          </w:p>
          <w:p w14:paraId="7308D055" w14:textId="77777777" w:rsidR="00F4557F" w:rsidRPr="00C87850" w:rsidRDefault="00F4557F" w:rsidP="00F95C63">
            <w:pPr>
              <w:rPr>
                <w:rFonts w:ascii="MS Gothic" w:eastAsia="MS Gothic" w:hAnsi="MS Gothic"/>
                <w:sz w:val="24"/>
                <w:szCs w:val="24"/>
              </w:rPr>
            </w:pPr>
          </w:p>
          <w:p w14:paraId="342D5028" w14:textId="77777777" w:rsidR="00F4557F" w:rsidRPr="00C87850" w:rsidRDefault="00F4557F" w:rsidP="00F95C63">
            <w:pPr>
              <w:rPr>
                <w:rFonts w:ascii="MS Gothic" w:eastAsia="MS Gothic" w:hAnsi="MS Gothic"/>
                <w:sz w:val="24"/>
                <w:szCs w:val="24"/>
              </w:rPr>
            </w:pPr>
          </w:p>
        </w:tc>
      </w:tr>
    </w:tbl>
    <w:p w14:paraId="1DEE913B" w14:textId="23807528" w:rsidR="00F4557F" w:rsidRPr="00C87850" w:rsidRDefault="00F4557F" w:rsidP="0052325B">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F4557F" w:rsidRPr="00C87850" w14:paraId="7293BEE6" w14:textId="77777777" w:rsidTr="00F95C63">
        <w:tc>
          <w:tcPr>
            <w:tcW w:w="8494" w:type="dxa"/>
          </w:tcPr>
          <w:p w14:paraId="3201BDC7" w14:textId="77777777" w:rsidR="00F4557F" w:rsidRPr="00C87850" w:rsidRDefault="00F4557F" w:rsidP="00F4557F">
            <w:pPr>
              <w:ind w:left="240" w:hangingChars="100" w:hanging="240"/>
              <w:rPr>
                <w:rFonts w:ascii="MS Gothic" w:eastAsia="MS Gothic" w:hAnsi="MS Gothic"/>
                <w:sz w:val="24"/>
                <w:szCs w:val="24"/>
              </w:rPr>
            </w:pPr>
            <w:r w:rsidRPr="00C87850">
              <w:rPr>
                <w:rFonts w:ascii="MS Gothic" w:eastAsia="MS Gothic" w:hAnsi="MS Gothic"/>
                <w:sz w:val="24"/>
                <w:szCs w:val="24"/>
              </w:rPr>
              <w:t xml:space="preserve">g. </w:t>
            </w:r>
            <w:r w:rsidRPr="00C87850">
              <w:rPr>
                <w:rFonts w:ascii="MS Gothic" w:eastAsia="MS Gothic" w:hAnsi="MS Gothic" w:hint="eastAsia"/>
                <w:sz w:val="24"/>
                <w:szCs w:val="24"/>
              </w:rPr>
              <w:t>洗浄又は消毒に必要な温湯を十分に供給することのできる給湯設備が設けられていること。</w:t>
            </w:r>
          </w:p>
          <w:p w14:paraId="64013BF0" w14:textId="07DA4254" w:rsidR="00F4557F" w:rsidRPr="00C87850" w:rsidRDefault="00F4557F" w:rsidP="00F4557F">
            <w:pPr>
              <w:ind w:leftChars="100" w:left="210" w:firstLineChars="100" w:firstLine="240"/>
              <w:rPr>
                <w:rFonts w:ascii="MS Gothic" w:eastAsia="MS Gothic" w:hAnsi="MS Gothic"/>
                <w:sz w:val="24"/>
                <w:szCs w:val="24"/>
              </w:rPr>
            </w:pPr>
            <w:r w:rsidRPr="00C87850">
              <w:rPr>
                <w:rFonts w:ascii="MS Gothic" w:eastAsia="MS Gothic" w:hAnsi="MS Gothic" w:hint="eastAsia"/>
                <w:sz w:val="24"/>
                <w:szCs w:val="24"/>
              </w:rPr>
              <w:t>飲用に適する水を十分に供給することのできる給水設備が設けられていること。</w:t>
            </w:r>
          </w:p>
          <w:p w14:paraId="1E6541C1" w14:textId="00D69166" w:rsidR="00F4557F" w:rsidRDefault="00F4557F" w:rsidP="00D165C3">
            <w:pPr>
              <w:ind w:left="240" w:hangingChars="100" w:hanging="240"/>
              <w:rPr>
                <w:rFonts w:ascii="MS Gothic" w:eastAsia="MS Gothic" w:hAnsi="MS Gothic"/>
                <w:sz w:val="24"/>
                <w:szCs w:val="24"/>
              </w:rPr>
            </w:pPr>
            <w:r w:rsidRPr="00C87850">
              <w:rPr>
                <w:rFonts w:ascii="MS Gothic" w:eastAsia="MS Gothic" w:hAnsi="MS Gothic"/>
                <w:sz w:val="24"/>
                <w:szCs w:val="24"/>
              </w:rPr>
              <w:t>g. Processing rooms shall be equipped with hot water supplying installations allowing a sufficient supply of hot water needed for cleaning or disinfecting.</w:t>
            </w:r>
          </w:p>
          <w:p w14:paraId="493A3475" w14:textId="3745CD3C" w:rsidR="00635027" w:rsidRPr="00C87850" w:rsidRDefault="00635027" w:rsidP="00D165C3">
            <w:pPr>
              <w:ind w:left="240" w:hangingChars="100" w:hanging="240"/>
              <w:rPr>
                <w:rFonts w:ascii="MS Gothic" w:eastAsia="MS Gothic" w:hAnsi="MS Gothic"/>
                <w:sz w:val="24"/>
                <w:szCs w:val="24"/>
              </w:rPr>
            </w:pPr>
            <w:r>
              <w:rPr>
                <w:rFonts w:ascii="MS Gothic" w:eastAsia="MS Gothic" w:hAnsi="MS Gothic"/>
                <w:sz w:val="24"/>
                <w:szCs w:val="24"/>
              </w:rPr>
              <w:t xml:space="preserve">   Processing rooms shall be equipped with water supplying installations allowing a sufficient supply of drinkable water.</w:t>
            </w:r>
          </w:p>
          <w:p w14:paraId="2D983B3E" w14:textId="77777777" w:rsidR="00F4557F" w:rsidRPr="00C87850" w:rsidRDefault="00F4557F" w:rsidP="00F95C63">
            <w:pPr>
              <w:rPr>
                <w:rFonts w:ascii="MS Gothic" w:eastAsia="MS Gothic" w:hAnsi="MS Gothic"/>
                <w:sz w:val="24"/>
                <w:szCs w:val="24"/>
              </w:rPr>
            </w:pPr>
          </w:p>
          <w:p w14:paraId="442580DB" w14:textId="77777777" w:rsidR="00F4557F" w:rsidRPr="00C87850" w:rsidRDefault="00F4557F" w:rsidP="00F95C63">
            <w:pPr>
              <w:rPr>
                <w:rFonts w:ascii="MS Gothic" w:eastAsia="MS Gothic" w:hAnsi="MS Gothic"/>
                <w:sz w:val="24"/>
                <w:szCs w:val="24"/>
              </w:rPr>
            </w:pPr>
          </w:p>
          <w:p w14:paraId="6DCD2866" w14:textId="77777777" w:rsidR="00F4557F" w:rsidRPr="00C87850" w:rsidRDefault="00F4557F" w:rsidP="00F95C63">
            <w:pPr>
              <w:rPr>
                <w:rFonts w:ascii="MS Gothic" w:eastAsia="MS Gothic" w:hAnsi="MS Gothic"/>
                <w:sz w:val="24"/>
                <w:szCs w:val="24"/>
              </w:rPr>
            </w:pPr>
          </w:p>
        </w:tc>
      </w:tr>
    </w:tbl>
    <w:p w14:paraId="121B3F73" w14:textId="184AE321" w:rsidR="00F4557F" w:rsidRPr="00C87850" w:rsidRDefault="00F4557F" w:rsidP="0052325B">
      <w:pPr>
        <w:rPr>
          <w:rFonts w:ascii="MS Gothic" w:eastAsia="MS Gothic" w:hAnsi="MS Gothic"/>
          <w:sz w:val="24"/>
          <w:szCs w:val="24"/>
        </w:rPr>
      </w:pPr>
    </w:p>
    <w:p w14:paraId="0BF829BB" w14:textId="3C50ACEF" w:rsidR="00584AE4" w:rsidRPr="00C87850" w:rsidRDefault="00584AE4" w:rsidP="00A73410">
      <w:pPr>
        <w:ind w:left="480" w:hangingChars="200" w:hanging="480"/>
        <w:rPr>
          <w:rFonts w:ascii="MS Gothic" w:eastAsia="MS Gothic" w:hAnsi="MS Gothic"/>
          <w:sz w:val="24"/>
          <w:szCs w:val="24"/>
        </w:rPr>
      </w:pPr>
      <w:r w:rsidRPr="00C87850">
        <w:rPr>
          <w:rFonts w:ascii="MS Gothic" w:eastAsia="MS Gothic" w:hAnsi="MS Gothic" w:hint="eastAsia"/>
          <w:sz w:val="24"/>
          <w:szCs w:val="24"/>
        </w:rPr>
        <w:t xml:space="preserve">(5)　</w:t>
      </w:r>
      <w:r w:rsidRPr="00C87850">
        <w:rPr>
          <w:rFonts w:hint="eastAsia"/>
        </w:rPr>
        <w:t xml:space="preserve"> </w:t>
      </w:r>
      <w:r w:rsidRPr="00C87850">
        <w:rPr>
          <w:rFonts w:ascii="MS Gothic" w:eastAsia="MS Gothic" w:hAnsi="MS Gothic" w:hint="eastAsia"/>
          <w:sz w:val="24"/>
          <w:szCs w:val="24"/>
        </w:rPr>
        <w:t>検査室には、検査台その他検査に必要な器具が備えられ、かつ、給水設備が設けられていること。</w:t>
      </w:r>
    </w:p>
    <w:p w14:paraId="7E0712BB" w14:textId="7CFF27C5" w:rsidR="00584AE4" w:rsidRPr="00C87850" w:rsidRDefault="00584AE4" w:rsidP="00A73410">
      <w:pPr>
        <w:ind w:left="480" w:hangingChars="200" w:hanging="480"/>
        <w:rPr>
          <w:rFonts w:ascii="MS Gothic" w:eastAsia="MS Gothic" w:hAnsi="MS Gothic"/>
          <w:sz w:val="24"/>
          <w:szCs w:val="24"/>
        </w:rPr>
      </w:pPr>
      <w:r w:rsidRPr="00C87850">
        <w:rPr>
          <w:rFonts w:ascii="MS Gothic" w:eastAsia="MS Gothic" w:hAnsi="MS Gothic" w:hint="eastAsia"/>
          <w:sz w:val="24"/>
          <w:szCs w:val="24"/>
        </w:rPr>
        <w:t xml:space="preserve">(5)　</w:t>
      </w:r>
      <w:r w:rsidRPr="00C87850">
        <w:t xml:space="preserve"> </w:t>
      </w:r>
      <w:r w:rsidRPr="00C87850">
        <w:rPr>
          <w:rFonts w:ascii="MS Gothic" w:eastAsia="MS Gothic" w:hAnsi="MS Gothic"/>
          <w:sz w:val="24"/>
          <w:szCs w:val="24"/>
        </w:rPr>
        <w:t>Inspection rooms shall be equipped with inspection tables and other equipment needed for inspections and shall be provided with waterline connections.</w:t>
      </w:r>
    </w:p>
    <w:tbl>
      <w:tblPr>
        <w:tblStyle w:val="a4"/>
        <w:tblW w:w="0" w:type="auto"/>
        <w:tblLook w:val="04A0" w:firstRow="1" w:lastRow="0" w:firstColumn="1" w:lastColumn="0" w:noHBand="0" w:noVBand="1"/>
      </w:tblPr>
      <w:tblGrid>
        <w:gridCol w:w="8494"/>
      </w:tblGrid>
      <w:tr w:rsidR="00584AE4" w:rsidRPr="00C87850" w14:paraId="6B18F176" w14:textId="77777777" w:rsidTr="00F95C63">
        <w:tc>
          <w:tcPr>
            <w:tcW w:w="8494" w:type="dxa"/>
          </w:tcPr>
          <w:p w14:paraId="2701C544" w14:textId="77777777" w:rsidR="00584AE4" w:rsidRPr="00C87850" w:rsidRDefault="00584AE4" w:rsidP="00F95C63">
            <w:pPr>
              <w:rPr>
                <w:rFonts w:ascii="MS Gothic" w:eastAsia="MS Gothic" w:hAnsi="MS Gothic"/>
                <w:sz w:val="24"/>
                <w:szCs w:val="24"/>
              </w:rPr>
            </w:pPr>
          </w:p>
          <w:p w14:paraId="09F9799A" w14:textId="77777777" w:rsidR="00584AE4" w:rsidRPr="00C87850" w:rsidRDefault="00584AE4" w:rsidP="00F95C63">
            <w:pPr>
              <w:rPr>
                <w:rFonts w:ascii="MS Gothic" w:eastAsia="MS Gothic" w:hAnsi="MS Gothic"/>
                <w:sz w:val="24"/>
                <w:szCs w:val="24"/>
              </w:rPr>
            </w:pPr>
          </w:p>
          <w:p w14:paraId="42BACFC1" w14:textId="77777777" w:rsidR="00584AE4" w:rsidRPr="00C87850" w:rsidRDefault="00584AE4" w:rsidP="00F95C63">
            <w:pPr>
              <w:rPr>
                <w:rFonts w:ascii="MS Gothic" w:eastAsia="MS Gothic" w:hAnsi="MS Gothic"/>
                <w:sz w:val="24"/>
                <w:szCs w:val="24"/>
              </w:rPr>
            </w:pPr>
          </w:p>
          <w:p w14:paraId="13C0EB8B" w14:textId="77777777" w:rsidR="00584AE4" w:rsidRPr="00C87850" w:rsidRDefault="00584AE4" w:rsidP="00F95C63">
            <w:pPr>
              <w:rPr>
                <w:rFonts w:ascii="MS Gothic" w:eastAsia="MS Gothic" w:hAnsi="MS Gothic"/>
                <w:sz w:val="24"/>
                <w:szCs w:val="24"/>
              </w:rPr>
            </w:pPr>
          </w:p>
        </w:tc>
      </w:tr>
    </w:tbl>
    <w:p w14:paraId="63A5BCE8" w14:textId="04CCC554" w:rsidR="00584AE4" w:rsidRPr="00C87850" w:rsidRDefault="00584AE4" w:rsidP="0052325B">
      <w:pPr>
        <w:rPr>
          <w:rFonts w:ascii="MS Gothic" w:eastAsia="MS Gothic" w:hAnsi="MS Gothic"/>
          <w:sz w:val="24"/>
          <w:szCs w:val="24"/>
        </w:rPr>
      </w:pPr>
    </w:p>
    <w:p w14:paraId="3EBADB4B" w14:textId="7E650AE6" w:rsidR="00584AE4" w:rsidRPr="00C87850" w:rsidRDefault="00584AE4" w:rsidP="00A73410">
      <w:pPr>
        <w:ind w:left="480" w:hangingChars="200" w:hanging="480"/>
        <w:rPr>
          <w:rFonts w:ascii="MS Gothic" w:eastAsia="MS Gothic" w:hAnsi="MS Gothic"/>
          <w:sz w:val="24"/>
          <w:szCs w:val="24"/>
        </w:rPr>
      </w:pPr>
      <w:r w:rsidRPr="00C87850">
        <w:rPr>
          <w:rFonts w:ascii="MS Gothic" w:eastAsia="MS Gothic" w:hAnsi="MS Gothic" w:hint="eastAsia"/>
          <w:sz w:val="24"/>
          <w:szCs w:val="24"/>
        </w:rPr>
        <w:t xml:space="preserve">(6)　</w:t>
      </w:r>
      <w:r w:rsidRPr="00C87850">
        <w:rPr>
          <w:rFonts w:hint="eastAsia"/>
        </w:rPr>
        <w:t xml:space="preserve"> </w:t>
      </w:r>
      <w:r w:rsidRPr="00C87850">
        <w:rPr>
          <w:rFonts w:ascii="MS Gothic" w:eastAsia="MS Gothic" w:hAnsi="MS Gothic" w:hint="eastAsia"/>
          <w:sz w:val="24"/>
          <w:szCs w:val="24"/>
        </w:rPr>
        <w:t>消毒所には、獣畜の部分等であって、病毒を伝染させるおそれがあると認められるものの消毒に必要な設備が設けられ、かつ、その床は、不浸透性材料で築造されていること。</w:t>
      </w:r>
    </w:p>
    <w:p w14:paraId="70EC43C9" w14:textId="66BD2390" w:rsidR="00584AE4" w:rsidRPr="00C87850" w:rsidRDefault="00584AE4" w:rsidP="00A73410">
      <w:pPr>
        <w:ind w:left="480" w:hangingChars="200" w:hanging="480"/>
        <w:rPr>
          <w:rFonts w:ascii="MS Gothic" w:eastAsia="MS Gothic" w:hAnsi="MS Gothic"/>
          <w:sz w:val="24"/>
          <w:szCs w:val="24"/>
        </w:rPr>
      </w:pPr>
      <w:r w:rsidRPr="00C87850">
        <w:rPr>
          <w:rFonts w:ascii="MS Gothic" w:eastAsia="MS Gothic" w:hAnsi="MS Gothic" w:hint="eastAsia"/>
          <w:sz w:val="24"/>
          <w:szCs w:val="24"/>
        </w:rPr>
        <w:t xml:space="preserve">(6)　</w:t>
      </w:r>
      <w:r w:rsidRPr="00C87850">
        <w:t xml:space="preserve"> </w:t>
      </w:r>
      <w:r w:rsidRPr="00C87850">
        <w:rPr>
          <w:rFonts w:ascii="MS Gothic" w:eastAsia="MS Gothic" w:hAnsi="MS Gothic"/>
          <w:sz w:val="24"/>
          <w:szCs w:val="24"/>
        </w:rPr>
        <w:t xml:space="preserve">Disinfection facilities shall be provided with the facilities necessary for disinfection of those parts of animals which are </w:t>
      </w:r>
      <w:r w:rsidRPr="00C87850">
        <w:rPr>
          <w:rFonts w:ascii="MS Gothic" w:eastAsia="MS Gothic" w:hAnsi="MS Gothic"/>
          <w:sz w:val="24"/>
          <w:szCs w:val="24"/>
        </w:rPr>
        <w:lastRenderedPageBreak/>
        <w:t>considered to be a potential cause of disease transmission and shall have floors constructed of impermeable materials.</w:t>
      </w:r>
    </w:p>
    <w:tbl>
      <w:tblPr>
        <w:tblStyle w:val="a4"/>
        <w:tblW w:w="0" w:type="auto"/>
        <w:tblLook w:val="04A0" w:firstRow="1" w:lastRow="0" w:firstColumn="1" w:lastColumn="0" w:noHBand="0" w:noVBand="1"/>
      </w:tblPr>
      <w:tblGrid>
        <w:gridCol w:w="8494"/>
      </w:tblGrid>
      <w:tr w:rsidR="00584AE4" w:rsidRPr="00C87850" w14:paraId="20D09B18" w14:textId="77777777" w:rsidTr="00F95C63">
        <w:tc>
          <w:tcPr>
            <w:tcW w:w="8494" w:type="dxa"/>
          </w:tcPr>
          <w:p w14:paraId="6943D439" w14:textId="77777777" w:rsidR="00584AE4" w:rsidRPr="00C87850" w:rsidRDefault="00584AE4" w:rsidP="00F95C63">
            <w:pPr>
              <w:rPr>
                <w:rFonts w:ascii="MS Gothic" w:eastAsia="MS Gothic" w:hAnsi="MS Gothic"/>
                <w:sz w:val="24"/>
                <w:szCs w:val="24"/>
              </w:rPr>
            </w:pPr>
          </w:p>
          <w:p w14:paraId="6A3187DD" w14:textId="77777777" w:rsidR="00584AE4" w:rsidRPr="00C87850" w:rsidRDefault="00584AE4" w:rsidP="00F95C63">
            <w:pPr>
              <w:rPr>
                <w:rFonts w:ascii="MS Gothic" w:eastAsia="MS Gothic" w:hAnsi="MS Gothic"/>
                <w:sz w:val="24"/>
                <w:szCs w:val="24"/>
              </w:rPr>
            </w:pPr>
          </w:p>
          <w:p w14:paraId="09361E7A" w14:textId="77777777" w:rsidR="00584AE4" w:rsidRPr="00C87850" w:rsidRDefault="00584AE4" w:rsidP="00F95C63">
            <w:pPr>
              <w:rPr>
                <w:rFonts w:ascii="MS Gothic" w:eastAsia="MS Gothic" w:hAnsi="MS Gothic"/>
                <w:sz w:val="24"/>
                <w:szCs w:val="24"/>
              </w:rPr>
            </w:pPr>
          </w:p>
          <w:p w14:paraId="7C3BE517" w14:textId="77777777" w:rsidR="00584AE4" w:rsidRPr="00C87850" w:rsidRDefault="00584AE4" w:rsidP="00F95C63">
            <w:pPr>
              <w:rPr>
                <w:rFonts w:ascii="MS Gothic" w:eastAsia="MS Gothic" w:hAnsi="MS Gothic"/>
                <w:sz w:val="24"/>
                <w:szCs w:val="24"/>
              </w:rPr>
            </w:pPr>
          </w:p>
        </w:tc>
      </w:tr>
    </w:tbl>
    <w:p w14:paraId="010A43CD" w14:textId="59911304" w:rsidR="00584AE4" w:rsidRPr="00C87850" w:rsidRDefault="00584AE4" w:rsidP="0052325B">
      <w:pPr>
        <w:rPr>
          <w:rFonts w:ascii="MS Gothic" w:eastAsia="MS Gothic" w:hAnsi="MS Gothic"/>
          <w:sz w:val="24"/>
          <w:szCs w:val="24"/>
        </w:rPr>
      </w:pPr>
    </w:p>
    <w:p w14:paraId="2D9371F9" w14:textId="0F51E005" w:rsidR="00584AE4" w:rsidRPr="00C87850" w:rsidRDefault="00584AE4" w:rsidP="00A73410">
      <w:pPr>
        <w:ind w:left="480" w:hangingChars="200" w:hanging="480"/>
        <w:rPr>
          <w:rFonts w:ascii="MS Gothic" w:eastAsia="MS Gothic" w:hAnsi="MS Gothic"/>
          <w:sz w:val="24"/>
          <w:szCs w:val="24"/>
        </w:rPr>
      </w:pPr>
      <w:r w:rsidRPr="00C87850">
        <w:rPr>
          <w:rFonts w:ascii="MS Gothic" w:eastAsia="MS Gothic" w:hAnsi="MS Gothic" w:hint="eastAsia"/>
          <w:sz w:val="24"/>
          <w:szCs w:val="24"/>
        </w:rPr>
        <w:t xml:space="preserve">(7)　</w:t>
      </w:r>
      <w:r w:rsidRPr="00C87850">
        <w:rPr>
          <w:rFonts w:hint="eastAsia"/>
        </w:rPr>
        <w:t xml:space="preserve"> </w:t>
      </w:r>
      <w:r w:rsidRPr="00C87850">
        <w:rPr>
          <w:rFonts w:ascii="MS Gothic" w:eastAsia="MS Gothic" w:hAnsi="MS Gothic" w:hint="eastAsia"/>
          <w:sz w:val="24"/>
          <w:szCs w:val="24"/>
        </w:rPr>
        <w:t>隔離所には、隔離された獣畜の汚物及び汚水を消毒することのできる設備が設けられており、かつ、その床は、不浸透性材料で築造されていること。</w:t>
      </w:r>
    </w:p>
    <w:p w14:paraId="530BEC05" w14:textId="2761EC77" w:rsidR="00584AE4" w:rsidRPr="00C87850" w:rsidRDefault="00584AE4" w:rsidP="00A73410">
      <w:pPr>
        <w:ind w:left="480" w:hangingChars="200" w:hanging="480"/>
        <w:rPr>
          <w:rFonts w:ascii="MS Gothic" w:eastAsia="MS Gothic" w:hAnsi="MS Gothic"/>
          <w:sz w:val="24"/>
          <w:szCs w:val="24"/>
        </w:rPr>
      </w:pPr>
      <w:r w:rsidRPr="00C87850">
        <w:rPr>
          <w:rFonts w:ascii="MS Gothic" w:eastAsia="MS Gothic" w:hAnsi="MS Gothic" w:hint="eastAsia"/>
          <w:sz w:val="24"/>
          <w:szCs w:val="24"/>
        </w:rPr>
        <w:t xml:space="preserve">(7)　</w:t>
      </w:r>
      <w:r w:rsidRPr="00C87850">
        <w:t xml:space="preserve"> </w:t>
      </w:r>
      <w:r w:rsidRPr="00C87850">
        <w:rPr>
          <w:rFonts w:ascii="MS Gothic" w:eastAsia="MS Gothic" w:hAnsi="MS Gothic"/>
          <w:sz w:val="24"/>
          <w:szCs w:val="24"/>
        </w:rPr>
        <w:t>Segregation facilities shall be provided with facilities able to disinfect the water and wastewater of segregated livestock and shall have floors constructed of impermeable materials.</w:t>
      </w:r>
    </w:p>
    <w:tbl>
      <w:tblPr>
        <w:tblStyle w:val="a4"/>
        <w:tblW w:w="0" w:type="auto"/>
        <w:tblLook w:val="04A0" w:firstRow="1" w:lastRow="0" w:firstColumn="1" w:lastColumn="0" w:noHBand="0" w:noVBand="1"/>
      </w:tblPr>
      <w:tblGrid>
        <w:gridCol w:w="8494"/>
      </w:tblGrid>
      <w:tr w:rsidR="00584AE4" w:rsidRPr="00C87850" w14:paraId="68BF331B" w14:textId="77777777" w:rsidTr="00F95C63">
        <w:tc>
          <w:tcPr>
            <w:tcW w:w="8494" w:type="dxa"/>
          </w:tcPr>
          <w:p w14:paraId="3A335EDA" w14:textId="77777777" w:rsidR="00584AE4" w:rsidRPr="00C87850" w:rsidRDefault="00584AE4" w:rsidP="00F95C63">
            <w:pPr>
              <w:rPr>
                <w:rFonts w:ascii="MS Gothic" w:eastAsia="MS Gothic" w:hAnsi="MS Gothic"/>
                <w:sz w:val="24"/>
                <w:szCs w:val="24"/>
              </w:rPr>
            </w:pPr>
          </w:p>
          <w:p w14:paraId="5FCA9C59" w14:textId="77777777" w:rsidR="00584AE4" w:rsidRPr="00C87850" w:rsidRDefault="00584AE4" w:rsidP="00F95C63">
            <w:pPr>
              <w:rPr>
                <w:rFonts w:ascii="MS Gothic" w:eastAsia="MS Gothic" w:hAnsi="MS Gothic"/>
                <w:sz w:val="24"/>
                <w:szCs w:val="24"/>
              </w:rPr>
            </w:pPr>
          </w:p>
          <w:p w14:paraId="7ADCE349" w14:textId="77777777" w:rsidR="00584AE4" w:rsidRPr="00C87850" w:rsidRDefault="00584AE4" w:rsidP="00F95C63">
            <w:pPr>
              <w:rPr>
                <w:rFonts w:ascii="MS Gothic" w:eastAsia="MS Gothic" w:hAnsi="MS Gothic"/>
                <w:sz w:val="24"/>
                <w:szCs w:val="24"/>
              </w:rPr>
            </w:pPr>
          </w:p>
          <w:p w14:paraId="07086960" w14:textId="77777777" w:rsidR="00584AE4" w:rsidRPr="00C87850" w:rsidRDefault="00584AE4" w:rsidP="00F95C63">
            <w:pPr>
              <w:rPr>
                <w:rFonts w:ascii="MS Gothic" w:eastAsia="MS Gothic" w:hAnsi="MS Gothic"/>
                <w:sz w:val="24"/>
                <w:szCs w:val="24"/>
              </w:rPr>
            </w:pPr>
          </w:p>
        </w:tc>
      </w:tr>
    </w:tbl>
    <w:p w14:paraId="72B95B2F" w14:textId="01499063" w:rsidR="00584AE4" w:rsidRPr="00C87850" w:rsidRDefault="00584AE4" w:rsidP="0052325B">
      <w:pPr>
        <w:rPr>
          <w:rFonts w:ascii="MS Gothic" w:eastAsia="MS Gothic" w:hAnsi="MS Gothic"/>
          <w:sz w:val="24"/>
          <w:szCs w:val="24"/>
        </w:rPr>
      </w:pPr>
    </w:p>
    <w:p w14:paraId="7E34E07B" w14:textId="67F081DC" w:rsidR="00584AE4" w:rsidRPr="00C87850" w:rsidRDefault="0054696F" w:rsidP="0052325B">
      <w:pPr>
        <w:rPr>
          <w:rFonts w:ascii="MS Gothic" w:eastAsia="MS Gothic" w:hAnsi="MS Gothic"/>
          <w:sz w:val="24"/>
          <w:szCs w:val="24"/>
        </w:rPr>
      </w:pPr>
      <w:r w:rsidRPr="00C87850">
        <w:rPr>
          <w:rFonts w:ascii="MS Gothic" w:eastAsia="MS Gothic" w:hAnsi="MS Gothic" w:hint="eastAsia"/>
          <w:sz w:val="24"/>
          <w:szCs w:val="24"/>
        </w:rPr>
        <w:t xml:space="preserve">(8)　</w:t>
      </w:r>
      <w:r w:rsidRPr="00C87850">
        <w:rPr>
          <w:rFonts w:hint="eastAsia"/>
        </w:rPr>
        <w:t xml:space="preserve"> </w:t>
      </w:r>
      <w:r w:rsidRPr="00C87850">
        <w:rPr>
          <w:rFonts w:ascii="MS Gothic" w:eastAsia="MS Gothic" w:hAnsi="MS Gothic" w:hint="eastAsia"/>
          <w:sz w:val="24"/>
          <w:szCs w:val="24"/>
        </w:rPr>
        <w:t>汚物処理設備は、次の要件を備えること。</w:t>
      </w:r>
    </w:p>
    <w:p w14:paraId="30139D50" w14:textId="02744984" w:rsidR="0054696F" w:rsidRPr="00C87850" w:rsidRDefault="0054696F" w:rsidP="0054696F">
      <w:pPr>
        <w:ind w:leftChars="200" w:left="708" w:hangingChars="120" w:hanging="288"/>
        <w:rPr>
          <w:rFonts w:ascii="MS Gothic" w:eastAsia="MS Gothic" w:hAnsi="MS Gothic"/>
          <w:sz w:val="24"/>
          <w:szCs w:val="24"/>
        </w:rPr>
      </w:pPr>
      <w:r w:rsidRPr="00C87850">
        <w:rPr>
          <w:rFonts w:ascii="MS Gothic" w:eastAsia="MS Gothic" w:hAnsi="MS Gothic" w:hint="eastAsia"/>
          <w:sz w:val="24"/>
          <w:szCs w:val="24"/>
        </w:rPr>
        <w:t>①汚物だめ並びに血液及び汚水の処理設備を有すること。ただし、血</w:t>
      </w:r>
      <w:r w:rsidR="00A2430B" w:rsidRPr="00C87850">
        <w:rPr>
          <w:rFonts w:ascii="MS Gothic" w:eastAsia="MS Gothic" w:hAnsi="MS Gothic" w:hint="eastAsia"/>
          <w:sz w:val="24"/>
          <w:szCs w:val="24"/>
        </w:rPr>
        <w:t>液及び汚水を終末処理場のある下水道に直接流出させると畜場にあって</w:t>
      </w:r>
      <w:r w:rsidRPr="00C87850">
        <w:rPr>
          <w:rFonts w:ascii="MS Gothic" w:eastAsia="MS Gothic" w:hAnsi="MS Gothic" w:hint="eastAsia"/>
          <w:sz w:val="24"/>
          <w:szCs w:val="24"/>
        </w:rPr>
        <w:t>は、血液及び汚水の処理設備を設けないことができる。</w:t>
      </w:r>
    </w:p>
    <w:p w14:paraId="7B86E046" w14:textId="5CD78661" w:rsidR="0054696F" w:rsidRPr="00C87850" w:rsidRDefault="0054696F" w:rsidP="0054696F">
      <w:pPr>
        <w:ind w:leftChars="200" w:left="708" w:hangingChars="120" w:hanging="288"/>
        <w:rPr>
          <w:rFonts w:ascii="MS Gothic" w:eastAsia="MS Gothic" w:hAnsi="MS Gothic"/>
          <w:sz w:val="24"/>
          <w:szCs w:val="24"/>
        </w:rPr>
      </w:pPr>
      <w:r w:rsidRPr="00C87850">
        <w:rPr>
          <w:rFonts w:ascii="MS Gothic" w:eastAsia="MS Gothic" w:hAnsi="MS Gothic" w:hint="eastAsia"/>
          <w:sz w:val="24"/>
          <w:szCs w:val="24"/>
        </w:rPr>
        <w:t>②</w:t>
      </w:r>
      <w:r w:rsidRPr="00C87850">
        <w:rPr>
          <w:rFonts w:ascii="MS Gothic" w:eastAsia="MS Gothic" w:hAnsi="MS Gothic"/>
          <w:sz w:val="24"/>
          <w:szCs w:val="24"/>
        </w:rPr>
        <w:t>汚物だめは、処理室及び取引室から適当な距離を有し、かつ、不浸透性材料で築造され、適当な覆いが設けられていること。</w:t>
      </w:r>
    </w:p>
    <w:p w14:paraId="10B2D0C8" w14:textId="161AB33E" w:rsidR="0054696F" w:rsidRPr="00C87850" w:rsidRDefault="0054696F" w:rsidP="0054696F">
      <w:pPr>
        <w:ind w:leftChars="200" w:left="708" w:hangingChars="120" w:hanging="288"/>
        <w:rPr>
          <w:rFonts w:ascii="MS Gothic" w:eastAsia="MS Gothic" w:hAnsi="MS Gothic"/>
          <w:sz w:val="24"/>
          <w:szCs w:val="24"/>
        </w:rPr>
      </w:pPr>
      <w:r w:rsidRPr="00C87850">
        <w:rPr>
          <w:rFonts w:ascii="MS Gothic" w:eastAsia="MS Gothic" w:hAnsi="MS Gothic" w:hint="eastAsia"/>
          <w:sz w:val="24"/>
          <w:szCs w:val="24"/>
        </w:rPr>
        <w:t>③</w:t>
      </w:r>
      <w:r w:rsidRPr="00C87850">
        <w:rPr>
          <w:rFonts w:ascii="MS Gothic" w:eastAsia="MS Gothic" w:hAnsi="MS Gothic"/>
          <w:sz w:val="24"/>
          <w:szCs w:val="24"/>
        </w:rPr>
        <w:t>血液及び汚水の処理設備は、処理室及び取引室から適当な距離を有し、かつ、血液及び汚水の浄化装置を有すること。</w:t>
      </w:r>
    </w:p>
    <w:p w14:paraId="16E1062C" w14:textId="7F8655E7" w:rsidR="0054696F" w:rsidRPr="00C87850" w:rsidRDefault="0054696F" w:rsidP="0052325B">
      <w:pPr>
        <w:rPr>
          <w:rFonts w:ascii="MS Gothic" w:eastAsia="MS Gothic" w:hAnsi="MS Gothic"/>
          <w:sz w:val="24"/>
          <w:szCs w:val="24"/>
        </w:rPr>
      </w:pPr>
      <w:r w:rsidRPr="00C87850">
        <w:rPr>
          <w:rFonts w:ascii="MS Gothic" w:eastAsia="MS Gothic" w:hAnsi="MS Gothic" w:hint="eastAsia"/>
          <w:sz w:val="24"/>
          <w:szCs w:val="24"/>
        </w:rPr>
        <w:t xml:space="preserve">(8)　</w:t>
      </w:r>
      <w:r w:rsidRPr="00C87850">
        <w:t xml:space="preserve"> </w:t>
      </w:r>
      <w:r w:rsidRPr="00C87850">
        <w:rPr>
          <w:rFonts w:ascii="MS Gothic" w:eastAsia="MS Gothic" w:hAnsi="MS Gothic"/>
          <w:sz w:val="24"/>
          <w:szCs w:val="24"/>
        </w:rPr>
        <w:t>Waste treatment facilities shall meet the following conditions.</w:t>
      </w:r>
    </w:p>
    <w:p w14:paraId="42919A1A" w14:textId="61274E57" w:rsidR="00D91708" w:rsidRPr="00C87850" w:rsidRDefault="00D91708" w:rsidP="00D91708">
      <w:pPr>
        <w:ind w:leftChars="200" w:left="850" w:hangingChars="179" w:hanging="430"/>
        <w:rPr>
          <w:rFonts w:ascii="MS Gothic" w:eastAsia="MS Gothic" w:hAnsi="MS Gothic"/>
          <w:sz w:val="24"/>
          <w:szCs w:val="24"/>
        </w:rPr>
      </w:pPr>
      <w:r w:rsidRPr="00C87850">
        <w:rPr>
          <w:rFonts w:ascii="MS Gothic" w:eastAsia="MS Gothic" w:hAnsi="MS Gothic" w:hint="eastAsia"/>
          <w:sz w:val="24"/>
          <w:szCs w:val="24"/>
        </w:rPr>
        <w:t>①</w:t>
      </w:r>
      <w:r w:rsidRPr="00C87850">
        <w:rPr>
          <w:rFonts w:ascii="MS Gothic" w:eastAsia="MS Gothic" w:hAnsi="MS Gothic"/>
          <w:sz w:val="24"/>
          <w:szCs w:val="24"/>
        </w:rPr>
        <w:t xml:space="preserve"> Waste treatment facilities shall have waste tanks and treatment facilities for blood and wastewater. Provided, However, That abattoirs flushing blood and waste-water directly into sewage systems with terminal treatment plants may omit treatment facilities for blood and wastewater.</w:t>
      </w:r>
    </w:p>
    <w:p w14:paraId="66D1B64D" w14:textId="6FF489FA" w:rsidR="00D91708" w:rsidRPr="00C87850" w:rsidRDefault="00D91708" w:rsidP="00D91708">
      <w:pPr>
        <w:ind w:leftChars="200" w:left="850" w:hangingChars="179" w:hanging="430"/>
        <w:rPr>
          <w:rFonts w:ascii="MS Gothic" w:eastAsia="MS Gothic" w:hAnsi="MS Gothic"/>
          <w:sz w:val="24"/>
          <w:szCs w:val="24"/>
        </w:rPr>
      </w:pPr>
      <w:r w:rsidRPr="00C87850">
        <w:rPr>
          <w:rFonts w:ascii="MS Gothic" w:eastAsia="MS Gothic" w:hAnsi="MS Gothic" w:hint="eastAsia"/>
          <w:sz w:val="24"/>
          <w:szCs w:val="24"/>
        </w:rPr>
        <w:t>②</w:t>
      </w:r>
      <w:r w:rsidRPr="00C87850">
        <w:rPr>
          <w:rFonts w:ascii="MS Gothic" w:eastAsia="MS Gothic" w:hAnsi="MS Gothic"/>
          <w:sz w:val="24"/>
          <w:szCs w:val="24"/>
        </w:rPr>
        <w:t xml:space="preserve"> Waste tanks shall be at an appropriate distance from processing rooms and trading rooms and shall be constructed of impermeable materials and be provided with appropriate covers.</w:t>
      </w:r>
    </w:p>
    <w:p w14:paraId="5F9A7C32" w14:textId="5412CF93" w:rsidR="0054696F" w:rsidRPr="00C87850" w:rsidRDefault="00D91708" w:rsidP="00D91708">
      <w:pPr>
        <w:ind w:leftChars="200" w:left="850" w:hangingChars="179" w:hanging="430"/>
        <w:rPr>
          <w:rFonts w:ascii="MS Gothic" w:eastAsia="MS Gothic" w:hAnsi="MS Gothic"/>
          <w:sz w:val="24"/>
          <w:szCs w:val="24"/>
        </w:rPr>
      </w:pPr>
      <w:r w:rsidRPr="00C87850">
        <w:rPr>
          <w:rFonts w:ascii="MS Gothic" w:eastAsia="MS Gothic" w:hAnsi="MS Gothic" w:hint="eastAsia"/>
          <w:sz w:val="24"/>
          <w:szCs w:val="24"/>
        </w:rPr>
        <w:t>③</w:t>
      </w:r>
      <w:r w:rsidRPr="00C87850">
        <w:rPr>
          <w:rFonts w:ascii="MS Gothic" w:eastAsia="MS Gothic" w:hAnsi="MS Gothic"/>
          <w:sz w:val="24"/>
          <w:szCs w:val="24"/>
        </w:rPr>
        <w:t xml:space="preserve"> Treatment facilities for blood and wastewater shall be at an </w:t>
      </w:r>
      <w:r w:rsidRPr="00C87850">
        <w:rPr>
          <w:rFonts w:ascii="MS Gothic" w:eastAsia="MS Gothic" w:hAnsi="MS Gothic"/>
          <w:sz w:val="24"/>
          <w:szCs w:val="24"/>
        </w:rPr>
        <w:lastRenderedPageBreak/>
        <w:t>appropriate distance from processing rooms and trading rooms and shall have blood and wastewater cleaning apparatus.</w:t>
      </w:r>
    </w:p>
    <w:tbl>
      <w:tblPr>
        <w:tblStyle w:val="a4"/>
        <w:tblW w:w="0" w:type="auto"/>
        <w:tblLook w:val="04A0" w:firstRow="1" w:lastRow="0" w:firstColumn="1" w:lastColumn="0" w:noHBand="0" w:noVBand="1"/>
      </w:tblPr>
      <w:tblGrid>
        <w:gridCol w:w="8494"/>
      </w:tblGrid>
      <w:tr w:rsidR="000C542E" w:rsidRPr="00C87850" w14:paraId="77A76E7D" w14:textId="77777777" w:rsidTr="00F95C63">
        <w:tc>
          <w:tcPr>
            <w:tcW w:w="8494" w:type="dxa"/>
          </w:tcPr>
          <w:p w14:paraId="1BADB31E" w14:textId="77777777" w:rsidR="000C542E" w:rsidRPr="00C87850" w:rsidRDefault="000C542E" w:rsidP="00F95C63">
            <w:pPr>
              <w:rPr>
                <w:rFonts w:ascii="MS Gothic" w:eastAsia="MS Gothic" w:hAnsi="MS Gothic"/>
                <w:sz w:val="24"/>
                <w:szCs w:val="24"/>
              </w:rPr>
            </w:pPr>
          </w:p>
          <w:p w14:paraId="71BD40DD" w14:textId="77777777" w:rsidR="000C542E" w:rsidRPr="00C87850" w:rsidRDefault="000C542E" w:rsidP="00F95C63">
            <w:pPr>
              <w:rPr>
                <w:rFonts w:ascii="MS Gothic" w:eastAsia="MS Gothic" w:hAnsi="MS Gothic"/>
                <w:sz w:val="24"/>
                <w:szCs w:val="24"/>
              </w:rPr>
            </w:pPr>
          </w:p>
          <w:p w14:paraId="046E5C9E" w14:textId="77777777" w:rsidR="000C542E" w:rsidRPr="00C87850" w:rsidRDefault="000C542E" w:rsidP="00F95C63">
            <w:pPr>
              <w:rPr>
                <w:rFonts w:ascii="MS Gothic" w:eastAsia="MS Gothic" w:hAnsi="MS Gothic"/>
                <w:sz w:val="24"/>
                <w:szCs w:val="24"/>
              </w:rPr>
            </w:pPr>
          </w:p>
          <w:p w14:paraId="18E3D678" w14:textId="77777777" w:rsidR="000C542E" w:rsidRPr="00C87850" w:rsidRDefault="000C542E" w:rsidP="00F95C63">
            <w:pPr>
              <w:rPr>
                <w:rFonts w:ascii="MS Gothic" w:eastAsia="MS Gothic" w:hAnsi="MS Gothic"/>
                <w:sz w:val="24"/>
                <w:szCs w:val="24"/>
              </w:rPr>
            </w:pPr>
          </w:p>
        </w:tc>
      </w:tr>
    </w:tbl>
    <w:p w14:paraId="4D2116AE" w14:textId="005F942D" w:rsidR="00151AEB" w:rsidRPr="00C87850" w:rsidRDefault="00151AEB" w:rsidP="0052325B">
      <w:pPr>
        <w:rPr>
          <w:rFonts w:ascii="MS Gothic" w:eastAsia="MS Gothic" w:hAnsi="MS Gothic"/>
          <w:sz w:val="24"/>
          <w:szCs w:val="24"/>
        </w:rPr>
      </w:pPr>
    </w:p>
    <w:p w14:paraId="7736322A" w14:textId="0A5C83C7" w:rsidR="004F2685" w:rsidRPr="00C87850" w:rsidRDefault="004F2685" w:rsidP="00831C08">
      <w:pPr>
        <w:pStyle w:val="a3"/>
        <w:numPr>
          <w:ilvl w:val="1"/>
          <w:numId w:val="10"/>
        </w:numPr>
        <w:ind w:leftChars="0"/>
        <w:outlineLvl w:val="2"/>
        <w:rPr>
          <w:rFonts w:ascii="MS Gothic" w:eastAsia="MS Gothic" w:hAnsi="MS Gothic"/>
          <w:sz w:val="24"/>
          <w:szCs w:val="24"/>
        </w:rPr>
      </w:pPr>
      <w:bookmarkStart w:id="16" w:name="_Toc15647080"/>
      <w:r w:rsidRPr="00C87850">
        <w:rPr>
          <w:rFonts w:ascii="MS Gothic" w:eastAsia="MS Gothic" w:hAnsi="MS Gothic" w:hint="eastAsia"/>
          <w:sz w:val="24"/>
          <w:szCs w:val="24"/>
        </w:rPr>
        <w:t>衛生管理基準</w:t>
      </w:r>
      <w:bookmarkEnd w:id="16"/>
    </w:p>
    <w:p w14:paraId="752F7455" w14:textId="659027D5" w:rsidR="004F2685" w:rsidRPr="00C87850" w:rsidRDefault="004F2685" w:rsidP="00831C08">
      <w:pPr>
        <w:pStyle w:val="a3"/>
        <w:numPr>
          <w:ilvl w:val="1"/>
          <w:numId w:val="11"/>
        </w:numPr>
        <w:ind w:leftChars="0"/>
        <w:outlineLvl w:val="2"/>
        <w:rPr>
          <w:rFonts w:ascii="MS Gothic" w:eastAsia="MS Gothic" w:hAnsi="MS Gothic"/>
          <w:sz w:val="24"/>
          <w:szCs w:val="24"/>
        </w:rPr>
      </w:pPr>
      <w:bookmarkStart w:id="17" w:name="_Toc15647081"/>
      <w:r w:rsidRPr="00C87850">
        <w:rPr>
          <w:rFonts w:ascii="MS Gothic" w:eastAsia="MS Gothic" w:hAnsi="MS Gothic" w:hint="eastAsia"/>
          <w:sz w:val="24"/>
          <w:szCs w:val="24"/>
        </w:rPr>
        <w:t>Standards for hygiene control</w:t>
      </w:r>
      <w:bookmarkEnd w:id="17"/>
    </w:p>
    <w:p w14:paraId="1342F64E" w14:textId="77777777" w:rsidR="00795220" w:rsidRPr="00C87850" w:rsidRDefault="00795220" w:rsidP="0052325B">
      <w:pPr>
        <w:rPr>
          <w:rFonts w:ascii="MS Gothic" w:eastAsia="MS Gothic" w:hAnsi="MS Gothic"/>
          <w:sz w:val="24"/>
          <w:szCs w:val="24"/>
        </w:rPr>
      </w:pPr>
    </w:p>
    <w:p w14:paraId="6DC431B3" w14:textId="537C3F98" w:rsidR="00D91708" w:rsidRPr="00C87850" w:rsidRDefault="004C5601" w:rsidP="0052325B">
      <w:pPr>
        <w:rPr>
          <w:rFonts w:ascii="MS Gothic" w:eastAsia="MS Gothic" w:hAnsi="MS Gothic"/>
          <w:sz w:val="24"/>
          <w:szCs w:val="24"/>
        </w:rPr>
      </w:pPr>
      <w:r w:rsidRPr="00C87850" w:rsidDel="004C5601">
        <w:rPr>
          <w:rFonts w:ascii="MS Gothic" w:eastAsia="MS Gothic" w:hAnsi="MS Gothic" w:hint="eastAsia"/>
          <w:i/>
          <w:sz w:val="24"/>
          <w:szCs w:val="24"/>
        </w:rPr>
        <w:t xml:space="preserve"> </w:t>
      </w:r>
      <w:r w:rsidR="004F2685" w:rsidRPr="00C87850">
        <w:rPr>
          <w:rFonts w:ascii="MS Gothic" w:eastAsia="MS Gothic" w:hAnsi="MS Gothic" w:hint="eastAsia"/>
          <w:sz w:val="24"/>
          <w:szCs w:val="24"/>
        </w:rPr>
        <w:t>(1)　一般事項</w:t>
      </w:r>
    </w:p>
    <w:p w14:paraId="105C627F" w14:textId="32BB2F45" w:rsidR="004F2685" w:rsidRPr="00C87850" w:rsidRDefault="004F2685" w:rsidP="0052325B">
      <w:pPr>
        <w:rPr>
          <w:rFonts w:ascii="MS Gothic" w:eastAsia="MS Gothic" w:hAnsi="MS Gothic"/>
          <w:sz w:val="24"/>
          <w:szCs w:val="24"/>
        </w:rPr>
      </w:pPr>
      <w:r w:rsidRPr="00C87850">
        <w:rPr>
          <w:rFonts w:ascii="MS Gothic" w:eastAsia="MS Gothic" w:hAnsi="MS Gothic" w:hint="eastAsia"/>
          <w:sz w:val="24"/>
          <w:szCs w:val="24"/>
        </w:rPr>
        <w:t>(1)　General provision</w:t>
      </w:r>
    </w:p>
    <w:tbl>
      <w:tblPr>
        <w:tblStyle w:val="a4"/>
        <w:tblW w:w="0" w:type="auto"/>
        <w:tblLook w:val="04A0" w:firstRow="1" w:lastRow="0" w:firstColumn="1" w:lastColumn="0" w:noHBand="0" w:noVBand="1"/>
      </w:tblPr>
      <w:tblGrid>
        <w:gridCol w:w="8494"/>
      </w:tblGrid>
      <w:tr w:rsidR="004F2685" w:rsidRPr="00C87850" w14:paraId="47D5A233" w14:textId="77777777" w:rsidTr="00F95C63">
        <w:tc>
          <w:tcPr>
            <w:tcW w:w="8494" w:type="dxa"/>
          </w:tcPr>
          <w:p w14:paraId="2BF14682" w14:textId="77777777" w:rsidR="004F2685" w:rsidRPr="00C87850" w:rsidRDefault="004F2685" w:rsidP="004F2685">
            <w:pPr>
              <w:ind w:left="240" w:hangingChars="100" w:hanging="240"/>
              <w:rPr>
                <w:rFonts w:ascii="MS Gothic" w:eastAsia="MS Gothic" w:hAnsi="MS Gothic"/>
                <w:sz w:val="24"/>
                <w:szCs w:val="24"/>
              </w:rPr>
            </w:pPr>
            <w:r w:rsidRPr="00C87850">
              <w:rPr>
                <w:rFonts w:ascii="MS Gothic" w:eastAsia="MS Gothic" w:hAnsi="MS Gothic"/>
                <w:sz w:val="24"/>
                <w:szCs w:val="24"/>
              </w:rPr>
              <w:t xml:space="preserve">a. </w:t>
            </w:r>
            <w:r w:rsidRPr="00C87850">
              <w:rPr>
                <w:rFonts w:ascii="MS Gothic" w:eastAsia="MS Gothic" w:hAnsi="MS Gothic" w:hint="eastAsia"/>
                <w:sz w:val="24"/>
                <w:szCs w:val="24"/>
              </w:rPr>
              <w:t>清掃を適切に行い、衛生上支障のないように保持すること。</w:t>
            </w:r>
          </w:p>
          <w:p w14:paraId="6D7C4F0C" w14:textId="622AA7F1" w:rsidR="004F2685" w:rsidRPr="00C87850" w:rsidRDefault="004F2685" w:rsidP="004F2685">
            <w:pPr>
              <w:ind w:leftChars="100" w:left="210" w:firstLineChars="50" w:firstLine="120"/>
              <w:rPr>
                <w:rFonts w:ascii="MS Gothic" w:eastAsia="MS Gothic" w:hAnsi="MS Gothic"/>
                <w:sz w:val="24"/>
                <w:szCs w:val="24"/>
              </w:rPr>
            </w:pPr>
            <w:r w:rsidRPr="00C87850">
              <w:rPr>
                <w:rFonts w:ascii="MS Gothic" w:eastAsia="MS Gothic" w:hAnsi="MS Gothic" w:hint="eastAsia"/>
                <w:sz w:val="24"/>
                <w:szCs w:val="24"/>
              </w:rPr>
              <w:t>整理整頓を行い、不必要な物品等を置かないこと。</w:t>
            </w:r>
          </w:p>
          <w:p w14:paraId="384F037F" w14:textId="77777777" w:rsidR="004F2685" w:rsidRPr="00C87850" w:rsidRDefault="004F2685" w:rsidP="004F2685">
            <w:pPr>
              <w:ind w:left="240" w:hangingChars="100" w:hanging="240"/>
              <w:rPr>
                <w:rFonts w:ascii="MS Gothic" w:eastAsia="MS Gothic" w:hAnsi="MS Gothic"/>
                <w:sz w:val="24"/>
                <w:szCs w:val="24"/>
              </w:rPr>
            </w:pPr>
            <w:r w:rsidRPr="00C87850">
              <w:rPr>
                <w:rFonts w:ascii="MS Gothic" w:eastAsia="MS Gothic" w:hAnsi="MS Gothic"/>
                <w:sz w:val="24"/>
                <w:szCs w:val="24"/>
              </w:rPr>
              <w:t>a. By giving proper cleaning, maintain the abattoir in no trouble from the viewpoint of sanitation.</w:t>
            </w:r>
          </w:p>
          <w:p w14:paraId="54F180AF" w14:textId="4A45ED70" w:rsidR="004F2685" w:rsidRPr="00C87850" w:rsidRDefault="004F2685" w:rsidP="004F2685">
            <w:pPr>
              <w:ind w:leftChars="100" w:left="210"/>
              <w:rPr>
                <w:rFonts w:ascii="MS Gothic" w:eastAsia="MS Gothic" w:hAnsi="MS Gothic"/>
                <w:sz w:val="24"/>
                <w:szCs w:val="24"/>
              </w:rPr>
            </w:pPr>
            <w:r w:rsidRPr="00C87850">
              <w:rPr>
                <w:rFonts w:ascii="MS Gothic" w:eastAsia="MS Gothic" w:hAnsi="MS Gothic"/>
                <w:sz w:val="24"/>
                <w:szCs w:val="24"/>
              </w:rPr>
              <w:t>The abattoir shall be arranged and put in order, and unnecessary things shall be kept out of the abattoir.</w:t>
            </w:r>
          </w:p>
          <w:p w14:paraId="4FE2A732" w14:textId="77777777" w:rsidR="004F2685" w:rsidRPr="00C87850" w:rsidRDefault="004F2685" w:rsidP="00F95C63">
            <w:pPr>
              <w:rPr>
                <w:rFonts w:ascii="MS Gothic" w:eastAsia="MS Gothic" w:hAnsi="MS Gothic"/>
                <w:sz w:val="24"/>
                <w:szCs w:val="24"/>
              </w:rPr>
            </w:pPr>
          </w:p>
          <w:p w14:paraId="4534F90A" w14:textId="77777777" w:rsidR="004F2685" w:rsidRPr="00C87850" w:rsidRDefault="004F2685" w:rsidP="00F95C63">
            <w:pPr>
              <w:rPr>
                <w:rFonts w:ascii="MS Gothic" w:eastAsia="MS Gothic" w:hAnsi="MS Gothic"/>
                <w:sz w:val="24"/>
                <w:szCs w:val="24"/>
              </w:rPr>
            </w:pPr>
          </w:p>
          <w:p w14:paraId="1C42C03D" w14:textId="77777777" w:rsidR="004F2685" w:rsidRPr="00C87850" w:rsidRDefault="004F2685" w:rsidP="00F95C63">
            <w:pPr>
              <w:rPr>
                <w:rFonts w:ascii="MS Gothic" w:eastAsia="MS Gothic" w:hAnsi="MS Gothic"/>
                <w:sz w:val="24"/>
                <w:szCs w:val="24"/>
              </w:rPr>
            </w:pPr>
          </w:p>
        </w:tc>
      </w:tr>
    </w:tbl>
    <w:p w14:paraId="52113E96" w14:textId="77777777" w:rsidR="004F2685" w:rsidRPr="00C87850" w:rsidRDefault="004F2685" w:rsidP="0052325B">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5E0426" w:rsidRPr="00C87850" w14:paraId="056BFA76" w14:textId="77777777" w:rsidTr="00F95C63">
        <w:tc>
          <w:tcPr>
            <w:tcW w:w="8494" w:type="dxa"/>
          </w:tcPr>
          <w:p w14:paraId="2A18ECD8" w14:textId="77777777" w:rsidR="005E0426" w:rsidRPr="00C87850" w:rsidRDefault="005E0426" w:rsidP="00F95C63">
            <w:pPr>
              <w:ind w:left="240" w:hangingChars="100" w:hanging="240"/>
              <w:rPr>
                <w:rFonts w:ascii="MS Gothic" w:eastAsia="MS Gothic" w:hAnsi="MS Gothic"/>
                <w:sz w:val="24"/>
                <w:szCs w:val="24"/>
              </w:rPr>
            </w:pPr>
            <w:r w:rsidRPr="00C87850">
              <w:rPr>
                <w:rFonts w:ascii="MS Gothic" w:eastAsia="MS Gothic" w:hAnsi="MS Gothic" w:hint="eastAsia"/>
                <w:sz w:val="24"/>
                <w:szCs w:val="24"/>
              </w:rPr>
              <w:t>b</w:t>
            </w:r>
            <w:r w:rsidRPr="00C87850">
              <w:rPr>
                <w:rFonts w:ascii="MS Gothic" w:eastAsia="MS Gothic" w:hAnsi="MS Gothic"/>
                <w:sz w:val="24"/>
                <w:szCs w:val="24"/>
              </w:rPr>
              <w:t xml:space="preserve">. </w:t>
            </w:r>
            <w:r w:rsidRPr="00C87850">
              <w:rPr>
                <w:rFonts w:ascii="MS Gothic" w:eastAsia="MS Gothic" w:hAnsi="MS Gothic" w:hint="eastAsia"/>
                <w:sz w:val="24"/>
                <w:szCs w:val="24"/>
              </w:rPr>
              <w:t>床、内壁、天井、窓又は扉等に破損又は故障等があるときは、速やかに補修又は修理を行うこと。</w:t>
            </w:r>
          </w:p>
          <w:p w14:paraId="06294444" w14:textId="1809A172" w:rsidR="005E0426" w:rsidRPr="00C87850" w:rsidRDefault="005E0426" w:rsidP="005E0426">
            <w:pPr>
              <w:ind w:left="240" w:hangingChars="100" w:hanging="240"/>
              <w:rPr>
                <w:rFonts w:ascii="MS Gothic" w:eastAsia="MS Gothic" w:hAnsi="MS Gothic"/>
                <w:sz w:val="24"/>
                <w:szCs w:val="24"/>
              </w:rPr>
            </w:pPr>
            <w:r w:rsidRPr="00C87850">
              <w:rPr>
                <w:rFonts w:ascii="MS Gothic" w:eastAsia="MS Gothic" w:hAnsi="MS Gothic"/>
                <w:sz w:val="24"/>
                <w:szCs w:val="24"/>
              </w:rPr>
              <w:t>b. In cases where there are ruptures or failures in floors, inner walls, ceilings, windows or doors, they shall be repaired or mended without delay.</w:t>
            </w:r>
          </w:p>
          <w:p w14:paraId="782CA0DE" w14:textId="499243C3" w:rsidR="005E0426" w:rsidRPr="00C87850" w:rsidRDefault="005E0426" w:rsidP="00F95C63">
            <w:pPr>
              <w:rPr>
                <w:rFonts w:ascii="MS Gothic" w:eastAsia="MS Gothic" w:hAnsi="MS Gothic"/>
                <w:sz w:val="24"/>
                <w:szCs w:val="24"/>
              </w:rPr>
            </w:pPr>
          </w:p>
          <w:p w14:paraId="0B3E5F58" w14:textId="77777777" w:rsidR="00A6432C" w:rsidRPr="00C87850" w:rsidRDefault="00A6432C" w:rsidP="00F95C63">
            <w:pPr>
              <w:rPr>
                <w:rFonts w:ascii="MS Gothic" w:eastAsia="MS Gothic" w:hAnsi="MS Gothic"/>
                <w:sz w:val="24"/>
                <w:szCs w:val="24"/>
              </w:rPr>
            </w:pPr>
          </w:p>
          <w:p w14:paraId="63245F61" w14:textId="77777777" w:rsidR="005E0426" w:rsidRPr="00C87850" w:rsidRDefault="005E0426" w:rsidP="00F95C63">
            <w:pPr>
              <w:rPr>
                <w:rFonts w:ascii="MS Gothic" w:eastAsia="MS Gothic" w:hAnsi="MS Gothic"/>
                <w:sz w:val="24"/>
                <w:szCs w:val="24"/>
              </w:rPr>
            </w:pPr>
          </w:p>
        </w:tc>
      </w:tr>
    </w:tbl>
    <w:p w14:paraId="0B8D8746" w14:textId="03D2101F" w:rsidR="000C542E" w:rsidRPr="00C87850" w:rsidRDefault="000C542E" w:rsidP="0052325B">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A6432C" w:rsidRPr="00C87850" w14:paraId="66CD62D3" w14:textId="77777777" w:rsidTr="00F95C63">
        <w:tc>
          <w:tcPr>
            <w:tcW w:w="8494" w:type="dxa"/>
          </w:tcPr>
          <w:p w14:paraId="70E7627B" w14:textId="7C1DBA7B" w:rsidR="00A6432C" w:rsidRPr="00C87850" w:rsidRDefault="00A6432C" w:rsidP="00F95C63">
            <w:pPr>
              <w:ind w:left="240" w:hangingChars="100" w:hanging="240"/>
              <w:rPr>
                <w:rFonts w:ascii="MS Gothic" w:eastAsia="MS Gothic" w:hAnsi="MS Gothic"/>
                <w:sz w:val="24"/>
                <w:szCs w:val="24"/>
              </w:rPr>
            </w:pPr>
            <w:r w:rsidRPr="00C87850">
              <w:rPr>
                <w:rFonts w:ascii="MS Gothic" w:eastAsia="MS Gothic" w:hAnsi="MS Gothic" w:hint="eastAsia"/>
                <w:sz w:val="24"/>
                <w:szCs w:val="24"/>
              </w:rPr>
              <w:t>c</w:t>
            </w:r>
            <w:r w:rsidRPr="00C87850">
              <w:rPr>
                <w:rFonts w:ascii="MS Gothic" w:eastAsia="MS Gothic" w:hAnsi="MS Gothic"/>
                <w:sz w:val="24"/>
                <w:szCs w:val="24"/>
              </w:rPr>
              <w:t xml:space="preserve">. </w:t>
            </w:r>
            <w:r w:rsidRPr="00C87850">
              <w:rPr>
                <w:rFonts w:ascii="MS Gothic" w:eastAsia="MS Gothic" w:hAnsi="MS Gothic" w:hint="eastAsia"/>
                <w:sz w:val="24"/>
                <w:szCs w:val="24"/>
              </w:rPr>
              <w:t>汚臭及び過度の湿気を除くよう十分に換気すること。</w:t>
            </w:r>
          </w:p>
          <w:p w14:paraId="77B9EEA8" w14:textId="780D93A0" w:rsidR="00A6432C" w:rsidRPr="00C87850" w:rsidRDefault="00A6432C" w:rsidP="00F95C63">
            <w:pPr>
              <w:ind w:left="240" w:hangingChars="100" w:hanging="240"/>
              <w:rPr>
                <w:rFonts w:ascii="MS Gothic" w:eastAsia="MS Gothic" w:hAnsi="MS Gothic"/>
                <w:sz w:val="24"/>
                <w:szCs w:val="24"/>
              </w:rPr>
            </w:pPr>
            <w:r w:rsidRPr="00C87850">
              <w:rPr>
                <w:rFonts w:ascii="MS Gothic" w:eastAsia="MS Gothic" w:hAnsi="MS Gothic"/>
                <w:sz w:val="24"/>
                <w:szCs w:val="24"/>
              </w:rPr>
              <w:t>c. The abattoir shall be fully ventilated to remove foul odor and excessive humidity.</w:t>
            </w:r>
          </w:p>
          <w:p w14:paraId="3305AB7A" w14:textId="3ED90F38" w:rsidR="00A6432C" w:rsidRPr="00C87850" w:rsidRDefault="00A6432C" w:rsidP="00F95C63">
            <w:pPr>
              <w:rPr>
                <w:rFonts w:ascii="MS Gothic" w:eastAsia="MS Gothic" w:hAnsi="MS Gothic"/>
                <w:sz w:val="24"/>
                <w:szCs w:val="24"/>
              </w:rPr>
            </w:pPr>
          </w:p>
          <w:p w14:paraId="2829B1EF" w14:textId="77777777" w:rsidR="00A6432C" w:rsidRPr="00C87850" w:rsidRDefault="00A6432C" w:rsidP="00F95C63">
            <w:pPr>
              <w:rPr>
                <w:rFonts w:ascii="MS Gothic" w:eastAsia="MS Gothic" w:hAnsi="MS Gothic"/>
                <w:sz w:val="24"/>
                <w:szCs w:val="24"/>
              </w:rPr>
            </w:pPr>
          </w:p>
          <w:p w14:paraId="7B903851" w14:textId="77777777" w:rsidR="00A6432C" w:rsidRPr="00C87850" w:rsidRDefault="00A6432C" w:rsidP="00F95C63">
            <w:pPr>
              <w:rPr>
                <w:rFonts w:ascii="MS Gothic" w:eastAsia="MS Gothic" w:hAnsi="MS Gothic"/>
                <w:sz w:val="24"/>
                <w:szCs w:val="24"/>
              </w:rPr>
            </w:pPr>
          </w:p>
        </w:tc>
      </w:tr>
    </w:tbl>
    <w:p w14:paraId="2CC132DB" w14:textId="2310820C" w:rsidR="00A6432C" w:rsidRPr="00C87850" w:rsidRDefault="00A6432C" w:rsidP="0052325B">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A6432C" w:rsidRPr="00C87850" w14:paraId="4BD6DC4F" w14:textId="77777777" w:rsidTr="00F95C63">
        <w:tc>
          <w:tcPr>
            <w:tcW w:w="8494" w:type="dxa"/>
          </w:tcPr>
          <w:p w14:paraId="00AB0335" w14:textId="7BDB34C2" w:rsidR="00A6432C" w:rsidRPr="00C87850" w:rsidRDefault="00A6432C" w:rsidP="00F95C63">
            <w:pPr>
              <w:ind w:left="240" w:hangingChars="100" w:hanging="240"/>
              <w:rPr>
                <w:rFonts w:ascii="MS Gothic" w:eastAsia="MS Gothic" w:hAnsi="MS Gothic"/>
                <w:sz w:val="24"/>
                <w:szCs w:val="24"/>
              </w:rPr>
            </w:pPr>
            <w:r w:rsidRPr="00C87850">
              <w:rPr>
                <w:rFonts w:ascii="MS Gothic" w:eastAsia="MS Gothic" w:hAnsi="MS Gothic" w:hint="eastAsia"/>
                <w:sz w:val="24"/>
                <w:szCs w:val="24"/>
              </w:rPr>
              <w:t>d</w:t>
            </w:r>
            <w:r w:rsidRPr="00C87850">
              <w:rPr>
                <w:rFonts w:ascii="MS Gothic" w:eastAsia="MS Gothic" w:hAnsi="MS Gothic"/>
                <w:sz w:val="24"/>
                <w:szCs w:val="24"/>
              </w:rPr>
              <w:t xml:space="preserve">. </w:t>
            </w:r>
            <w:r w:rsidRPr="00C87850">
              <w:rPr>
                <w:rFonts w:ascii="MS Gothic" w:eastAsia="MS Gothic" w:hAnsi="MS Gothic" w:hint="eastAsia"/>
                <w:sz w:val="24"/>
                <w:szCs w:val="24"/>
              </w:rPr>
              <w:t>採光又は照明装置により必要な照度を確保すること。</w:t>
            </w:r>
          </w:p>
          <w:p w14:paraId="3BA6C7A5" w14:textId="7328938F" w:rsidR="00A6432C" w:rsidRPr="00C87850" w:rsidRDefault="00A6432C" w:rsidP="00F95C63">
            <w:pPr>
              <w:ind w:left="240" w:hangingChars="100" w:hanging="240"/>
              <w:rPr>
                <w:rFonts w:ascii="MS Gothic" w:eastAsia="MS Gothic" w:hAnsi="MS Gothic"/>
                <w:sz w:val="24"/>
                <w:szCs w:val="24"/>
              </w:rPr>
            </w:pPr>
            <w:r w:rsidRPr="00C87850">
              <w:rPr>
                <w:rFonts w:ascii="MS Gothic" w:eastAsia="MS Gothic" w:hAnsi="MS Gothic"/>
                <w:sz w:val="24"/>
                <w:szCs w:val="24"/>
              </w:rPr>
              <w:t>d. Necessary illuminance shall be secured by means of natural illumination or lighting equipment.</w:t>
            </w:r>
          </w:p>
          <w:p w14:paraId="0845D20C" w14:textId="77777777" w:rsidR="00A6432C" w:rsidRPr="00C87850" w:rsidRDefault="00A6432C" w:rsidP="00F95C63">
            <w:pPr>
              <w:rPr>
                <w:rFonts w:ascii="MS Gothic" w:eastAsia="MS Gothic" w:hAnsi="MS Gothic"/>
                <w:sz w:val="24"/>
                <w:szCs w:val="24"/>
              </w:rPr>
            </w:pPr>
          </w:p>
          <w:p w14:paraId="7997D1C6" w14:textId="77777777" w:rsidR="00A6432C" w:rsidRPr="00C87850" w:rsidRDefault="00A6432C" w:rsidP="00F95C63">
            <w:pPr>
              <w:rPr>
                <w:rFonts w:ascii="MS Gothic" w:eastAsia="MS Gothic" w:hAnsi="MS Gothic"/>
                <w:sz w:val="24"/>
                <w:szCs w:val="24"/>
              </w:rPr>
            </w:pPr>
          </w:p>
          <w:p w14:paraId="50579AB4" w14:textId="77777777" w:rsidR="00A6432C" w:rsidRPr="00C87850" w:rsidRDefault="00A6432C" w:rsidP="00F95C63">
            <w:pPr>
              <w:rPr>
                <w:rFonts w:ascii="MS Gothic" w:eastAsia="MS Gothic" w:hAnsi="MS Gothic"/>
                <w:sz w:val="24"/>
                <w:szCs w:val="24"/>
              </w:rPr>
            </w:pPr>
          </w:p>
        </w:tc>
      </w:tr>
    </w:tbl>
    <w:p w14:paraId="4B59C646" w14:textId="16EFEE26" w:rsidR="00A6432C" w:rsidRPr="00C87850" w:rsidRDefault="00A6432C" w:rsidP="0052325B">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A6432C" w:rsidRPr="00C87850" w14:paraId="4DD57278" w14:textId="77777777" w:rsidTr="00F95C63">
        <w:tc>
          <w:tcPr>
            <w:tcW w:w="8494" w:type="dxa"/>
          </w:tcPr>
          <w:p w14:paraId="25A0FD35" w14:textId="307C454E" w:rsidR="00A6432C" w:rsidRPr="00C87850" w:rsidRDefault="00A6432C" w:rsidP="00F95C63">
            <w:pPr>
              <w:ind w:left="240" w:hangingChars="100" w:hanging="240"/>
              <w:rPr>
                <w:rFonts w:ascii="MS Gothic" w:eastAsia="MS Gothic" w:hAnsi="MS Gothic"/>
                <w:sz w:val="24"/>
                <w:szCs w:val="24"/>
              </w:rPr>
            </w:pPr>
            <w:r w:rsidRPr="00C87850">
              <w:rPr>
                <w:rFonts w:ascii="MS Gothic" w:eastAsia="MS Gothic" w:hAnsi="MS Gothic" w:hint="eastAsia"/>
                <w:sz w:val="24"/>
                <w:szCs w:val="24"/>
              </w:rPr>
              <w:t>e</w:t>
            </w:r>
            <w:r w:rsidRPr="00C87850">
              <w:rPr>
                <w:rFonts w:ascii="MS Gothic" w:eastAsia="MS Gothic" w:hAnsi="MS Gothic"/>
                <w:sz w:val="24"/>
                <w:szCs w:val="24"/>
              </w:rPr>
              <w:t xml:space="preserve">. </w:t>
            </w:r>
            <w:r w:rsidRPr="00C87850">
              <w:rPr>
                <w:rFonts w:ascii="MS Gothic" w:eastAsia="MS Gothic" w:hAnsi="MS Gothic" w:hint="eastAsia"/>
                <w:sz w:val="24"/>
                <w:szCs w:val="24"/>
              </w:rPr>
              <w:t>換気設備を設置している場合は、当該設備の維持管理を適切に行うこと。</w:t>
            </w:r>
          </w:p>
          <w:p w14:paraId="2C1E9440" w14:textId="2B4D940D" w:rsidR="00A6432C" w:rsidRPr="00C87850" w:rsidRDefault="00A6432C" w:rsidP="00F95C63">
            <w:pPr>
              <w:ind w:left="240" w:hangingChars="100" w:hanging="240"/>
              <w:rPr>
                <w:rFonts w:ascii="MS Gothic" w:eastAsia="MS Gothic" w:hAnsi="MS Gothic"/>
                <w:sz w:val="24"/>
                <w:szCs w:val="24"/>
              </w:rPr>
            </w:pPr>
            <w:r w:rsidRPr="00C87850">
              <w:rPr>
                <w:rFonts w:ascii="MS Gothic" w:eastAsia="MS Gothic" w:hAnsi="MS Gothic"/>
                <w:sz w:val="24"/>
                <w:szCs w:val="24"/>
              </w:rPr>
              <w:t>e. In cases where ventilation equipment is installed, provide proper maintenance of said equipment.</w:t>
            </w:r>
          </w:p>
          <w:p w14:paraId="2C2A255B" w14:textId="77777777" w:rsidR="00A6432C" w:rsidRPr="00C87850" w:rsidRDefault="00A6432C" w:rsidP="00F95C63">
            <w:pPr>
              <w:rPr>
                <w:rFonts w:ascii="MS Gothic" w:eastAsia="MS Gothic" w:hAnsi="MS Gothic"/>
                <w:sz w:val="24"/>
                <w:szCs w:val="24"/>
              </w:rPr>
            </w:pPr>
          </w:p>
          <w:p w14:paraId="67E7E02F" w14:textId="77777777" w:rsidR="00A6432C" w:rsidRPr="00C87850" w:rsidRDefault="00A6432C" w:rsidP="00F95C63">
            <w:pPr>
              <w:rPr>
                <w:rFonts w:ascii="MS Gothic" w:eastAsia="MS Gothic" w:hAnsi="MS Gothic"/>
                <w:sz w:val="24"/>
                <w:szCs w:val="24"/>
              </w:rPr>
            </w:pPr>
          </w:p>
          <w:p w14:paraId="459059E5" w14:textId="77777777" w:rsidR="00A6432C" w:rsidRPr="00C87850" w:rsidRDefault="00A6432C" w:rsidP="00F95C63">
            <w:pPr>
              <w:rPr>
                <w:rFonts w:ascii="MS Gothic" w:eastAsia="MS Gothic" w:hAnsi="MS Gothic"/>
                <w:sz w:val="24"/>
                <w:szCs w:val="24"/>
              </w:rPr>
            </w:pPr>
          </w:p>
        </w:tc>
      </w:tr>
    </w:tbl>
    <w:p w14:paraId="0D8FF86E" w14:textId="20BB46D9" w:rsidR="00A6432C" w:rsidRPr="00C87850" w:rsidRDefault="00A6432C" w:rsidP="0052325B">
      <w:pPr>
        <w:rPr>
          <w:rFonts w:ascii="MS Gothic" w:eastAsia="MS Gothic" w:hAnsi="MS Gothic"/>
          <w:sz w:val="24"/>
          <w:szCs w:val="24"/>
        </w:rPr>
      </w:pPr>
    </w:p>
    <w:p w14:paraId="4B99C388" w14:textId="6EBF005B" w:rsidR="00A6432C" w:rsidRPr="00C87850" w:rsidRDefault="00A6432C" w:rsidP="0052325B">
      <w:pPr>
        <w:rPr>
          <w:rFonts w:ascii="MS Gothic" w:eastAsia="MS Gothic" w:hAnsi="MS Gothic"/>
          <w:sz w:val="24"/>
          <w:szCs w:val="24"/>
        </w:rPr>
      </w:pPr>
      <w:r w:rsidRPr="00C87850">
        <w:rPr>
          <w:rFonts w:ascii="MS Gothic" w:eastAsia="MS Gothic" w:hAnsi="MS Gothic" w:hint="eastAsia"/>
          <w:sz w:val="24"/>
          <w:szCs w:val="24"/>
        </w:rPr>
        <w:t xml:space="preserve">(2)　</w:t>
      </w:r>
      <w:r w:rsidRPr="00C87850">
        <w:rPr>
          <w:rFonts w:hint="eastAsia"/>
        </w:rPr>
        <w:t xml:space="preserve"> </w:t>
      </w:r>
      <w:r w:rsidRPr="00C87850">
        <w:rPr>
          <w:rFonts w:ascii="MS Gothic" w:eastAsia="MS Gothic" w:hAnsi="MS Gothic" w:hint="eastAsia"/>
          <w:sz w:val="24"/>
          <w:szCs w:val="24"/>
        </w:rPr>
        <w:t>給水設備等の衛生管理は、次に掲げるところにより行うこと。</w:t>
      </w:r>
    </w:p>
    <w:p w14:paraId="307DA07D" w14:textId="41A89311" w:rsidR="00A6432C" w:rsidRPr="00C87850" w:rsidRDefault="00A6432C" w:rsidP="00A73410">
      <w:pPr>
        <w:ind w:left="480" w:hangingChars="200" w:hanging="480"/>
        <w:rPr>
          <w:rFonts w:ascii="MS Gothic" w:eastAsia="MS Gothic" w:hAnsi="MS Gothic"/>
          <w:sz w:val="24"/>
          <w:szCs w:val="24"/>
        </w:rPr>
      </w:pPr>
      <w:r w:rsidRPr="00C87850">
        <w:rPr>
          <w:rFonts w:ascii="MS Gothic" w:eastAsia="MS Gothic" w:hAnsi="MS Gothic" w:hint="eastAsia"/>
          <w:sz w:val="24"/>
          <w:szCs w:val="24"/>
        </w:rPr>
        <w:t xml:space="preserve">(2)　</w:t>
      </w:r>
      <w:r w:rsidRPr="00C87850">
        <w:t xml:space="preserve"> </w:t>
      </w:r>
      <w:r w:rsidRPr="00C87850">
        <w:rPr>
          <w:rFonts w:ascii="MS Gothic" w:eastAsia="MS Gothic" w:hAnsi="MS Gothic"/>
          <w:sz w:val="24"/>
          <w:szCs w:val="24"/>
        </w:rPr>
        <w:t>Sanitation control of water supply installation shall be done in accordance with the following.</w:t>
      </w:r>
    </w:p>
    <w:tbl>
      <w:tblPr>
        <w:tblStyle w:val="a4"/>
        <w:tblW w:w="0" w:type="auto"/>
        <w:tblLook w:val="04A0" w:firstRow="1" w:lastRow="0" w:firstColumn="1" w:lastColumn="0" w:noHBand="0" w:noVBand="1"/>
      </w:tblPr>
      <w:tblGrid>
        <w:gridCol w:w="8494"/>
      </w:tblGrid>
      <w:tr w:rsidR="00A6432C" w:rsidRPr="00C87850" w14:paraId="33C2F86E" w14:textId="77777777" w:rsidTr="00F95C63">
        <w:tc>
          <w:tcPr>
            <w:tcW w:w="8494" w:type="dxa"/>
          </w:tcPr>
          <w:p w14:paraId="0F3755F1" w14:textId="20D691D1" w:rsidR="00A6432C" w:rsidRPr="00C87850" w:rsidRDefault="00A6432C" w:rsidP="00A6432C">
            <w:pPr>
              <w:rPr>
                <w:rFonts w:ascii="MS Gothic" w:eastAsia="MS Gothic" w:hAnsi="MS Gothic"/>
                <w:sz w:val="24"/>
                <w:szCs w:val="24"/>
              </w:rPr>
            </w:pPr>
            <w:r w:rsidRPr="00C87850">
              <w:rPr>
                <w:rFonts w:ascii="MS Gothic" w:eastAsia="MS Gothic" w:hAnsi="MS Gothic"/>
                <w:sz w:val="24"/>
                <w:szCs w:val="24"/>
              </w:rPr>
              <w:t xml:space="preserve">a. </w:t>
            </w:r>
            <w:r w:rsidRPr="00C87850">
              <w:rPr>
                <w:rFonts w:ascii="MS Gothic" w:eastAsia="MS Gothic" w:hAnsi="MS Gothic" w:hint="eastAsia"/>
                <w:sz w:val="24"/>
                <w:szCs w:val="24"/>
              </w:rPr>
              <w:t>給水設備は飲用適の水を確保すること。</w:t>
            </w:r>
          </w:p>
          <w:p w14:paraId="70563B7B" w14:textId="15F9DCED" w:rsidR="00A6432C" w:rsidRPr="00C87850" w:rsidRDefault="00A6432C" w:rsidP="00A6432C">
            <w:pPr>
              <w:rPr>
                <w:rFonts w:ascii="MS Gothic" w:eastAsia="MS Gothic" w:hAnsi="MS Gothic"/>
                <w:sz w:val="24"/>
                <w:szCs w:val="24"/>
              </w:rPr>
            </w:pPr>
            <w:r w:rsidRPr="00C87850">
              <w:rPr>
                <w:rFonts w:ascii="MS Gothic" w:eastAsia="MS Gothic" w:hAnsi="MS Gothic"/>
                <w:sz w:val="24"/>
                <w:szCs w:val="24"/>
              </w:rPr>
              <w:t>a. Any water supply shall use potable water.</w:t>
            </w:r>
          </w:p>
          <w:p w14:paraId="3734DDA9" w14:textId="77777777" w:rsidR="00A6432C" w:rsidRPr="00C87850" w:rsidRDefault="00A6432C" w:rsidP="00F95C63">
            <w:pPr>
              <w:rPr>
                <w:rFonts w:ascii="MS Gothic" w:eastAsia="MS Gothic" w:hAnsi="MS Gothic"/>
                <w:sz w:val="24"/>
                <w:szCs w:val="24"/>
              </w:rPr>
            </w:pPr>
          </w:p>
          <w:p w14:paraId="02287F87" w14:textId="77777777" w:rsidR="00A6432C" w:rsidRPr="00C87850" w:rsidRDefault="00A6432C" w:rsidP="00F95C63">
            <w:pPr>
              <w:rPr>
                <w:rFonts w:ascii="MS Gothic" w:eastAsia="MS Gothic" w:hAnsi="MS Gothic"/>
                <w:sz w:val="24"/>
                <w:szCs w:val="24"/>
              </w:rPr>
            </w:pPr>
          </w:p>
          <w:p w14:paraId="66B11D6E" w14:textId="77777777" w:rsidR="00A6432C" w:rsidRPr="00C87850" w:rsidRDefault="00A6432C" w:rsidP="00F95C63">
            <w:pPr>
              <w:rPr>
                <w:rFonts w:ascii="MS Gothic" w:eastAsia="MS Gothic" w:hAnsi="MS Gothic"/>
                <w:sz w:val="24"/>
                <w:szCs w:val="24"/>
              </w:rPr>
            </w:pPr>
          </w:p>
        </w:tc>
      </w:tr>
    </w:tbl>
    <w:p w14:paraId="7B1EC6F1" w14:textId="1C542DEE" w:rsidR="00A6432C" w:rsidRPr="00C87850" w:rsidRDefault="00A6432C" w:rsidP="0052325B">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A6432C" w:rsidRPr="00C87850" w14:paraId="1B21A350" w14:textId="77777777" w:rsidTr="00F95C63">
        <w:tc>
          <w:tcPr>
            <w:tcW w:w="8494" w:type="dxa"/>
          </w:tcPr>
          <w:p w14:paraId="714ABF8F" w14:textId="261918BC" w:rsidR="00A6432C" w:rsidRPr="00C87850" w:rsidRDefault="00A6432C" w:rsidP="00A6432C">
            <w:pPr>
              <w:ind w:left="240" w:hangingChars="100" w:hanging="240"/>
              <w:rPr>
                <w:rFonts w:ascii="MS Gothic" w:eastAsia="MS Gothic" w:hAnsi="MS Gothic"/>
                <w:sz w:val="24"/>
                <w:szCs w:val="24"/>
              </w:rPr>
            </w:pPr>
            <w:r w:rsidRPr="00C87850">
              <w:rPr>
                <w:rFonts w:ascii="MS Gothic" w:eastAsia="MS Gothic" w:hAnsi="MS Gothic" w:hint="eastAsia"/>
                <w:sz w:val="24"/>
                <w:szCs w:val="24"/>
              </w:rPr>
              <w:t>b</w:t>
            </w:r>
            <w:r w:rsidRPr="00C87850">
              <w:rPr>
                <w:rFonts w:ascii="MS Gothic" w:eastAsia="MS Gothic" w:hAnsi="MS Gothic"/>
                <w:sz w:val="24"/>
                <w:szCs w:val="24"/>
              </w:rPr>
              <w:t xml:space="preserve">. </w:t>
            </w:r>
            <w:r w:rsidRPr="00C87850">
              <w:rPr>
                <w:rFonts w:ascii="MS Gothic" w:eastAsia="MS Gothic" w:hAnsi="MS Gothic" w:hint="eastAsia"/>
                <w:sz w:val="24"/>
                <w:szCs w:val="24"/>
              </w:rPr>
              <w:t>消毒装置又は浄水装置を設置している場合は、当該装置が正常に作動していることを毎日確認すること。この場合において、確認した日、確認の結果、確認した者その他必要な記録を確認の日から一年間保存すること。</w:t>
            </w:r>
          </w:p>
          <w:p w14:paraId="5BA3D68C" w14:textId="15055D82" w:rsidR="00A6432C" w:rsidRPr="00C87850" w:rsidRDefault="00A6432C" w:rsidP="00A6432C">
            <w:pPr>
              <w:ind w:left="240" w:hangingChars="100" w:hanging="240"/>
              <w:rPr>
                <w:rFonts w:ascii="MS Gothic" w:eastAsia="MS Gothic" w:hAnsi="MS Gothic"/>
                <w:sz w:val="24"/>
                <w:szCs w:val="24"/>
              </w:rPr>
            </w:pPr>
            <w:r w:rsidRPr="00C87850">
              <w:rPr>
                <w:rFonts w:ascii="MS Gothic" w:eastAsia="MS Gothic" w:hAnsi="MS Gothic"/>
                <w:sz w:val="24"/>
                <w:szCs w:val="24"/>
              </w:rPr>
              <w:t>b. In cases where disinfecting equipment or water purifying equipment is used, certify every day that the said equipment is working normally. In these cases, keep records including the date of the confirmation, the result of the confirmation, the person who confirmed and other necessary.</w:t>
            </w:r>
          </w:p>
          <w:p w14:paraId="376A8D9B" w14:textId="77777777" w:rsidR="00A6432C" w:rsidRPr="00C87850" w:rsidRDefault="00A6432C" w:rsidP="00F95C63">
            <w:pPr>
              <w:rPr>
                <w:rFonts w:ascii="MS Gothic" w:eastAsia="MS Gothic" w:hAnsi="MS Gothic"/>
                <w:sz w:val="24"/>
                <w:szCs w:val="24"/>
              </w:rPr>
            </w:pPr>
          </w:p>
          <w:p w14:paraId="0DC7377F" w14:textId="77777777" w:rsidR="00A6432C" w:rsidRPr="00C87850" w:rsidRDefault="00A6432C" w:rsidP="00F95C63">
            <w:pPr>
              <w:rPr>
                <w:rFonts w:ascii="MS Gothic" w:eastAsia="MS Gothic" w:hAnsi="MS Gothic"/>
                <w:sz w:val="24"/>
                <w:szCs w:val="24"/>
              </w:rPr>
            </w:pPr>
          </w:p>
          <w:p w14:paraId="2EA8C1DA" w14:textId="77777777" w:rsidR="00A6432C" w:rsidRPr="00C87850" w:rsidRDefault="00A6432C" w:rsidP="00F95C63">
            <w:pPr>
              <w:rPr>
                <w:rFonts w:ascii="MS Gothic" w:eastAsia="MS Gothic" w:hAnsi="MS Gothic"/>
                <w:sz w:val="24"/>
                <w:szCs w:val="24"/>
              </w:rPr>
            </w:pPr>
          </w:p>
        </w:tc>
      </w:tr>
    </w:tbl>
    <w:p w14:paraId="6472D488" w14:textId="50C3E31F" w:rsidR="00A6432C" w:rsidRPr="00C87850" w:rsidRDefault="00A6432C" w:rsidP="0052325B">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A6432C" w:rsidRPr="00C87850" w14:paraId="7F3637A1" w14:textId="77777777" w:rsidTr="00F95C63">
        <w:tc>
          <w:tcPr>
            <w:tcW w:w="8494" w:type="dxa"/>
          </w:tcPr>
          <w:p w14:paraId="3958F4F6" w14:textId="5F6E1DCE" w:rsidR="00A6432C" w:rsidRPr="00C87850" w:rsidRDefault="00A6432C" w:rsidP="00F95C63">
            <w:pPr>
              <w:rPr>
                <w:rFonts w:ascii="MS Gothic" w:eastAsia="MS Gothic" w:hAnsi="MS Gothic"/>
                <w:sz w:val="24"/>
                <w:szCs w:val="24"/>
              </w:rPr>
            </w:pPr>
            <w:r w:rsidRPr="00C87850">
              <w:rPr>
                <w:rFonts w:ascii="MS Gothic" w:eastAsia="MS Gothic" w:hAnsi="MS Gothic" w:hint="eastAsia"/>
                <w:sz w:val="24"/>
                <w:szCs w:val="24"/>
              </w:rPr>
              <w:t>c</w:t>
            </w:r>
            <w:r w:rsidRPr="00C87850">
              <w:rPr>
                <w:rFonts w:ascii="MS Gothic" w:eastAsia="MS Gothic" w:hAnsi="MS Gothic"/>
                <w:sz w:val="24"/>
                <w:szCs w:val="24"/>
              </w:rPr>
              <w:t xml:space="preserve">. </w:t>
            </w:r>
            <w:r w:rsidRPr="00C87850">
              <w:rPr>
                <w:rFonts w:ascii="MS Gothic" w:eastAsia="MS Gothic" w:hAnsi="MS Gothic" w:hint="eastAsia"/>
                <w:sz w:val="24"/>
                <w:szCs w:val="24"/>
              </w:rPr>
              <w:t>貯水槽を使用する場合は、定期的に点検及び清掃を行うこと。</w:t>
            </w:r>
          </w:p>
          <w:p w14:paraId="24BA4B19" w14:textId="09C71E97" w:rsidR="00A6432C" w:rsidRPr="00C87850" w:rsidRDefault="00A6432C" w:rsidP="00A6432C">
            <w:pPr>
              <w:ind w:left="240" w:hangingChars="100" w:hanging="240"/>
              <w:rPr>
                <w:rFonts w:ascii="MS Gothic" w:eastAsia="MS Gothic" w:hAnsi="MS Gothic"/>
                <w:sz w:val="24"/>
                <w:szCs w:val="24"/>
              </w:rPr>
            </w:pPr>
            <w:r w:rsidRPr="00C87850">
              <w:rPr>
                <w:rFonts w:ascii="MS Gothic" w:eastAsia="MS Gothic" w:hAnsi="MS Gothic"/>
                <w:sz w:val="24"/>
                <w:szCs w:val="24"/>
              </w:rPr>
              <w:t>c. In cases where water storage tanks are used, inspect and clean them periodically.</w:t>
            </w:r>
          </w:p>
          <w:p w14:paraId="19DFCDBC" w14:textId="77777777" w:rsidR="00A6432C" w:rsidRPr="00C87850" w:rsidRDefault="00A6432C" w:rsidP="00F95C63">
            <w:pPr>
              <w:rPr>
                <w:rFonts w:ascii="MS Gothic" w:eastAsia="MS Gothic" w:hAnsi="MS Gothic"/>
                <w:sz w:val="24"/>
                <w:szCs w:val="24"/>
              </w:rPr>
            </w:pPr>
          </w:p>
          <w:p w14:paraId="39E45BFF" w14:textId="77777777" w:rsidR="00A6432C" w:rsidRPr="00C87850" w:rsidRDefault="00A6432C" w:rsidP="00F95C63">
            <w:pPr>
              <w:rPr>
                <w:rFonts w:ascii="MS Gothic" w:eastAsia="MS Gothic" w:hAnsi="MS Gothic"/>
                <w:sz w:val="24"/>
                <w:szCs w:val="24"/>
              </w:rPr>
            </w:pPr>
          </w:p>
          <w:p w14:paraId="08AA100B" w14:textId="77777777" w:rsidR="00A6432C" w:rsidRPr="00C87850" w:rsidRDefault="00A6432C" w:rsidP="00F95C63">
            <w:pPr>
              <w:rPr>
                <w:rFonts w:ascii="MS Gothic" w:eastAsia="MS Gothic" w:hAnsi="MS Gothic"/>
                <w:sz w:val="24"/>
                <w:szCs w:val="24"/>
              </w:rPr>
            </w:pPr>
          </w:p>
        </w:tc>
      </w:tr>
    </w:tbl>
    <w:p w14:paraId="05ED0EC2" w14:textId="2DBBFC88" w:rsidR="00A6432C" w:rsidRPr="00C87850" w:rsidRDefault="00A6432C" w:rsidP="0052325B">
      <w:pPr>
        <w:rPr>
          <w:rFonts w:ascii="MS Gothic" w:eastAsia="MS Gothic" w:hAnsi="MS Gothic"/>
          <w:sz w:val="24"/>
          <w:szCs w:val="24"/>
        </w:rPr>
      </w:pPr>
    </w:p>
    <w:p w14:paraId="1FD3AE39" w14:textId="2E9D4333" w:rsidR="006C0519" w:rsidRPr="00C87850" w:rsidRDefault="006C0519" w:rsidP="006C0519">
      <w:pPr>
        <w:ind w:left="480" w:hangingChars="200" w:hanging="480"/>
        <w:rPr>
          <w:rFonts w:ascii="MS Gothic" w:eastAsia="MS Gothic" w:hAnsi="MS Gothic"/>
          <w:sz w:val="24"/>
          <w:szCs w:val="24"/>
        </w:rPr>
      </w:pPr>
      <w:r w:rsidRPr="00C87850">
        <w:rPr>
          <w:rFonts w:ascii="MS Gothic" w:eastAsia="MS Gothic" w:hAnsi="MS Gothic" w:hint="eastAsia"/>
          <w:sz w:val="24"/>
          <w:szCs w:val="24"/>
        </w:rPr>
        <w:t xml:space="preserve">(3)　</w:t>
      </w:r>
      <w:r w:rsidRPr="00C87850">
        <w:rPr>
          <w:rFonts w:hint="eastAsia"/>
        </w:rPr>
        <w:t xml:space="preserve"> </w:t>
      </w:r>
      <w:r w:rsidRPr="00C87850">
        <w:rPr>
          <w:rFonts w:ascii="MS Gothic" w:eastAsia="MS Gothic" w:hAnsi="MS Gothic" w:hint="eastAsia"/>
          <w:sz w:val="24"/>
          <w:szCs w:val="24"/>
        </w:rPr>
        <w:t>冷蔵設備を設置している場合は、枝肉又は食用に供する内臓が摂氏十度以下となるよう当該設備の維持管理を適切に行うこと。この場合において、冷蔵設備内の温度の測定は、作業開始前に一回、及び作業時間内に一回以上行い、測定した日時、温度、測定者その他必要な記録を測定の日から一年間保存すること。</w:t>
      </w:r>
    </w:p>
    <w:p w14:paraId="6227D72A" w14:textId="7EA3BA57" w:rsidR="006C0519" w:rsidRPr="00C87850" w:rsidRDefault="006C0519" w:rsidP="006C0519">
      <w:pPr>
        <w:ind w:left="480" w:hangingChars="200" w:hanging="480"/>
        <w:rPr>
          <w:rFonts w:ascii="MS Gothic" w:eastAsia="MS Gothic" w:hAnsi="MS Gothic"/>
          <w:sz w:val="24"/>
          <w:szCs w:val="24"/>
        </w:rPr>
      </w:pPr>
      <w:r w:rsidRPr="00C87850">
        <w:rPr>
          <w:rFonts w:ascii="MS Gothic" w:eastAsia="MS Gothic" w:hAnsi="MS Gothic" w:hint="eastAsia"/>
          <w:sz w:val="24"/>
          <w:szCs w:val="24"/>
        </w:rPr>
        <w:t xml:space="preserve">(3)　</w:t>
      </w:r>
      <w:r w:rsidRPr="00C87850">
        <w:t xml:space="preserve"> </w:t>
      </w:r>
      <w:r w:rsidRPr="00C87850">
        <w:rPr>
          <w:rFonts w:ascii="MS Gothic" w:eastAsia="MS Gothic" w:hAnsi="MS Gothic"/>
          <w:sz w:val="24"/>
          <w:szCs w:val="24"/>
        </w:rPr>
        <w:t>In cases where refrigerating installations are used, provide proper maintenance of said installations so that they can keep the temperature of dressed carcasses or viscera for human consumption at 10 degrees centigrade or lower. In these cases, measure the temperature inside the refrigerating installations once before the beginning of daily hours of operation and once or more during the hours, and keep a record of necessary matters including the day and time of the measurement, the temperature and the person who did the measurement.</w:t>
      </w:r>
    </w:p>
    <w:tbl>
      <w:tblPr>
        <w:tblStyle w:val="a4"/>
        <w:tblW w:w="0" w:type="auto"/>
        <w:tblLook w:val="04A0" w:firstRow="1" w:lastRow="0" w:firstColumn="1" w:lastColumn="0" w:noHBand="0" w:noVBand="1"/>
      </w:tblPr>
      <w:tblGrid>
        <w:gridCol w:w="8494"/>
      </w:tblGrid>
      <w:tr w:rsidR="006C0519" w:rsidRPr="00C87850" w14:paraId="0FBDE39B" w14:textId="77777777" w:rsidTr="00F95C63">
        <w:tc>
          <w:tcPr>
            <w:tcW w:w="8494" w:type="dxa"/>
          </w:tcPr>
          <w:p w14:paraId="4FA6EA23" w14:textId="77777777" w:rsidR="006C0519" w:rsidRPr="00C87850" w:rsidRDefault="006C0519" w:rsidP="00F95C63">
            <w:pPr>
              <w:rPr>
                <w:rFonts w:ascii="MS Gothic" w:eastAsia="MS Gothic" w:hAnsi="MS Gothic"/>
                <w:sz w:val="24"/>
                <w:szCs w:val="24"/>
              </w:rPr>
            </w:pPr>
          </w:p>
          <w:p w14:paraId="51712784" w14:textId="77777777" w:rsidR="006C0519" w:rsidRPr="00C87850" w:rsidRDefault="006C0519" w:rsidP="00F95C63">
            <w:pPr>
              <w:rPr>
                <w:rFonts w:ascii="MS Gothic" w:eastAsia="MS Gothic" w:hAnsi="MS Gothic"/>
                <w:sz w:val="24"/>
                <w:szCs w:val="24"/>
              </w:rPr>
            </w:pPr>
          </w:p>
          <w:p w14:paraId="7D05D4E2" w14:textId="77777777" w:rsidR="006C0519" w:rsidRPr="00C87850" w:rsidRDefault="006C0519" w:rsidP="00F95C63">
            <w:pPr>
              <w:rPr>
                <w:rFonts w:ascii="MS Gothic" w:eastAsia="MS Gothic" w:hAnsi="MS Gothic"/>
                <w:sz w:val="24"/>
                <w:szCs w:val="24"/>
              </w:rPr>
            </w:pPr>
          </w:p>
          <w:p w14:paraId="63C4CB73" w14:textId="77777777" w:rsidR="006C0519" w:rsidRPr="00C87850" w:rsidRDefault="006C0519" w:rsidP="00F95C63">
            <w:pPr>
              <w:rPr>
                <w:rFonts w:ascii="MS Gothic" w:eastAsia="MS Gothic" w:hAnsi="MS Gothic"/>
                <w:sz w:val="24"/>
                <w:szCs w:val="24"/>
              </w:rPr>
            </w:pPr>
          </w:p>
        </w:tc>
      </w:tr>
    </w:tbl>
    <w:p w14:paraId="6A308BEC" w14:textId="6A56C67B" w:rsidR="006C0519" w:rsidRPr="00C87850" w:rsidRDefault="006C0519" w:rsidP="006C0519">
      <w:pPr>
        <w:ind w:left="480" w:hangingChars="200" w:hanging="480"/>
        <w:rPr>
          <w:rFonts w:ascii="MS Gothic" w:eastAsia="MS Gothic" w:hAnsi="MS Gothic"/>
          <w:sz w:val="24"/>
          <w:szCs w:val="24"/>
        </w:rPr>
      </w:pPr>
    </w:p>
    <w:p w14:paraId="1E09474F" w14:textId="24574F41" w:rsidR="00BB603E" w:rsidRPr="00C87850" w:rsidRDefault="00BB603E" w:rsidP="006C0519">
      <w:pPr>
        <w:ind w:left="480" w:hangingChars="200" w:hanging="480"/>
        <w:rPr>
          <w:rFonts w:ascii="MS Gothic" w:eastAsia="MS Gothic" w:hAnsi="MS Gothic"/>
          <w:sz w:val="24"/>
          <w:szCs w:val="24"/>
        </w:rPr>
      </w:pPr>
      <w:r w:rsidRPr="00C87850">
        <w:rPr>
          <w:rFonts w:ascii="MS Gothic" w:eastAsia="MS Gothic" w:hAnsi="MS Gothic" w:hint="eastAsia"/>
          <w:sz w:val="24"/>
          <w:szCs w:val="24"/>
        </w:rPr>
        <w:t xml:space="preserve">(4)　</w:t>
      </w:r>
      <w:r w:rsidRPr="00C87850">
        <w:rPr>
          <w:rFonts w:hint="eastAsia"/>
        </w:rPr>
        <w:t xml:space="preserve"> </w:t>
      </w:r>
      <w:r w:rsidRPr="00C87850">
        <w:rPr>
          <w:rFonts w:ascii="MS Gothic" w:eastAsia="MS Gothic" w:hAnsi="MS Gothic" w:hint="eastAsia"/>
          <w:sz w:val="24"/>
          <w:szCs w:val="24"/>
        </w:rPr>
        <w:t>検査で保留された枝肉は、その他の枝肉と区別して衛生的に管理すること。</w:t>
      </w:r>
    </w:p>
    <w:p w14:paraId="448840DD" w14:textId="7A1E30A4" w:rsidR="00BB603E" w:rsidRPr="00C87850" w:rsidRDefault="00BB603E" w:rsidP="006C0519">
      <w:pPr>
        <w:ind w:left="480" w:hangingChars="200" w:hanging="480"/>
        <w:rPr>
          <w:rFonts w:ascii="MS Gothic" w:eastAsia="MS Gothic" w:hAnsi="MS Gothic"/>
          <w:sz w:val="24"/>
          <w:szCs w:val="24"/>
        </w:rPr>
      </w:pPr>
      <w:r w:rsidRPr="00C87850">
        <w:rPr>
          <w:rFonts w:ascii="MS Gothic" w:eastAsia="MS Gothic" w:hAnsi="MS Gothic" w:hint="eastAsia"/>
          <w:sz w:val="24"/>
          <w:szCs w:val="24"/>
        </w:rPr>
        <w:t xml:space="preserve">(4)　</w:t>
      </w:r>
      <w:r w:rsidRPr="00C87850">
        <w:t xml:space="preserve"> </w:t>
      </w:r>
      <w:r w:rsidRPr="00C87850">
        <w:rPr>
          <w:rFonts w:ascii="MS Gothic" w:eastAsia="MS Gothic" w:hAnsi="MS Gothic"/>
          <w:sz w:val="24"/>
          <w:szCs w:val="24"/>
        </w:rPr>
        <w:t>Dressed carcasses reserved by the test shall be separated from other dressed carcasses.</w:t>
      </w:r>
    </w:p>
    <w:tbl>
      <w:tblPr>
        <w:tblStyle w:val="a4"/>
        <w:tblW w:w="0" w:type="auto"/>
        <w:tblLook w:val="04A0" w:firstRow="1" w:lastRow="0" w:firstColumn="1" w:lastColumn="0" w:noHBand="0" w:noVBand="1"/>
      </w:tblPr>
      <w:tblGrid>
        <w:gridCol w:w="8494"/>
      </w:tblGrid>
      <w:tr w:rsidR="00BB603E" w:rsidRPr="00C87850" w14:paraId="622ED988" w14:textId="77777777" w:rsidTr="00F95C63">
        <w:tc>
          <w:tcPr>
            <w:tcW w:w="8494" w:type="dxa"/>
          </w:tcPr>
          <w:p w14:paraId="5CD8E957" w14:textId="77777777" w:rsidR="00BB603E" w:rsidRPr="00C87850" w:rsidRDefault="00BB603E" w:rsidP="00F95C63">
            <w:pPr>
              <w:rPr>
                <w:rFonts w:ascii="MS Gothic" w:eastAsia="MS Gothic" w:hAnsi="MS Gothic"/>
                <w:sz w:val="24"/>
                <w:szCs w:val="24"/>
              </w:rPr>
            </w:pPr>
          </w:p>
          <w:p w14:paraId="087C9B8E" w14:textId="77777777" w:rsidR="00BB603E" w:rsidRPr="00C87850" w:rsidRDefault="00BB603E" w:rsidP="00F95C63">
            <w:pPr>
              <w:rPr>
                <w:rFonts w:ascii="MS Gothic" w:eastAsia="MS Gothic" w:hAnsi="MS Gothic"/>
                <w:sz w:val="24"/>
                <w:szCs w:val="24"/>
              </w:rPr>
            </w:pPr>
          </w:p>
          <w:p w14:paraId="2F684E1C" w14:textId="77777777" w:rsidR="00BB603E" w:rsidRPr="00C87850" w:rsidRDefault="00BB603E" w:rsidP="00F95C63">
            <w:pPr>
              <w:rPr>
                <w:rFonts w:ascii="MS Gothic" w:eastAsia="MS Gothic" w:hAnsi="MS Gothic"/>
                <w:sz w:val="24"/>
                <w:szCs w:val="24"/>
              </w:rPr>
            </w:pPr>
          </w:p>
          <w:p w14:paraId="4F895280" w14:textId="77777777" w:rsidR="00BB603E" w:rsidRPr="00C87850" w:rsidRDefault="00BB603E" w:rsidP="00F95C63">
            <w:pPr>
              <w:rPr>
                <w:rFonts w:ascii="MS Gothic" w:eastAsia="MS Gothic" w:hAnsi="MS Gothic"/>
                <w:sz w:val="24"/>
                <w:szCs w:val="24"/>
              </w:rPr>
            </w:pPr>
          </w:p>
        </w:tc>
      </w:tr>
    </w:tbl>
    <w:p w14:paraId="733CFA90" w14:textId="08E8442C" w:rsidR="00BB603E" w:rsidRPr="00C87850" w:rsidRDefault="00BB603E" w:rsidP="006C0519">
      <w:pPr>
        <w:ind w:left="480" w:hangingChars="200" w:hanging="480"/>
        <w:rPr>
          <w:rFonts w:ascii="MS Gothic" w:eastAsia="MS Gothic" w:hAnsi="MS Gothic"/>
          <w:sz w:val="24"/>
          <w:szCs w:val="24"/>
        </w:rPr>
      </w:pPr>
    </w:p>
    <w:p w14:paraId="0AEE0BD5" w14:textId="4F223D1B" w:rsidR="005B07C7" w:rsidRPr="00C87850" w:rsidRDefault="005B07C7" w:rsidP="005B07C7">
      <w:pPr>
        <w:ind w:left="480" w:hangingChars="200" w:hanging="480"/>
        <w:rPr>
          <w:rFonts w:ascii="MS Gothic" w:eastAsia="MS Gothic" w:hAnsi="MS Gothic"/>
          <w:sz w:val="24"/>
          <w:szCs w:val="24"/>
        </w:rPr>
      </w:pPr>
      <w:r w:rsidRPr="00C87850">
        <w:rPr>
          <w:rFonts w:ascii="MS Gothic" w:eastAsia="MS Gothic" w:hAnsi="MS Gothic" w:hint="eastAsia"/>
          <w:sz w:val="24"/>
          <w:szCs w:val="24"/>
        </w:rPr>
        <w:t xml:space="preserve">(5)　</w:t>
      </w:r>
      <w:r w:rsidRPr="00C87850">
        <w:rPr>
          <w:rFonts w:hint="eastAsia"/>
        </w:rPr>
        <w:t xml:space="preserve"> </w:t>
      </w:r>
      <w:r w:rsidRPr="00C87850">
        <w:rPr>
          <w:rFonts w:ascii="MS Gothic" w:eastAsia="MS Gothic" w:hAnsi="MS Gothic" w:hint="eastAsia"/>
          <w:sz w:val="24"/>
          <w:szCs w:val="24"/>
        </w:rPr>
        <w:t>係留所及び生体検査所の衛生管理は、次に掲げるところにより行うこと。</w:t>
      </w:r>
    </w:p>
    <w:p w14:paraId="6948A066" w14:textId="77777777" w:rsidR="005B07C7" w:rsidRPr="00C87850" w:rsidRDefault="005B07C7" w:rsidP="005B07C7">
      <w:pPr>
        <w:ind w:leftChars="100" w:left="690" w:hangingChars="200" w:hanging="480"/>
        <w:rPr>
          <w:rFonts w:ascii="MS Gothic" w:eastAsia="MS Gothic" w:hAnsi="MS Gothic"/>
          <w:sz w:val="24"/>
          <w:szCs w:val="24"/>
        </w:rPr>
      </w:pPr>
      <w:r w:rsidRPr="00C87850">
        <w:rPr>
          <w:rFonts w:ascii="MS Gothic" w:eastAsia="MS Gothic" w:hAnsi="MS Gothic"/>
          <w:sz w:val="24"/>
          <w:szCs w:val="24"/>
        </w:rPr>
        <w:lastRenderedPageBreak/>
        <w:t xml:space="preserve">  適宜、獣畜のふん便等を適切に処理し、洗浄すること。</w:t>
      </w:r>
    </w:p>
    <w:p w14:paraId="518C05D4" w14:textId="3EF05174" w:rsidR="005B07C7" w:rsidRPr="00C87850" w:rsidRDefault="005B07C7" w:rsidP="005B07C7">
      <w:pPr>
        <w:ind w:leftChars="100" w:left="690" w:hangingChars="200" w:hanging="480"/>
        <w:rPr>
          <w:rFonts w:ascii="MS Gothic" w:eastAsia="MS Gothic" w:hAnsi="MS Gothic"/>
          <w:sz w:val="24"/>
          <w:szCs w:val="24"/>
        </w:rPr>
      </w:pPr>
      <w:r w:rsidRPr="00C87850">
        <w:rPr>
          <w:rFonts w:ascii="MS Gothic" w:eastAsia="MS Gothic" w:hAnsi="MS Gothic"/>
          <w:sz w:val="24"/>
          <w:szCs w:val="24"/>
        </w:rPr>
        <w:t xml:space="preserve">  体表に多量のふん便等が付着している獣畜は、洗浄すること。</w:t>
      </w:r>
    </w:p>
    <w:p w14:paraId="3FB13F39" w14:textId="0D75B50D" w:rsidR="005B07C7" w:rsidRPr="00C87850" w:rsidRDefault="005B07C7" w:rsidP="005B07C7">
      <w:pPr>
        <w:ind w:left="480" w:hangingChars="200" w:hanging="480"/>
        <w:rPr>
          <w:rFonts w:ascii="MS Gothic" w:eastAsia="MS Gothic" w:hAnsi="MS Gothic"/>
          <w:sz w:val="24"/>
          <w:szCs w:val="24"/>
        </w:rPr>
      </w:pPr>
      <w:r w:rsidRPr="00C87850">
        <w:rPr>
          <w:rFonts w:ascii="MS Gothic" w:eastAsia="MS Gothic" w:hAnsi="MS Gothic" w:hint="eastAsia"/>
          <w:sz w:val="24"/>
          <w:szCs w:val="24"/>
        </w:rPr>
        <w:t xml:space="preserve">(5)　</w:t>
      </w:r>
      <w:r w:rsidRPr="00C87850">
        <w:t xml:space="preserve"> </w:t>
      </w:r>
      <w:r w:rsidRPr="00C87850">
        <w:rPr>
          <w:rFonts w:ascii="MS Gothic" w:eastAsia="MS Gothic" w:hAnsi="MS Gothic"/>
          <w:sz w:val="24"/>
          <w:szCs w:val="24"/>
        </w:rPr>
        <w:t>Sanitation control of stockyard facilities and ante</w:t>
      </w:r>
      <w:r w:rsidRPr="00C87850">
        <w:rPr>
          <w:rFonts w:ascii="MS Gothic" w:eastAsia="MS Gothic" w:hAnsi="MS Gothic" w:hint="eastAsia"/>
          <w:sz w:val="24"/>
          <w:szCs w:val="24"/>
        </w:rPr>
        <w:t>-</w:t>
      </w:r>
      <w:r w:rsidRPr="00C87850">
        <w:rPr>
          <w:rFonts w:ascii="MS Gothic" w:eastAsia="MS Gothic" w:hAnsi="MS Gothic"/>
          <w:sz w:val="24"/>
          <w:szCs w:val="24"/>
        </w:rPr>
        <w:t>mortem inspection facilities shall be performed in accordance with the following.</w:t>
      </w:r>
    </w:p>
    <w:p w14:paraId="0DD33425" w14:textId="77777777" w:rsidR="005B07C7" w:rsidRPr="00C87850" w:rsidRDefault="005B07C7" w:rsidP="005B07C7">
      <w:pPr>
        <w:ind w:leftChars="200" w:left="900" w:hangingChars="200" w:hanging="480"/>
        <w:rPr>
          <w:rFonts w:ascii="MS Gothic" w:eastAsia="MS Gothic" w:hAnsi="MS Gothic"/>
          <w:sz w:val="24"/>
          <w:szCs w:val="24"/>
        </w:rPr>
      </w:pPr>
      <w:r w:rsidRPr="00C87850">
        <w:rPr>
          <w:rFonts w:ascii="MS Gothic" w:eastAsia="MS Gothic" w:hAnsi="MS Gothic"/>
          <w:sz w:val="24"/>
          <w:szCs w:val="24"/>
        </w:rPr>
        <w:t xml:space="preserve"> Properly dispose of feces, etc., of livestock and wash the area.</w:t>
      </w:r>
    </w:p>
    <w:p w14:paraId="2471A1CA" w14:textId="165F4DA3" w:rsidR="005B07C7" w:rsidRPr="00C87850" w:rsidRDefault="005B07C7" w:rsidP="005B07C7">
      <w:pPr>
        <w:ind w:leftChars="200" w:left="900" w:hangingChars="200" w:hanging="480"/>
        <w:rPr>
          <w:rFonts w:ascii="MS Gothic" w:eastAsia="MS Gothic" w:hAnsi="MS Gothic"/>
          <w:sz w:val="24"/>
          <w:szCs w:val="24"/>
        </w:rPr>
      </w:pPr>
      <w:r w:rsidRPr="00C87850">
        <w:rPr>
          <w:rFonts w:ascii="MS Gothic" w:eastAsia="MS Gothic" w:hAnsi="MS Gothic"/>
          <w:sz w:val="24"/>
          <w:szCs w:val="24"/>
        </w:rPr>
        <w:t xml:space="preserve"> Livestock with large amounts of feces, etc., on it shall be washed.</w:t>
      </w:r>
    </w:p>
    <w:tbl>
      <w:tblPr>
        <w:tblStyle w:val="a4"/>
        <w:tblW w:w="0" w:type="auto"/>
        <w:tblLook w:val="04A0" w:firstRow="1" w:lastRow="0" w:firstColumn="1" w:lastColumn="0" w:noHBand="0" w:noVBand="1"/>
      </w:tblPr>
      <w:tblGrid>
        <w:gridCol w:w="8494"/>
      </w:tblGrid>
      <w:tr w:rsidR="005B07C7" w:rsidRPr="00C87850" w14:paraId="2B593FF9" w14:textId="77777777" w:rsidTr="00F95C63">
        <w:tc>
          <w:tcPr>
            <w:tcW w:w="8494" w:type="dxa"/>
          </w:tcPr>
          <w:p w14:paraId="25C764B2" w14:textId="77777777" w:rsidR="005B07C7" w:rsidRPr="00C87850" w:rsidRDefault="005B07C7" w:rsidP="00F95C63">
            <w:pPr>
              <w:rPr>
                <w:rFonts w:ascii="MS Gothic" w:eastAsia="MS Gothic" w:hAnsi="MS Gothic"/>
                <w:sz w:val="24"/>
                <w:szCs w:val="24"/>
              </w:rPr>
            </w:pPr>
          </w:p>
          <w:p w14:paraId="6D6ECBAA" w14:textId="77777777" w:rsidR="005B07C7" w:rsidRPr="00C87850" w:rsidRDefault="005B07C7" w:rsidP="00F95C63">
            <w:pPr>
              <w:rPr>
                <w:rFonts w:ascii="MS Gothic" w:eastAsia="MS Gothic" w:hAnsi="MS Gothic"/>
                <w:sz w:val="24"/>
                <w:szCs w:val="24"/>
              </w:rPr>
            </w:pPr>
          </w:p>
          <w:p w14:paraId="4E883224" w14:textId="77777777" w:rsidR="005B07C7" w:rsidRPr="00C87850" w:rsidRDefault="005B07C7" w:rsidP="00F95C63">
            <w:pPr>
              <w:rPr>
                <w:rFonts w:ascii="MS Gothic" w:eastAsia="MS Gothic" w:hAnsi="MS Gothic"/>
                <w:sz w:val="24"/>
                <w:szCs w:val="24"/>
              </w:rPr>
            </w:pPr>
          </w:p>
          <w:p w14:paraId="59F872CE" w14:textId="77777777" w:rsidR="005B07C7" w:rsidRPr="00C87850" w:rsidRDefault="005B07C7" w:rsidP="00F95C63">
            <w:pPr>
              <w:rPr>
                <w:rFonts w:ascii="MS Gothic" w:eastAsia="MS Gothic" w:hAnsi="MS Gothic"/>
                <w:sz w:val="24"/>
                <w:szCs w:val="24"/>
              </w:rPr>
            </w:pPr>
          </w:p>
        </w:tc>
      </w:tr>
    </w:tbl>
    <w:p w14:paraId="613231BE" w14:textId="6B428584" w:rsidR="005B07C7" w:rsidRPr="00C87850" w:rsidRDefault="005B07C7" w:rsidP="005B07C7">
      <w:pPr>
        <w:rPr>
          <w:rFonts w:ascii="MS Gothic" w:eastAsia="MS Gothic" w:hAnsi="MS Gothic"/>
          <w:sz w:val="24"/>
          <w:szCs w:val="24"/>
        </w:rPr>
      </w:pPr>
    </w:p>
    <w:p w14:paraId="720907B2" w14:textId="02CD1538" w:rsidR="005B07C7" w:rsidRPr="00C87850" w:rsidRDefault="005B07C7" w:rsidP="005B07C7">
      <w:pPr>
        <w:rPr>
          <w:rFonts w:ascii="MS Gothic" w:eastAsia="MS Gothic" w:hAnsi="MS Gothic"/>
          <w:sz w:val="24"/>
          <w:szCs w:val="24"/>
        </w:rPr>
      </w:pPr>
      <w:r w:rsidRPr="00C87850">
        <w:rPr>
          <w:rFonts w:ascii="MS Gothic" w:eastAsia="MS Gothic" w:hAnsi="MS Gothic" w:hint="eastAsia"/>
          <w:sz w:val="24"/>
          <w:szCs w:val="24"/>
        </w:rPr>
        <w:t xml:space="preserve">(6)　</w:t>
      </w:r>
      <w:r w:rsidRPr="00C87850">
        <w:rPr>
          <w:rFonts w:hint="eastAsia"/>
        </w:rPr>
        <w:t xml:space="preserve"> </w:t>
      </w:r>
      <w:r w:rsidRPr="00C87850">
        <w:rPr>
          <w:rFonts w:ascii="MS Gothic" w:eastAsia="MS Gothic" w:hAnsi="MS Gothic" w:hint="eastAsia"/>
          <w:sz w:val="24"/>
          <w:szCs w:val="24"/>
        </w:rPr>
        <w:t>外皮取扱室は、清潔を保持すること。</w:t>
      </w:r>
    </w:p>
    <w:p w14:paraId="10B3AC9C" w14:textId="4B121D50" w:rsidR="005B07C7" w:rsidRPr="00C87850" w:rsidRDefault="005B07C7" w:rsidP="00A73410">
      <w:pPr>
        <w:ind w:left="480" w:hangingChars="200" w:hanging="480"/>
        <w:rPr>
          <w:rFonts w:ascii="MS Gothic" w:eastAsia="MS Gothic" w:hAnsi="MS Gothic"/>
          <w:sz w:val="24"/>
          <w:szCs w:val="24"/>
        </w:rPr>
      </w:pPr>
      <w:r w:rsidRPr="00C87850">
        <w:rPr>
          <w:rFonts w:ascii="MS Gothic" w:eastAsia="MS Gothic" w:hAnsi="MS Gothic" w:hint="eastAsia"/>
          <w:sz w:val="24"/>
          <w:szCs w:val="24"/>
        </w:rPr>
        <w:t xml:space="preserve">(6)　</w:t>
      </w:r>
      <w:r w:rsidRPr="00C87850">
        <w:t xml:space="preserve"> </w:t>
      </w:r>
      <w:r w:rsidRPr="00C87850">
        <w:rPr>
          <w:rFonts w:ascii="MS Gothic" w:eastAsia="MS Gothic" w:hAnsi="MS Gothic"/>
          <w:sz w:val="24"/>
          <w:szCs w:val="24"/>
        </w:rPr>
        <w:t>A chamber in which hide of livestock is treated shall be kept clean.</w:t>
      </w:r>
    </w:p>
    <w:tbl>
      <w:tblPr>
        <w:tblStyle w:val="a4"/>
        <w:tblW w:w="0" w:type="auto"/>
        <w:tblLook w:val="04A0" w:firstRow="1" w:lastRow="0" w:firstColumn="1" w:lastColumn="0" w:noHBand="0" w:noVBand="1"/>
      </w:tblPr>
      <w:tblGrid>
        <w:gridCol w:w="8494"/>
      </w:tblGrid>
      <w:tr w:rsidR="005B07C7" w:rsidRPr="00C87850" w14:paraId="1D5E20AB" w14:textId="77777777" w:rsidTr="00F95C63">
        <w:tc>
          <w:tcPr>
            <w:tcW w:w="8494" w:type="dxa"/>
          </w:tcPr>
          <w:p w14:paraId="2053DE6A" w14:textId="77777777" w:rsidR="005B07C7" w:rsidRPr="00C87850" w:rsidRDefault="005B07C7" w:rsidP="00F95C63">
            <w:pPr>
              <w:rPr>
                <w:rFonts w:ascii="MS Gothic" w:eastAsia="MS Gothic" w:hAnsi="MS Gothic"/>
                <w:sz w:val="24"/>
                <w:szCs w:val="24"/>
              </w:rPr>
            </w:pPr>
          </w:p>
          <w:p w14:paraId="4C884546" w14:textId="77777777" w:rsidR="005B07C7" w:rsidRPr="00C87850" w:rsidRDefault="005B07C7" w:rsidP="00F95C63">
            <w:pPr>
              <w:rPr>
                <w:rFonts w:ascii="MS Gothic" w:eastAsia="MS Gothic" w:hAnsi="MS Gothic"/>
                <w:sz w:val="24"/>
                <w:szCs w:val="24"/>
              </w:rPr>
            </w:pPr>
          </w:p>
          <w:p w14:paraId="22D6742F" w14:textId="77777777" w:rsidR="005B07C7" w:rsidRPr="00C87850" w:rsidRDefault="005B07C7" w:rsidP="00F95C63">
            <w:pPr>
              <w:rPr>
                <w:rFonts w:ascii="MS Gothic" w:eastAsia="MS Gothic" w:hAnsi="MS Gothic"/>
                <w:sz w:val="24"/>
                <w:szCs w:val="24"/>
              </w:rPr>
            </w:pPr>
          </w:p>
          <w:p w14:paraId="1833FC2E" w14:textId="77777777" w:rsidR="005B07C7" w:rsidRPr="00C87850" w:rsidRDefault="005B07C7" w:rsidP="00F95C63">
            <w:pPr>
              <w:rPr>
                <w:rFonts w:ascii="MS Gothic" w:eastAsia="MS Gothic" w:hAnsi="MS Gothic"/>
                <w:sz w:val="24"/>
                <w:szCs w:val="24"/>
              </w:rPr>
            </w:pPr>
          </w:p>
        </w:tc>
      </w:tr>
    </w:tbl>
    <w:p w14:paraId="10FB6F91" w14:textId="791477EF" w:rsidR="005B07C7" w:rsidRPr="00C87850" w:rsidRDefault="005B07C7" w:rsidP="005B07C7">
      <w:pPr>
        <w:rPr>
          <w:rFonts w:ascii="MS Gothic" w:eastAsia="MS Gothic" w:hAnsi="MS Gothic"/>
          <w:sz w:val="24"/>
          <w:szCs w:val="24"/>
        </w:rPr>
      </w:pPr>
    </w:p>
    <w:p w14:paraId="2149F540" w14:textId="07D68B74" w:rsidR="00F95C63" w:rsidRPr="00C87850" w:rsidRDefault="00F95C63" w:rsidP="00A73410">
      <w:pPr>
        <w:ind w:left="480" w:hangingChars="200" w:hanging="480"/>
        <w:rPr>
          <w:rFonts w:ascii="MS Gothic" w:eastAsia="MS Gothic" w:hAnsi="MS Gothic"/>
          <w:sz w:val="24"/>
          <w:szCs w:val="24"/>
        </w:rPr>
      </w:pPr>
      <w:r w:rsidRPr="00C87850">
        <w:rPr>
          <w:rFonts w:ascii="MS Gothic" w:eastAsia="MS Gothic" w:hAnsi="MS Gothic" w:hint="eastAsia"/>
          <w:sz w:val="24"/>
          <w:szCs w:val="24"/>
        </w:rPr>
        <w:t xml:space="preserve">(7)　</w:t>
      </w:r>
      <w:r w:rsidRPr="00C87850">
        <w:rPr>
          <w:rFonts w:hint="eastAsia"/>
        </w:rPr>
        <w:t xml:space="preserve"> </w:t>
      </w:r>
      <w:r w:rsidRPr="00C87850">
        <w:rPr>
          <w:rFonts w:ascii="MS Gothic" w:eastAsia="MS Gothic" w:hAnsi="MS Gothic" w:hint="eastAsia"/>
          <w:sz w:val="24"/>
          <w:szCs w:val="24"/>
        </w:rPr>
        <w:t>排水溝は、固形物の流出を防ぎ、かつ、排水がよく行われるように清掃し、破損した場合は速やかに補修すること。</w:t>
      </w:r>
    </w:p>
    <w:p w14:paraId="4CB08B2D" w14:textId="324F4156" w:rsidR="00F95C63" w:rsidRPr="00C87850" w:rsidRDefault="00F95C63" w:rsidP="00A73410">
      <w:pPr>
        <w:ind w:left="480" w:hangingChars="200" w:hanging="480"/>
        <w:rPr>
          <w:rFonts w:ascii="MS Gothic" w:eastAsia="MS Gothic" w:hAnsi="MS Gothic"/>
          <w:sz w:val="24"/>
          <w:szCs w:val="24"/>
        </w:rPr>
      </w:pPr>
      <w:r w:rsidRPr="00C87850">
        <w:rPr>
          <w:rFonts w:ascii="MS Gothic" w:eastAsia="MS Gothic" w:hAnsi="MS Gothic" w:hint="eastAsia"/>
          <w:sz w:val="24"/>
          <w:szCs w:val="24"/>
        </w:rPr>
        <w:t xml:space="preserve">(7)　</w:t>
      </w:r>
      <w:r w:rsidRPr="00C87850">
        <w:t xml:space="preserve"> </w:t>
      </w:r>
      <w:r w:rsidRPr="00C87850">
        <w:rPr>
          <w:rFonts w:ascii="MS Gothic" w:eastAsia="MS Gothic" w:hAnsi="MS Gothic"/>
          <w:sz w:val="24"/>
          <w:szCs w:val="24"/>
        </w:rPr>
        <w:t>Drainage ditches shall be cleaned so that solid matter will not flow away and waste water will be properly drained out, and shall be immediately repaired when damaged.</w:t>
      </w:r>
    </w:p>
    <w:tbl>
      <w:tblPr>
        <w:tblStyle w:val="a4"/>
        <w:tblW w:w="0" w:type="auto"/>
        <w:tblLook w:val="04A0" w:firstRow="1" w:lastRow="0" w:firstColumn="1" w:lastColumn="0" w:noHBand="0" w:noVBand="1"/>
      </w:tblPr>
      <w:tblGrid>
        <w:gridCol w:w="8494"/>
      </w:tblGrid>
      <w:tr w:rsidR="00F95C63" w:rsidRPr="00C87850" w14:paraId="324AB79A" w14:textId="77777777" w:rsidTr="00F95C63">
        <w:tc>
          <w:tcPr>
            <w:tcW w:w="8494" w:type="dxa"/>
          </w:tcPr>
          <w:p w14:paraId="777C3C52" w14:textId="77777777" w:rsidR="00F95C63" w:rsidRPr="00C87850" w:rsidRDefault="00F95C63" w:rsidP="00F95C63">
            <w:pPr>
              <w:rPr>
                <w:rFonts w:ascii="MS Gothic" w:eastAsia="MS Gothic" w:hAnsi="MS Gothic"/>
                <w:sz w:val="24"/>
                <w:szCs w:val="24"/>
              </w:rPr>
            </w:pPr>
          </w:p>
          <w:p w14:paraId="742305CE" w14:textId="77777777" w:rsidR="00F95C63" w:rsidRPr="00C87850" w:rsidRDefault="00F95C63" w:rsidP="00F95C63">
            <w:pPr>
              <w:rPr>
                <w:rFonts w:ascii="MS Gothic" w:eastAsia="MS Gothic" w:hAnsi="MS Gothic"/>
                <w:sz w:val="24"/>
                <w:szCs w:val="24"/>
              </w:rPr>
            </w:pPr>
          </w:p>
          <w:p w14:paraId="7EA29EF3" w14:textId="77777777" w:rsidR="00F95C63" w:rsidRPr="00C87850" w:rsidRDefault="00F95C63" w:rsidP="00F95C63">
            <w:pPr>
              <w:rPr>
                <w:rFonts w:ascii="MS Gothic" w:eastAsia="MS Gothic" w:hAnsi="MS Gothic"/>
                <w:sz w:val="24"/>
                <w:szCs w:val="24"/>
              </w:rPr>
            </w:pPr>
          </w:p>
          <w:p w14:paraId="3FB8DEDE" w14:textId="77777777" w:rsidR="00F95C63" w:rsidRPr="00C87850" w:rsidRDefault="00F95C63" w:rsidP="00F95C63">
            <w:pPr>
              <w:rPr>
                <w:rFonts w:ascii="MS Gothic" w:eastAsia="MS Gothic" w:hAnsi="MS Gothic"/>
                <w:sz w:val="24"/>
                <w:szCs w:val="24"/>
              </w:rPr>
            </w:pPr>
          </w:p>
        </w:tc>
      </w:tr>
    </w:tbl>
    <w:p w14:paraId="258A4780" w14:textId="2C0A1DA9" w:rsidR="00F95C63" w:rsidRPr="00C87850" w:rsidRDefault="00F95C63" w:rsidP="005B07C7">
      <w:pPr>
        <w:rPr>
          <w:rFonts w:ascii="MS Gothic" w:eastAsia="MS Gothic" w:hAnsi="MS Gothic"/>
          <w:sz w:val="24"/>
          <w:szCs w:val="24"/>
        </w:rPr>
      </w:pPr>
    </w:p>
    <w:p w14:paraId="1B209DF6" w14:textId="1F421679" w:rsidR="00F95C63" w:rsidRPr="00C87850" w:rsidRDefault="00F95C63" w:rsidP="005B07C7">
      <w:pPr>
        <w:rPr>
          <w:rFonts w:ascii="MS Gothic" w:eastAsia="MS Gothic" w:hAnsi="MS Gothic"/>
          <w:sz w:val="24"/>
          <w:szCs w:val="24"/>
        </w:rPr>
      </w:pPr>
      <w:r w:rsidRPr="00C87850">
        <w:rPr>
          <w:rFonts w:ascii="MS Gothic" w:eastAsia="MS Gothic" w:hAnsi="MS Gothic" w:hint="eastAsia"/>
          <w:sz w:val="24"/>
          <w:szCs w:val="24"/>
        </w:rPr>
        <w:t xml:space="preserve">(8)　</w:t>
      </w:r>
      <w:r w:rsidRPr="00C87850">
        <w:rPr>
          <w:rFonts w:hint="eastAsia"/>
        </w:rPr>
        <w:t xml:space="preserve"> </w:t>
      </w:r>
      <w:r w:rsidRPr="00C87850">
        <w:rPr>
          <w:rFonts w:ascii="MS Gothic" w:eastAsia="MS Gothic" w:hAnsi="MS Gothic" w:hint="eastAsia"/>
          <w:sz w:val="24"/>
          <w:szCs w:val="24"/>
        </w:rPr>
        <w:t>と畜場内の洗浄消毒は、次に掲げるところにより行うこと。</w:t>
      </w:r>
    </w:p>
    <w:p w14:paraId="4564ED6F" w14:textId="772D02F0" w:rsidR="00F95C63" w:rsidRPr="00C87850" w:rsidRDefault="00F95C63" w:rsidP="00A73410">
      <w:pPr>
        <w:ind w:left="480" w:hangingChars="200" w:hanging="480"/>
        <w:rPr>
          <w:rFonts w:ascii="MS Gothic" w:eastAsia="MS Gothic" w:hAnsi="MS Gothic"/>
          <w:sz w:val="24"/>
          <w:szCs w:val="24"/>
        </w:rPr>
      </w:pPr>
      <w:r w:rsidRPr="00C87850">
        <w:rPr>
          <w:rFonts w:ascii="MS Gothic" w:eastAsia="MS Gothic" w:hAnsi="MS Gothic" w:hint="eastAsia"/>
          <w:sz w:val="24"/>
          <w:szCs w:val="24"/>
        </w:rPr>
        <w:t xml:space="preserve">(8)　</w:t>
      </w:r>
      <w:r w:rsidRPr="00C87850">
        <w:t xml:space="preserve"> </w:t>
      </w:r>
      <w:r w:rsidRPr="00C87850">
        <w:rPr>
          <w:rFonts w:ascii="MS Gothic" w:eastAsia="MS Gothic" w:hAnsi="MS Gothic"/>
          <w:sz w:val="24"/>
          <w:szCs w:val="24"/>
        </w:rPr>
        <w:t>Cleaning and disinfecting inside an abattoir shall be performed in accordance with the following.</w:t>
      </w:r>
    </w:p>
    <w:tbl>
      <w:tblPr>
        <w:tblStyle w:val="a4"/>
        <w:tblW w:w="0" w:type="auto"/>
        <w:tblLook w:val="04A0" w:firstRow="1" w:lastRow="0" w:firstColumn="1" w:lastColumn="0" w:noHBand="0" w:noVBand="1"/>
      </w:tblPr>
      <w:tblGrid>
        <w:gridCol w:w="8494"/>
      </w:tblGrid>
      <w:tr w:rsidR="00F95C63" w:rsidRPr="00C87850" w14:paraId="7DD4C973" w14:textId="77777777" w:rsidTr="00F95C63">
        <w:tc>
          <w:tcPr>
            <w:tcW w:w="8494" w:type="dxa"/>
          </w:tcPr>
          <w:p w14:paraId="3C1117A2" w14:textId="59DE5112" w:rsidR="00F95C63" w:rsidRPr="00C87850" w:rsidRDefault="00F95C63" w:rsidP="00F95C63">
            <w:pPr>
              <w:rPr>
                <w:rFonts w:ascii="MS Gothic" w:eastAsia="MS Gothic" w:hAnsi="MS Gothic"/>
                <w:sz w:val="24"/>
                <w:szCs w:val="24"/>
              </w:rPr>
            </w:pPr>
            <w:r w:rsidRPr="00C87850">
              <w:rPr>
                <w:rFonts w:ascii="MS Gothic" w:eastAsia="MS Gothic" w:hAnsi="MS Gothic"/>
                <w:sz w:val="24"/>
                <w:szCs w:val="24"/>
              </w:rPr>
              <w:t xml:space="preserve">a. </w:t>
            </w:r>
            <w:r w:rsidRPr="00C87850">
              <w:rPr>
                <w:rFonts w:ascii="MS Gothic" w:eastAsia="MS Gothic" w:hAnsi="MS Gothic" w:hint="eastAsia"/>
                <w:sz w:val="24"/>
                <w:szCs w:val="24"/>
              </w:rPr>
              <w:t>血液又は脂肪等が付着している部分の洗浄は、温湯を使用すること。</w:t>
            </w:r>
          </w:p>
          <w:p w14:paraId="76C46609" w14:textId="5F78E641" w:rsidR="00F95C63" w:rsidRPr="00C87850" w:rsidRDefault="00F95C63" w:rsidP="009A7A9A">
            <w:pPr>
              <w:ind w:left="240" w:hangingChars="100" w:hanging="240"/>
              <w:rPr>
                <w:rFonts w:ascii="MS Gothic" w:eastAsia="MS Gothic" w:hAnsi="MS Gothic"/>
                <w:sz w:val="24"/>
                <w:szCs w:val="24"/>
              </w:rPr>
            </w:pPr>
            <w:r w:rsidRPr="00C87850">
              <w:rPr>
                <w:rFonts w:ascii="MS Gothic" w:eastAsia="MS Gothic" w:hAnsi="MS Gothic"/>
                <w:sz w:val="24"/>
                <w:szCs w:val="24"/>
              </w:rPr>
              <w:t>a. In order to wash parts with blood or fat, etc., attached, use hot water.</w:t>
            </w:r>
          </w:p>
          <w:p w14:paraId="678B4C59" w14:textId="77777777" w:rsidR="00F95C63" w:rsidRPr="00C87850" w:rsidRDefault="00F95C63" w:rsidP="00F95C63">
            <w:pPr>
              <w:rPr>
                <w:rFonts w:ascii="MS Gothic" w:eastAsia="MS Gothic" w:hAnsi="MS Gothic"/>
                <w:sz w:val="24"/>
                <w:szCs w:val="24"/>
              </w:rPr>
            </w:pPr>
          </w:p>
          <w:p w14:paraId="65FCCD85" w14:textId="77777777" w:rsidR="00F95C63" w:rsidRPr="00C87850" w:rsidRDefault="00F95C63" w:rsidP="00F95C63">
            <w:pPr>
              <w:rPr>
                <w:rFonts w:ascii="MS Gothic" w:eastAsia="MS Gothic" w:hAnsi="MS Gothic"/>
                <w:sz w:val="24"/>
                <w:szCs w:val="24"/>
              </w:rPr>
            </w:pPr>
          </w:p>
          <w:p w14:paraId="2E654354" w14:textId="77777777" w:rsidR="00F95C63" w:rsidRPr="00C87850" w:rsidRDefault="00F95C63" w:rsidP="00F95C63">
            <w:pPr>
              <w:rPr>
                <w:rFonts w:ascii="MS Gothic" w:eastAsia="MS Gothic" w:hAnsi="MS Gothic"/>
                <w:sz w:val="24"/>
                <w:szCs w:val="24"/>
              </w:rPr>
            </w:pPr>
          </w:p>
        </w:tc>
      </w:tr>
    </w:tbl>
    <w:p w14:paraId="14D69F09" w14:textId="14C63FAA" w:rsidR="00F95C63" w:rsidRPr="00C87850" w:rsidRDefault="00F95C63" w:rsidP="005B07C7">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F95C63" w:rsidRPr="00C87850" w14:paraId="57CA8F1E" w14:textId="77777777" w:rsidTr="00F95C63">
        <w:tc>
          <w:tcPr>
            <w:tcW w:w="8494" w:type="dxa"/>
          </w:tcPr>
          <w:p w14:paraId="7B3BD503" w14:textId="576F0D06" w:rsidR="00F95C63" w:rsidRPr="00C87850" w:rsidRDefault="00F95C63" w:rsidP="00F95C63">
            <w:pPr>
              <w:rPr>
                <w:rFonts w:ascii="MS Gothic" w:eastAsia="MS Gothic" w:hAnsi="MS Gothic"/>
                <w:sz w:val="24"/>
                <w:szCs w:val="24"/>
              </w:rPr>
            </w:pPr>
            <w:r w:rsidRPr="00C87850">
              <w:rPr>
                <w:rFonts w:ascii="MS Gothic" w:eastAsia="MS Gothic" w:hAnsi="MS Gothic" w:hint="eastAsia"/>
                <w:sz w:val="24"/>
                <w:szCs w:val="24"/>
              </w:rPr>
              <w:t>b</w:t>
            </w:r>
            <w:r w:rsidRPr="00C87850">
              <w:rPr>
                <w:rFonts w:ascii="MS Gothic" w:eastAsia="MS Gothic" w:hAnsi="MS Gothic"/>
                <w:sz w:val="24"/>
                <w:szCs w:val="24"/>
              </w:rPr>
              <w:t xml:space="preserve">. </w:t>
            </w:r>
            <w:r w:rsidRPr="00C87850">
              <w:rPr>
                <w:rFonts w:ascii="MS Gothic" w:eastAsia="MS Gothic" w:hAnsi="MS Gothic" w:hint="eastAsia"/>
                <w:sz w:val="24"/>
                <w:szCs w:val="24"/>
              </w:rPr>
              <w:t>作業終了後の洗浄は、洗浄剤を使用すること。</w:t>
            </w:r>
          </w:p>
          <w:p w14:paraId="4167C3E2" w14:textId="73B963A8" w:rsidR="00F95C63" w:rsidRPr="00C87850" w:rsidRDefault="00F95C63" w:rsidP="00F95C63">
            <w:pPr>
              <w:rPr>
                <w:rFonts w:ascii="MS Gothic" w:eastAsia="MS Gothic" w:hAnsi="MS Gothic"/>
                <w:sz w:val="24"/>
                <w:szCs w:val="24"/>
              </w:rPr>
            </w:pPr>
            <w:r w:rsidRPr="00C87850">
              <w:rPr>
                <w:rFonts w:ascii="MS Gothic" w:eastAsia="MS Gothic" w:hAnsi="MS Gothic" w:hint="eastAsia"/>
                <w:sz w:val="24"/>
                <w:szCs w:val="24"/>
              </w:rPr>
              <w:t>b</w:t>
            </w:r>
            <w:r w:rsidRPr="00C87850">
              <w:rPr>
                <w:rFonts w:ascii="MS Gothic" w:eastAsia="MS Gothic" w:hAnsi="MS Gothic"/>
                <w:sz w:val="24"/>
                <w:szCs w:val="24"/>
              </w:rPr>
              <w:t>. Washing after the end of work shall be done using detergents.</w:t>
            </w:r>
          </w:p>
          <w:p w14:paraId="44D28F3E" w14:textId="77777777" w:rsidR="00F95C63" w:rsidRPr="00C87850" w:rsidRDefault="00F95C63" w:rsidP="00F95C63">
            <w:pPr>
              <w:rPr>
                <w:rFonts w:ascii="MS Gothic" w:eastAsia="MS Gothic" w:hAnsi="MS Gothic"/>
                <w:sz w:val="24"/>
                <w:szCs w:val="24"/>
              </w:rPr>
            </w:pPr>
          </w:p>
          <w:p w14:paraId="5CCE04B4" w14:textId="77777777" w:rsidR="00F95C63" w:rsidRPr="00C87850" w:rsidRDefault="00F95C63" w:rsidP="00F95C63">
            <w:pPr>
              <w:rPr>
                <w:rFonts w:ascii="MS Gothic" w:eastAsia="MS Gothic" w:hAnsi="MS Gothic"/>
                <w:sz w:val="24"/>
                <w:szCs w:val="24"/>
              </w:rPr>
            </w:pPr>
          </w:p>
          <w:p w14:paraId="66975CA8" w14:textId="77777777" w:rsidR="00F95C63" w:rsidRPr="00C87850" w:rsidRDefault="00F95C63" w:rsidP="00F95C63">
            <w:pPr>
              <w:rPr>
                <w:rFonts w:ascii="MS Gothic" w:eastAsia="MS Gothic" w:hAnsi="MS Gothic"/>
                <w:sz w:val="24"/>
                <w:szCs w:val="24"/>
              </w:rPr>
            </w:pPr>
          </w:p>
        </w:tc>
      </w:tr>
    </w:tbl>
    <w:p w14:paraId="14850CA4" w14:textId="1A2F82C4" w:rsidR="00F95C63" w:rsidRPr="00C87850" w:rsidRDefault="00F95C63" w:rsidP="005B07C7">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F95C63" w:rsidRPr="00C87850" w14:paraId="760FD949" w14:textId="77777777" w:rsidTr="00F95C63">
        <w:tc>
          <w:tcPr>
            <w:tcW w:w="8494" w:type="dxa"/>
          </w:tcPr>
          <w:p w14:paraId="25D46B66" w14:textId="6FCB4DB4" w:rsidR="00F95C63" w:rsidRPr="00C87850" w:rsidRDefault="00F95C63" w:rsidP="00F95C63">
            <w:pPr>
              <w:rPr>
                <w:rFonts w:ascii="MS Gothic" w:eastAsia="MS Gothic" w:hAnsi="MS Gothic"/>
                <w:sz w:val="24"/>
                <w:szCs w:val="24"/>
              </w:rPr>
            </w:pPr>
            <w:r w:rsidRPr="00C87850">
              <w:rPr>
                <w:rFonts w:ascii="MS Gothic" w:eastAsia="MS Gothic" w:hAnsi="MS Gothic"/>
                <w:sz w:val="24"/>
                <w:szCs w:val="24"/>
              </w:rPr>
              <w:t>c. a及びb以外の洗浄は、十分な量の水、温湯又は洗浄剤を使用すること。</w:t>
            </w:r>
          </w:p>
          <w:p w14:paraId="6128FE98" w14:textId="60713411" w:rsidR="00F95C63" w:rsidRPr="00C87850" w:rsidRDefault="00F95C63" w:rsidP="00A73410">
            <w:pPr>
              <w:ind w:left="240" w:hangingChars="100" w:hanging="240"/>
              <w:rPr>
                <w:rFonts w:ascii="MS Gothic" w:eastAsia="MS Gothic" w:hAnsi="MS Gothic"/>
                <w:sz w:val="24"/>
                <w:szCs w:val="24"/>
              </w:rPr>
            </w:pPr>
            <w:r w:rsidRPr="00C87850">
              <w:rPr>
                <w:rFonts w:ascii="MS Gothic" w:eastAsia="MS Gothic" w:hAnsi="MS Gothic" w:hint="eastAsia"/>
                <w:sz w:val="24"/>
                <w:szCs w:val="24"/>
              </w:rPr>
              <w:t>c</w:t>
            </w:r>
            <w:r w:rsidRPr="00C87850">
              <w:rPr>
                <w:rFonts w:ascii="MS Gothic" w:eastAsia="MS Gothic" w:hAnsi="MS Gothic"/>
                <w:sz w:val="24"/>
                <w:szCs w:val="24"/>
              </w:rPr>
              <w:t>. Washing other than mentioned in a. and b. shall be done using sufficient amounts of water, hot water or detergents.</w:t>
            </w:r>
          </w:p>
          <w:p w14:paraId="7CBC058D" w14:textId="77777777" w:rsidR="00F95C63" w:rsidRPr="00C87850" w:rsidRDefault="00F95C63" w:rsidP="00F95C63">
            <w:pPr>
              <w:rPr>
                <w:rFonts w:ascii="MS Gothic" w:eastAsia="MS Gothic" w:hAnsi="MS Gothic"/>
                <w:sz w:val="24"/>
                <w:szCs w:val="24"/>
              </w:rPr>
            </w:pPr>
          </w:p>
          <w:p w14:paraId="542DE77C" w14:textId="77777777" w:rsidR="00F95C63" w:rsidRPr="00C87850" w:rsidRDefault="00F95C63" w:rsidP="00F95C63">
            <w:pPr>
              <w:rPr>
                <w:rFonts w:ascii="MS Gothic" w:eastAsia="MS Gothic" w:hAnsi="MS Gothic"/>
                <w:sz w:val="24"/>
                <w:szCs w:val="24"/>
              </w:rPr>
            </w:pPr>
          </w:p>
          <w:p w14:paraId="0016643B" w14:textId="77777777" w:rsidR="00F95C63" w:rsidRPr="00C87850" w:rsidRDefault="00F95C63" w:rsidP="00F95C63">
            <w:pPr>
              <w:rPr>
                <w:rFonts w:ascii="MS Gothic" w:eastAsia="MS Gothic" w:hAnsi="MS Gothic"/>
                <w:sz w:val="24"/>
                <w:szCs w:val="24"/>
              </w:rPr>
            </w:pPr>
          </w:p>
        </w:tc>
      </w:tr>
    </w:tbl>
    <w:p w14:paraId="2BB84F61" w14:textId="54B21746" w:rsidR="00F95C63" w:rsidRPr="00C87850" w:rsidRDefault="00F95C63" w:rsidP="005B07C7">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F95C63" w:rsidRPr="00C87850" w14:paraId="6FE6F775" w14:textId="77777777" w:rsidTr="00F95C63">
        <w:tc>
          <w:tcPr>
            <w:tcW w:w="8494" w:type="dxa"/>
          </w:tcPr>
          <w:p w14:paraId="23AC827D" w14:textId="6A4F3D94" w:rsidR="00F95C63" w:rsidRPr="00C87850" w:rsidRDefault="00F95C63" w:rsidP="00F95C63">
            <w:pPr>
              <w:rPr>
                <w:rFonts w:ascii="MS Gothic" w:eastAsia="MS Gothic" w:hAnsi="MS Gothic"/>
                <w:sz w:val="24"/>
                <w:szCs w:val="24"/>
              </w:rPr>
            </w:pPr>
            <w:r w:rsidRPr="00C87850">
              <w:rPr>
                <w:rFonts w:ascii="MS Gothic" w:eastAsia="MS Gothic" w:hAnsi="MS Gothic"/>
                <w:sz w:val="24"/>
                <w:szCs w:val="24"/>
              </w:rPr>
              <w:t xml:space="preserve">d. </w:t>
            </w:r>
            <w:r w:rsidRPr="00C87850">
              <w:rPr>
                <w:rFonts w:ascii="MS Gothic" w:eastAsia="MS Gothic" w:hAnsi="MS Gothic" w:hint="eastAsia"/>
                <w:sz w:val="24"/>
                <w:szCs w:val="24"/>
              </w:rPr>
              <w:t>消毒は、摂氏八十三度以上の温湯又は消毒剤を使用すること。</w:t>
            </w:r>
          </w:p>
          <w:p w14:paraId="2C16AE48" w14:textId="6BF11E8B" w:rsidR="00F95C63" w:rsidRPr="00C87850" w:rsidRDefault="00F95C63" w:rsidP="00A73410">
            <w:pPr>
              <w:ind w:left="240" w:hangingChars="100" w:hanging="240"/>
              <w:rPr>
                <w:rFonts w:ascii="MS Gothic" w:eastAsia="MS Gothic" w:hAnsi="MS Gothic"/>
                <w:sz w:val="24"/>
                <w:szCs w:val="24"/>
              </w:rPr>
            </w:pPr>
            <w:r w:rsidRPr="00C87850">
              <w:rPr>
                <w:rFonts w:ascii="MS Gothic" w:eastAsia="MS Gothic" w:hAnsi="MS Gothic" w:hint="eastAsia"/>
                <w:sz w:val="24"/>
                <w:szCs w:val="24"/>
              </w:rPr>
              <w:t>d</w:t>
            </w:r>
            <w:r w:rsidRPr="00C87850">
              <w:rPr>
                <w:rFonts w:ascii="MS Gothic" w:eastAsia="MS Gothic" w:hAnsi="MS Gothic"/>
                <w:sz w:val="24"/>
                <w:szCs w:val="24"/>
              </w:rPr>
              <w:t>. Disinfection shall be performed using hot water of a temperature of 83 degrees centigrade or higher, or disinfectants.</w:t>
            </w:r>
          </w:p>
          <w:p w14:paraId="7D28D4D2" w14:textId="77777777" w:rsidR="00F95C63" w:rsidRPr="00C87850" w:rsidRDefault="00F95C63" w:rsidP="00F95C63">
            <w:pPr>
              <w:rPr>
                <w:rFonts w:ascii="MS Gothic" w:eastAsia="MS Gothic" w:hAnsi="MS Gothic"/>
                <w:sz w:val="24"/>
                <w:szCs w:val="24"/>
              </w:rPr>
            </w:pPr>
          </w:p>
          <w:p w14:paraId="2279863C" w14:textId="77777777" w:rsidR="00F95C63" w:rsidRPr="00C87850" w:rsidRDefault="00F95C63" w:rsidP="00F95C63">
            <w:pPr>
              <w:rPr>
                <w:rFonts w:ascii="MS Gothic" w:eastAsia="MS Gothic" w:hAnsi="MS Gothic"/>
                <w:sz w:val="24"/>
                <w:szCs w:val="24"/>
              </w:rPr>
            </w:pPr>
          </w:p>
          <w:p w14:paraId="2B1F6EB6" w14:textId="77777777" w:rsidR="00F95C63" w:rsidRPr="00C87850" w:rsidRDefault="00F95C63" w:rsidP="00F95C63">
            <w:pPr>
              <w:rPr>
                <w:rFonts w:ascii="MS Gothic" w:eastAsia="MS Gothic" w:hAnsi="MS Gothic"/>
                <w:sz w:val="24"/>
                <w:szCs w:val="24"/>
              </w:rPr>
            </w:pPr>
          </w:p>
        </w:tc>
      </w:tr>
    </w:tbl>
    <w:p w14:paraId="4F33C35A" w14:textId="2870273F" w:rsidR="00F95C63" w:rsidRPr="00C87850" w:rsidRDefault="00F95C63" w:rsidP="005B07C7">
      <w:pPr>
        <w:rPr>
          <w:rFonts w:ascii="MS Gothic" w:eastAsia="MS Gothic" w:hAnsi="MS Gothic"/>
          <w:sz w:val="24"/>
          <w:szCs w:val="24"/>
        </w:rPr>
      </w:pPr>
    </w:p>
    <w:p w14:paraId="719E5F8B" w14:textId="47CED5D4" w:rsidR="004A3B68" w:rsidRPr="00C87850" w:rsidRDefault="004A3B68" w:rsidP="005B07C7">
      <w:pPr>
        <w:rPr>
          <w:rFonts w:ascii="MS Gothic" w:eastAsia="MS Gothic" w:hAnsi="MS Gothic"/>
          <w:sz w:val="24"/>
          <w:szCs w:val="24"/>
        </w:rPr>
      </w:pPr>
      <w:r w:rsidRPr="00C87850">
        <w:rPr>
          <w:rFonts w:ascii="MS Gothic" w:eastAsia="MS Gothic" w:hAnsi="MS Gothic" w:hint="eastAsia"/>
          <w:sz w:val="24"/>
          <w:szCs w:val="24"/>
        </w:rPr>
        <w:t xml:space="preserve">(9)　</w:t>
      </w:r>
      <w:r w:rsidRPr="00C87850">
        <w:rPr>
          <w:rFonts w:hint="eastAsia"/>
        </w:rPr>
        <w:t xml:space="preserve"> </w:t>
      </w:r>
      <w:r w:rsidRPr="00C87850">
        <w:rPr>
          <w:rFonts w:ascii="MS Gothic" w:eastAsia="MS Gothic" w:hAnsi="MS Gothic" w:hint="eastAsia"/>
          <w:sz w:val="24"/>
          <w:szCs w:val="24"/>
        </w:rPr>
        <w:t>機械器具の衛生管理は、次に掲げるところにより行うこと。</w:t>
      </w:r>
    </w:p>
    <w:p w14:paraId="64EE089F" w14:textId="29267E80" w:rsidR="004A3B68" w:rsidRPr="00C87850" w:rsidRDefault="004A3B68" w:rsidP="005B07C7">
      <w:pPr>
        <w:rPr>
          <w:rFonts w:ascii="MS Gothic" w:eastAsia="MS Gothic" w:hAnsi="MS Gothic"/>
          <w:sz w:val="24"/>
          <w:szCs w:val="24"/>
        </w:rPr>
      </w:pPr>
      <w:r w:rsidRPr="00C87850">
        <w:rPr>
          <w:rFonts w:ascii="MS Gothic" w:eastAsia="MS Gothic" w:hAnsi="MS Gothic" w:hint="eastAsia"/>
          <w:sz w:val="24"/>
          <w:szCs w:val="24"/>
        </w:rPr>
        <w:t xml:space="preserve">(9)　</w:t>
      </w:r>
      <w:r w:rsidRPr="00C87850">
        <w:t xml:space="preserve"> </w:t>
      </w:r>
      <w:r w:rsidRPr="00C87850">
        <w:rPr>
          <w:rFonts w:ascii="MS Gothic" w:eastAsia="MS Gothic" w:hAnsi="MS Gothic"/>
          <w:sz w:val="24"/>
          <w:szCs w:val="24"/>
        </w:rPr>
        <w:t>Sanitary control of machinery and equipment shall be performed in accordance with the following.</w:t>
      </w:r>
    </w:p>
    <w:tbl>
      <w:tblPr>
        <w:tblStyle w:val="a4"/>
        <w:tblW w:w="0" w:type="auto"/>
        <w:tblLook w:val="04A0" w:firstRow="1" w:lastRow="0" w:firstColumn="1" w:lastColumn="0" w:noHBand="0" w:noVBand="1"/>
      </w:tblPr>
      <w:tblGrid>
        <w:gridCol w:w="8494"/>
      </w:tblGrid>
      <w:tr w:rsidR="004A3B68" w:rsidRPr="00C87850" w14:paraId="6694D148" w14:textId="77777777" w:rsidTr="000106D2">
        <w:tc>
          <w:tcPr>
            <w:tcW w:w="8494" w:type="dxa"/>
          </w:tcPr>
          <w:p w14:paraId="3D009AD9" w14:textId="2D7780B4" w:rsidR="009A7A9A" w:rsidRPr="00C87850" w:rsidRDefault="009A7A9A" w:rsidP="009A7A9A">
            <w:pPr>
              <w:rPr>
                <w:rFonts w:ascii="MS Gothic" w:eastAsia="MS Gothic" w:hAnsi="MS Gothic"/>
                <w:sz w:val="24"/>
                <w:szCs w:val="24"/>
              </w:rPr>
            </w:pPr>
            <w:r w:rsidRPr="00C87850">
              <w:rPr>
                <w:rFonts w:ascii="MS Gothic" w:eastAsia="MS Gothic" w:hAnsi="MS Gothic"/>
                <w:sz w:val="24"/>
                <w:szCs w:val="24"/>
              </w:rPr>
              <w:t xml:space="preserve">a. </w:t>
            </w:r>
            <w:r w:rsidRPr="00C87850">
              <w:rPr>
                <w:rFonts w:ascii="MS Gothic" w:eastAsia="MS Gothic" w:hAnsi="MS Gothic" w:hint="eastAsia"/>
                <w:sz w:val="24"/>
                <w:szCs w:val="24"/>
              </w:rPr>
              <w:t>機械器具は、作業終了後洗浄し、又は消毒すること。</w:t>
            </w:r>
          </w:p>
          <w:p w14:paraId="2F923994" w14:textId="02D175F2" w:rsidR="004A3B68" w:rsidRPr="00C87850" w:rsidRDefault="009A7A9A" w:rsidP="00A73410">
            <w:pPr>
              <w:ind w:left="240" w:hangingChars="100" w:hanging="240"/>
              <w:rPr>
                <w:rFonts w:ascii="MS Gothic" w:eastAsia="MS Gothic" w:hAnsi="MS Gothic"/>
                <w:sz w:val="24"/>
                <w:szCs w:val="24"/>
              </w:rPr>
            </w:pPr>
            <w:r w:rsidRPr="00C87850">
              <w:rPr>
                <w:rFonts w:ascii="MS Gothic" w:eastAsia="MS Gothic" w:hAnsi="MS Gothic"/>
                <w:sz w:val="24"/>
                <w:szCs w:val="24"/>
              </w:rPr>
              <w:t>a. Machinery and equipment shall be washed or disinfected after the end of work.</w:t>
            </w:r>
          </w:p>
          <w:p w14:paraId="17B7A468" w14:textId="77777777" w:rsidR="004A3B68" w:rsidRPr="00C87850" w:rsidRDefault="004A3B68" w:rsidP="000106D2">
            <w:pPr>
              <w:rPr>
                <w:rFonts w:ascii="MS Gothic" w:eastAsia="MS Gothic" w:hAnsi="MS Gothic"/>
                <w:sz w:val="24"/>
                <w:szCs w:val="24"/>
              </w:rPr>
            </w:pPr>
          </w:p>
          <w:p w14:paraId="7B2AE1C0" w14:textId="77777777" w:rsidR="004A3B68" w:rsidRPr="00C87850" w:rsidRDefault="004A3B68" w:rsidP="000106D2">
            <w:pPr>
              <w:rPr>
                <w:rFonts w:ascii="MS Gothic" w:eastAsia="MS Gothic" w:hAnsi="MS Gothic"/>
                <w:sz w:val="24"/>
                <w:szCs w:val="24"/>
              </w:rPr>
            </w:pPr>
          </w:p>
          <w:p w14:paraId="372376E4" w14:textId="77777777" w:rsidR="004A3B68" w:rsidRPr="00C87850" w:rsidRDefault="004A3B68" w:rsidP="000106D2">
            <w:pPr>
              <w:rPr>
                <w:rFonts w:ascii="MS Gothic" w:eastAsia="MS Gothic" w:hAnsi="MS Gothic"/>
                <w:sz w:val="24"/>
                <w:szCs w:val="24"/>
              </w:rPr>
            </w:pPr>
          </w:p>
        </w:tc>
      </w:tr>
    </w:tbl>
    <w:p w14:paraId="44CFB550" w14:textId="5384CE4D" w:rsidR="004A3B68" w:rsidRPr="00C87850" w:rsidRDefault="004A3B68" w:rsidP="005B07C7">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9A7A9A" w:rsidRPr="00C87850" w14:paraId="45C29D54" w14:textId="77777777" w:rsidTr="000106D2">
        <w:tc>
          <w:tcPr>
            <w:tcW w:w="8494" w:type="dxa"/>
          </w:tcPr>
          <w:p w14:paraId="788BE08B" w14:textId="72E7E947" w:rsidR="009A7A9A" w:rsidRPr="00C87850" w:rsidRDefault="009A7A9A" w:rsidP="00A73410">
            <w:pPr>
              <w:ind w:left="240" w:hangingChars="100" w:hanging="240"/>
              <w:rPr>
                <w:rFonts w:ascii="MS Gothic" w:eastAsia="MS Gothic" w:hAnsi="MS Gothic"/>
                <w:sz w:val="24"/>
                <w:szCs w:val="24"/>
              </w:rPr>
            </w:pPr>
            <w:r w:rsidRPr="00C87850">
              <w:rPr>
                <w:rFonts w:ascii="MS Gothic" w:eastAsia="MS Gothic" w:hAnsi="MS Gothic"/>
                <w:sz w:val="24"/>
                <w:szCs w:val="24"/>
              </w:rPr>
              <w:t xml:space="preserve">b. </w:t>
            </w:r>
            <w:r w:rsidRPr="00C87850">
              <w:rPr>
                <w:rFonts w:ascii="MS Gothic" w:eastAsia="MS Gothic" w:hAnsi="MS Gothic" w:hint="eastAsia"/>
                <w:sz w:val="24"/>
                <w:szCs w:val="24"/>
              </w:rPr>
              <w:t>機械器具及び分解したこれらの部品は、それぞれ所定の場所に衛生的に保管すること。</w:t>
            </w:r>
          </w:p>
          <w:p w14:paraId="29322ACF" w14:textId="6171FCD1" w:rsidR="009A7A9A" w:rsidRPr="00C87850" w:rsidRDefault="009A7A9A" w:rsidP="00A73410">
            <w:pPr>
              <w:ind w:left="240" w:hangingChars="100" w:hanging="240"/>
              <w:rPr>
                <w:rFonts w:ascii="MS Gothic" w:eastAsia="MS Gothic" w:hAnsi="MS Gothic"/>
                <w:sz w:val="24"/>
                <w:szCs w:val="24"/>
              </w:rPr>
            </w:pPr>
            <w:r w:rsidRPr="00C87850">
              <w:rPr>
                <w:rFonts w:ascii="MS Gothic" w:eastAsia="MS Gothic" w:hAnsi="MS Gothic"/>
                <w:sz w:val="24"/>
                <w:szCs w:val="24"/>
              </w:rPr>
              <w:t>b. Machinery and equipment, and disassembled parts of them shall be kept sanitarily each in a fixed place.</w:t>
            </w:r>
          </w:p>
          <w:p w14:paraId="04A119D9" w14:textId="77777777" w:rsidR="009A7A9A" w:rsidRPr="00C87850" w:rsidRDefault="009A7A9A" w:rsidP="000106D2">
            <w:pPr>
              <w:rPr>
                <w:rFonts w:ascii="MS Gothic" w:eastAsia="MS Gothic" w:hAnsi="MS Gothic"/>
                <w:sz w:val="24"/>
                <w:szCs w:val="24"/>
              </w:rPr>
            </w:pPr>
          </w:p>
          <w:p w14:paraId="33695AB9" w14:textId="77777777" w:rsidR="009A7A9A" w:rsidRPr="00C87850" w:rsidRDefault="009A7A9A" w:rsidP="000106D2">
            <w:pPr>
              <w:rPr>
                <w:rFonts w:ascii="MS Gothic" w:eastAsia="MS Gothic" w:hAnsi="MS Gothic"/>
                <w:sz w:val="24"/>
                <w:szCs w:val="24"/>
              </w:rPr>
            </w:pPr>
          </w:p>
          <w:p w14:paraId="6BCA2A38" w14:textId="77777777" w:rsidR="009A7A9A" w:rsidRPr="00C87850" w:rsidRDefault="009A7A9A" w:rsidP="000106D2">
            <w:pPr>
              <w:rPr>
                <w:rFonts w:ascii="MS Gothic" w:eastAsia="MS Gothic" w:hAnsi="MS Gothic"/>
                <w:sz w:val="24"/>
                <w:szCs w:val="24"/>
              </w:rPr>
            </w:pPr>
          </w:p>
        </w:tc>
      </w:tr>
    </w:tbl>
    <w:p w14:paraId="28EB352B" w14:textId="2750CE9C" w:rsidR="009A7A9A" w:rsidRPr="00C87850" w:rsidRDefault="009A7A9A" w:rsidP="005B07C7">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9A7A9A" w:rsidRPr="00C87850" w14:paraId="429D921F" w14:textId="77777777" w:rsidTr="000106D2">
        <w:tc>
          <w:tcPr>
            <w:tcW w:w="8494" w:type="dxa"/>
          </w:tcPr>
          <w:p w14:paraId="6EE6D897" w14:textId="77777777" w:rsidR="009A7A9A" w:rsidRPr="00C87850" w:rsidRDefault="009A7A9A" w:rsidP="00A73410">
            <w:pPr>
              <w:ind w:left="240" w:hangingChars="100" w:hanging="240"/>
              <w:rPr>
                <w:rFonts w:ascii="MS Gothic" w:eastAsia="MS Gothic" w:hAnsi="MS Gothic"/>
                <w:sz w:val="24"/>
                <w:szCs w:val="24"/>
              </w:rPr>
            </w:pPr>
            <w:r w:rsidRPr="00C87850">
              <w:rPr>
                <w:rFonts w:ascii="MS Gothic" w:eastAsia="MS Gothic" w:hAnsi="MS Gothic"/>
                <w:sz w:val="24"/>
                <w:szCs w:val="24"/>
              </w:rPr>
              <w:t xml:space="preserve">c. </w:t>
            </w:r>
            <w:r w:rsidRPr="00C87850">
              <w:rPr>
                <w:rFonts w:ascii="MS Gothic" w:eastAsia="MS Gothic" w:hAnsi="MS Gothic" w:hint="eastAsia"/>
                <w:sz w:val="24"/>
                <w:szCs w:val="24"/>
              </w:rPr>
              <w:t>機械器具は、定期的に点検し、故障又は破損等があるときは、速やかに修理又は補修を行い、常時適正に使用できるよう整備すること。</w:t>
            </w:r>
          </w:p>
          <w:p w14:paraId="7A2D7A02" w14:textId="29100893" w:rsidR="009A7A9A" w:rsidRPr="00C87850" w:rsidRDefault="009A7A9A" w:rsidP="009A7A9A">
            <w:pPr>
              <w:rPr>
                <w:rFonts w:ascii="MS Gothic" w:eastAsia="MS Gothic" w:hAnsi="MS Gothic"/>
                <w:sz w:val="24"/>
                <w:szCs w:val="24"/>
              </w:rPr>
            </w:pPr>
            <w:r w:rsidRPr="00C87850">
              <w:rPr>
                <w:rFonts w:ascii="MS Gothic" w:eastAsia="MS Gothic" w:hAnsi="MS Gothic" w:hint="eastAsia"/>
                <w:sz w:val="24"/>
                <w:szCs w:val="24"/>
              </w:rPr>
              <w:t>温度計、圧力計及び流量計等の計器類は定期的にその精度を点検し、故障又は異常等があるときは、速やかに修理等を行うこと。</w:t>
            </w:r>
          </w:p>
          <w:p w14:paraId="28DF08F7" w14:textId="77777777" w:rsidR="009A7A9A" w:rsidRPr="00C87850" w:rsidRDefault="009A7A9A" w:rsidP="00A73410">
            <w:pPr>
              <w:ind w:left="240" w:hangingChars="100" w:hanging="240"/>
              <w:rPr>
                <w:rFonts w:ascii="MS Gothic" w:eastAsia="MS Gothic" w:hAnsi="MS Gothic"/>
                <w:sz w:val="24"/>
                <w:szCs w:val="24"/>
              </w:rPr>
            </w:pPr>
            <w:r w:rsidRPr="00C87850">
              <w:rPr>
                <w:rFonts w:ascii="MS Gothic" w:eastAsia="MS Gothic" w:hAnsi="MS Gothic"/>
                <w:sz w:val="24"/>
                <w:szCs w:val="24"/>
              </w:rPr>
              <w:t>c. Machinery and equipment shall be checked at regular intervals and when there are failures or ruptures, repair or fix them immediately and maintain them so that they can be used properly all the time.</w:t>
            </w:r>
          </w:p>
          <w:p w14:paraId="3DAE945D" w14:textId="0F67AB93" w:rsidR="009A7A9A" w:rsidRPr="00C87850" w:rsidRDefault="009A7A9A" w:rsidP="00A73410">
            <w:pPr>
              <w:ind w:leftChars="100" w:left="210"/>
              <w:rPr>
                <w:rFonts w:ascii="MS Gothic" w:eastAsia="MS Gothic" w:hAnsi="MS Gothic"/>
                <w:sz w:val="24"/>
                <w:szCs w:val="24"/>
              </w:rPr>
            </w:pPr>
            <w:r w:rsidRPr="00C87850">
              <w:rPr>
                <w:rFonts w:ascii="MS Gothic" w:eastAsia="MS Gothic" w:hAnsi="MS Gothic"/>
                <w:sz w:val="24"/>
                <w:szCs w:val="24"/>
              </w:rPr>
              <w:t>Measuring instruments including thermometers, manometers and flow meters shall be checked at regular intervals as to their accuracy and when there are failures or abnormalities, make repairs without delay.</w:t>
            </w:r>
          </w:p>
          <w:p w14:paraId="6D7E9484" w14:textId="77777777" w:rsidR="009A7A9A" w:rsidRPr="00C87850" w:rsidRDefault="009A7A9A" w:rsidP="000106D2">
            <w:pPr>
              <w:rPr>
                <w:rFonts w:ascii="MS Gothic" w:eastAsia="MS Gothic" w:hAnsi="MS Gothic"/>
                <w:sz w:val="24"/>
                <w:szCs w:val="24"/>
              </w:rPr>
            </w:pPr>
          </w:p>
          <w:p w14:paraId="2C1478E7" w14:textId="77777777" w:rsidR="009A7A9A" w:rsidRPr="00C87850" w:rsidRDefault="009A7A9A" w:rsidP="000106D2">
            <w:pPr>
              <w:rPr>
                <w:rFonts w:ascii="MS Gothic" w:eastAsia="MS Gothic" w:hAnsi="MS Gothic"/>
                <w:sz w:val="24"/>
                <w:szCs w:val="24"/>
              </w:rPr>
            </w:pPr>
          </w:p>
          <w:p w14:paraId="286EED97" w14:textId="77777777" w:rsidR="009A7A9A" w:rsidRPr="00C87850" w:rsidRDefault="009A7A9A" w:rsidP="000106D2">
            <w:pPr>
              <w:rPr>
                <w:rFonts w:ascii="MS Gothic" w:eastAsia="MS Gothic" w:hAnsi="MS Gothic"/>
                <w:sz w:val="24"/>
                <w:szCs w:val="24"/>
              </w:rPr>
            </w:pPr>
          </w:p>
        </w:tc>
      </w:tr>
    </w:tbl>
    <w:p w14:paraId="6213020C" w14:textId="77777777" w:rsidR="009A7A9A" w:rsidRPr="00C87850" w:rsidRDefault="009A7A9A" w:rsidP="005B07C7">
      <w:pPr>
        <w:rPr>
          <w:rFonts w:ascii="MS Gothic" w:eastAsia="MS Gothic" w:hAnsi="MS Gothic"/>
          <w:sz w:val="24"/>
          <w:szCs w:val="24"/>
        </w:rPr>
      </w:pPr>
    </w:p>
    <w:p w14:paraId="672F99A6" w14:textId="1E0AAFEF" w:rsidR="009A7A9A" w:rsidRPr="00C87850" w:rsidRDefault="009A7A9A" w:rsidP="005B07C7">
      <w:pPr>
        <w:rPr>
          <w:rFonts w:ascii="MS Gothic" w:eastAsia="MS Gothic" w:hAnsi="MS Gothic"/>
          <w:sz w:val="24"/>
          <w:szCs w:val="24"/>
        </w:rPr>
      </w:pPr>
      <w:r w:rsidRPr="00C87850">
        <w:rPr>
          <w:rFonts w:ascii="MS Gothic" w:eastAsia="MS Gothic" w:hAnsi="MS Gothic" w:hint="eastAsia"/>
          <w:sz w:val="24"/>
          <w:szCs w:val="24"/>
        </w:rPr>
        <w:t xml:space="preserve">(10)　</w:t>
      </w:r>
      <w:r w:rsidR="00977F5D" w:rsidRPr="00C87850">
        <w:rPr>
          <w:rFonts w:hint="eastAsia"/>
        </w:rPr>
        <w:t xml:space="preserve"> </w:t>
      </w:r>
      <w:r w:rsidR="00977F5D" w:rsidRPr="00C87850">
        <w:rPr>
          <w:rFonts w:ascii="MS Gothic" w:eastAsia="MS Gothic" w:hAnsi="MS Gothic" w:hint="eastAsia"/>
          <w:sz w:val="24"/>
          <w:szCs w:val="24"/>
        </w:rPr>
        <w:t>不可食部分等の衛生管理は、次に掲げるところにより行うこと。</w:t>
      </w:r>
    </w:p>
    <w:p w14:paraId="1B0C1401" w14:textId="609513FB" w:rsidR="00977F5D" w:rsidRPr="00C87850" w:rsidRDefault="00977F5D" w:rsidP="00A73410">
      <w:pPr>
        <w:ind w:left="480" w:hangingChars="200" w:hanging="480"/>
        <w:rPr>
          <w:rFonts w:ascii="MS Gothic" w:eastAsia="MS Gothic" w:hAnsi="MS Gothic"/>
          <w:sz w:val="24"/>
          <w:szCs w:val="24"/>
        </w:rPr>
      </w:pPr>
      <w:r w:rsidRPr="00C87850">
        <w:rPr>
          <w:rFonts w:ascii="MS Gothic" w:eastAsia="MS Gothic" w:hAnsi="MS Gothic" w:hint="eastAsia"/>
          <w:sz w:val="24"/>
          <w:szCs w:val="24"/>
        </w:rPr>
        <w:t xml:space="preserve">(10)　</w:t>
      </w:r>
      <w:r w:rsidRPr="00C87850">
        <w:t xml:space="preserve"> </w:t>
      </w:r>
      <w:r w:rsidRPr="00C87850">
        <w:rPr>
          <w:rFonts w:ascii="MS Gothic" w:eastAsia="MS Gothic" w:hAnsi="MS Gothic"/>
          <w:sz w:val="24"/>
          <w:szCs w:val="24"/>
        </w:rPr>
        <w:t>Sanitary control of non-edible parts shall be performed in accordance with the following.</w:t>
      </w:r>
    </w:p>
    <w:tbl>
      <w:tblPr>
        <w:tblStyle w:val="a4"/>
        <w:tblW w:w="0" w:type="auto"/>
        <w:tblLook w:val="04A0" w:firstRow="1" w:lastRow="0" w:firstColumn="1" w:lastColumn="0" w:noHBand="0" w:noVBand="1"/>
      </w:tblPr>
      <w:tblGrid>
        <w:gridCol w:w="8494"/>
      </w:tblGrid>
      <w:tr w:rsidR="00977F5D" w:rsidRPr="00C87850" w14:paraId="34041248" w14:textId="77777777" w:rsidTr="000106D2">
        <w:tc>
          <w:tcPr>
            <w:tcW w:w="8494" w:type="dxa"/>
          </w:tcPr>
          <w:p w14:paraId="5B91728E" w14:textId="22BF3B93" w:rsidR="00977F5D" w:rsidRPr="00C87850" w:rsidRDefault="00977F5D" w:rsidP="000106D2">
            <w:pPr>
              <w:rPr>
                <w:rFonts w:ascii="MS Gothic" w:eastAsia="MS Gothic" w:hAnsi="MS Gothic"/>
                <w:sz w:val="24"/>
                <w:szCs w:val="24"/>
              </w:rPr>
            </w:pPr>
            <w:r w:rsidRPr="00C87850">
              <w:rPr>
                <w:rFonts w:ascii="MS Gothic" w:eastAsia="MS Gothic" w:hAnsi="MS Gothic"/>
                <w:sz w:val="24"/>
                <w:szCs w:val="24"/>
              </w:rPr>
              <w:t xml:space="preserve">a. </w:t>
            </w:r>
            <w:r w:rsidRPr="00C87850">
              <w:rPr>
                <w:rFonts w:ascii="MS Gothic" w:eastAsia="MS Gothic" w:hAnsi="MS Gothic" w:hint="eastAsia"/>
                <w:sz w:val="24"/>
                <w:szCs w:val="24"/>
              </w:rPr>
              <w:t>不可食部分の適正な分別管理を実施すること。</w:t>
            </w:r>
          </w:p>
          <w:p w14:paraId="75E48787" w14:textId="42956F6F" w:rsidR="00977F5D" w:rsidRPr="00C87850" w:rsidRDefault="00977F5D" w:rsidP="00A73410">
            <w:pPr>
              <w:ind w:left="240" w:hangingChars="100" w:hanging="240"/>
              <w:rPr>
                <w:rFonts w:ascii="MS Gothic" w:eastAsia="MS Gothic" w:hAnsi="MS Gothic"/>
                <w:sz w:val="24"/>
                <w:szCs w:val="24"/>
              </w:rPr>
            </w:pPr>
            <w:r w:rsidRPr="00C87850">
              <w:rPr>
                <w:rFonts w:ascii="MS Gothic" w:eastAsia="MS Gothic" w:hAnsi="MS Gothic"/>
                <w:sz w:val="24"/>
                <w:szCs w:val="24"/>
              </w:rPr>
              <w:t>a. Non-edible parts and discarded matter shall be put into exclusive containers with the labels for the discarded matter, carried away from the processing room, and shall be treated in ways that will prevent it from causing sanitary trouble.</w:t>
            </w:r>
          </w:p>
          <w:p w14:paraId="5B302CFE" w14:textId="77777777" w:rsidR="00977F5D" w:rsidRPr="00C87850" w:rsidRDefault="00977F5D" w:rsidP="000106D2">
            <w:pPr>
              <w:rPr>
                <w:rFonts w:ascii="MS Gothic" w:eastAsia="MS Gothic" w:hAnsi="MS Gothic"/>
                <w:sz w:val="24"/>
                <w:szCs w:val="24"/>
              </w:rPr>
            </w:pPr>
          </w:p>
          <w:p w14:paraId="623AFC4A" w14:textId="77777777" w:rsidR="00977F5D" w:rsidRPr="00C87850" w:rsidRDefault="00977F5D" w:rsidP="000106D2">
            <w:pPr>
              <w:rPr>
                <w:rFonts w:ascii="MS Gothic" w:eastAsia="MS Gothic" w:hAnsi="MS Gothic"/>
                <w:sz w:val="24"/>
                <w:szCs w:val="24"/>
              </w:rPr>
            </w:pPr>
          </w:p>
          <w:p w14:paraId="0BED91EE" w14:textId="77777777" w:rsidR="00977F5D" w:rsidRPr="00C87850" w:rsidRDefault="00977F5D" w:rsidP="000106D2">
            <w:pPr>
              <w:rPr>
                <w:rFonts w:ascii="MS Gothic" w:eastAsia="MS Gothic" w:hAnsi="MS Gothic"/>
                <w:sz w:val="24"/>
                <w:szCs w:val="24"/>
              </w:rPr>
            </w:pPr>
          </w:p>
        </w:tc>
      </w:tr>
    </w:tbl>
    <w:p w14:paraId="522C7E64" w14:textId="77777777" w:rsidR="00977F5D" w:rsidRPr="00C87850" w:rsidRDefault="00977F5D" w:rsidP="005B07C7">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0F3516" w:rsidRPr="00C87850" w14:paraId="426DEAE8" w14:textId="77777777" w:rsidTr="000106D2">
        <w:tc>
          <w:tcPr>
            <w:tcW w:w="8494" w:type="dxa"/>
          </w:tcPr>
          <w:p w14:paraId="76D61A7D" w14:textId="0536759B" w:rsidR="000F3516" w:rsidRPr="00C87850" w:rsidRDefault="000F3516" w:rsidP="000106D2">
            <w:pPr>
              <w:rPr>
                <w:rFonts w:ascii="MS Gothic" w:eastAsia="MS Gothic" w:hAnsi="MS Gothic"/>
                <w:sz w:val="24"/>
                <w:szCs w:val="24"/>
              </w:rPr>
            </w:pPr>
            <w:r w:rsidRPr="00C87850">
              <w:rPr>
                <w:rFonts w:ascii="MS Gothic" w:eastAsia="MS Gothic" w:hAnsi="MS Gothic" w:hint="eastAsia"/>
                <w:sz w:val="24"/>
                <w:szCs w:val="24"/>
              </w:rPr>
              <w:t>b</w:t>
            </w:r>
            <w:r w:rsidRPr="00C87850">
              <w:rPr>
                <w:rFonts w:ascii="MS Gothic" w:eastAsia="MS Gothic" w:hAnsi="MS Gothic"/>
                <w:sz w:val="24"/>
                <w:szCs w:val="24"/>
              </w:rPr>
              <w:t xml:space="preserve">. </w:t>
            </w:r>
            <w:r w:rsidRPr="00C87850">
              <w:rPr>
                <w:rFonts w:ascii="MS Gothic" w:eastAsia="MS Gothic" w:hAnsi="MS Gothic" w:hint="eastAsia"/>
                <w:sz w:val="24"/>
                <w:szCs w:val="24"/>
              </w:rPr>
              <w:t>不可食用容器の適正な管理（洗浄・消毒）を実施すること。</w:t>
            </w:r>
          </w:p>
          <w:p w14:paraId="0EC332DC" w14:textId="3051B8BB" w:rsidR="000F3516" w:rsidRPr="00C87850" w:rsidRDefault="000F3516" w:rsidP="00A73410">
            <w:pPr>
              <w:ind w:left="240" w:hangingChars="100" w:hanging="240"/>
              <w:rPr>
                <w:rFonts w:ascii="MS Gothic" w:eastAsia="MS Gothic" w:hAnsi="MS Gothic"/>
                <w:sz w:val="24"/>
                <w:szCs w:val="24"/>
              </w:rPr>
            </w:pPr>
            <w:r w:rsidRPr="00C87850">
              <w:rPr>
                <w:rFonts w:ascii="MS Gothic" w:eastAsia="MS Gothic" w:hAnsi="MS Gothic" w:hint="eastAsia"/>
                <w:sz w:val="24"/>
                <w:szCs w:val="24"/>
              </w:rPr>
              <w:t>b</w:t>
            </w:r>
            <w:r w:rsidRPr="00C87850">
              <w:rPr>
                <w:rFonts w:ascii="MS Gothic" w:eastAsia="MS Gothic" w:hAnsi="MS Gothic"/>
                <w:sz w:val="24"/>
                <w:szCs w:val="24"/>
              </w:rPr>
              <w:t>. Containers mentioned in above shall be washed and disinfected at a fixed place after completion of the work.</w:t>
            </w:r>
          </w:p>
          <w:p w14:paraId="7182E8BA" w14:textId="77777777" w:rsidR="000F3516" w:rsidRPr="00C87850" w:rsidRDefault="000F3516" w:rsidP="000106D2">
            <w:pPr>
              <w:rPr>
                <w:rFonts w:ascii="MS Gothic" w:eastAsia="MS Gothic" w:hAnsi="MS Gothic"/>
                <w:sz w:val="24"/>
                <w:szCs w:val="24"/>
              </w:rPr>
            </w:pPr>
          </w:p>
          <w:p w14:paraId="46271A5C" w14:textId="77777777" w:rsidR="000F3516" w:rsidRPr="00C87850" w:rsidRDefault="000F3516" w:rsidP="000106D2">
            <w:pPr>
              <w:rPr>
                <w:rFonts w:ascii="MS Gothic" w:eastAsia="MS Gothic" w:hAnsi="MS Gothic"/>
                <w:sz w:val="24"/>
                <w:szCs w:val="24"/>
              </w:rPr>
            </w:pPr>
          </w:p>
          <w:p w14:paraId="652B1FC0" w14:textId="77777777" w:rsidR="000F3516" w:rsidRPr="00C87850" w:rsidRDefault="000F3516" w:rsidP="000106D2">
            <w:pPr>
              <w:rPr>
                <w:rFonts w:ascii="MS Gothic" w:eastAsia="MS Gothic" w:hAnsi="MS Gothic"/>
                <w:sz w:val="24"/>
                <w:szCs w:val="24"/>
              </w:rPr>
            </w:pPr>
          </w:p>
        </w:tc>
      </w:tr>
    </w:tbl>
    <w:p w14:paraId="61B6193C" w14:textId="21E490F5" w:rsidR="004A3B68" w:rsidRPr="00C87850" w:rsidRDefault="004A3B68" w:rsidP="005B07C7">
      <w:pPr>
        <w:rPr>
          <w:rFonts w:ascii="MS Gothic" w:eastAsia="MS Gothic" w:hAnsi="MS Gothic"/>
          <w:sz w:val="24"/>
          <w:szCs w:val="24"/>
        </w:rPr>
      </w:pPr>
    </w:p>
    <w:p w14:paraId="5899DE12" w14:textId="2E4B33C8" w:rsidR="000F3516" w:rsidRPr="00C87850" w:rsidRDefault="000F3516" w:rsidP="005B07C7">
      <w:pPr>
        <w:rPr>
          <w:rFonts w:ascii="MS Gothic" w:eastAsia="MS Gothic" w:hAnsi="MS Gothic"/>
          <w:sz w:val="24"/>
          <w:szCs w:val="24"/>
        </w:rPr>
      </w:pPr>
      <w:r w:rsidRPr="00C87850">
        <w:rPr>
          <w:rFonts w:ascii="MS Gothic" w:eastAsia="MS Gothic" w:hAnsi="MS Gothic" w:hint="eastAsia"/>
          <w:sz w:val="24"/>
          <w:szCs w:val="24"/>
        </w:rPr>
        <w:t xml:space="preserve">(11)　</w:t>
      </w:r>
      <w:r w:rsidRPr="00C87850">
        <w:rPr>
          <w:rFonts w:hint="eastAsia"/>
        </w:rPr>
        <w:t xml:space="preserve"> </w:t>
      </w:r>
      <w:r w:rsidRPr="00C87850">
        <w:rPr>
          <w:rFonts w:ascii="MS Gothic" w:eastAsia="MS Gothic" w:hAnsi="MS Gothic" w:hint="eastAsia"/>
          <w:sz w:val="24"/>
          <w:szCs w:val="24"/>
        </w:rPr>
        <w:t>ねずみ、昆虫等の防除は、次に掲げるところにより行うこと。</w:t>
      </w:r>
    </w:p>
    <w:p w14:paraId="160E4E69" w14:textId="72A8CC02" w:rsidR="000F3516" w:rsidRPr="00C87850" w:rsidRDefault="000F3516" w:rsidP="00A73410">
      <w:pPr>
        <w:ind w:left="480" w:hangingChars="200" w:hanging="480"/>
        <w:rPr>
          <w:rFonts w:ascii="MS Gothic" w:eastAsia="MS Gothic" w:hAnsi="MS Gothic"/>
          <w:sz w:val="24"/>
          <w:szCs w:val="24"/>
        </w:rPr>
      </w:pPr>
      <w:r w:rsidRPr="00C87850">
        <w:rPr>
          <w:rFonts w:ascii="MS Gothic" w:eastAsia="MS Gothic" w:hAnsi="MS Gothic" w:hint="eastAsia"/>
          <w:sz w:val="24"/>
          <w:szCs w:val="24"/>
        </w:rPr>
        <w:t xml:space="preserve">(11)　</w:t>
      </w:r>
      <w:r w:rsidRPr="00C87850">
        <w:t xml:space="preserve"> </w:t>
      </w:r>
      <w:r w:rsidRPr="00C87850">
        <w:rPr>
          <w:rFonts w:ascii="MS Gothic" w:eastAsia="MS Gothic" w:hAnsi="MS Gothic"/>
          <w:sz w:val="24"/>
          <w:szCs w:val="24"/>
        </w:rPr>
        <w:t>Control of rats, insects and the like shall be performed in accordance with the following.</w:t>
      </w:r>
    </w:p>
    <w:tbl>
      <w:tblPr>
        <w:tblStyle w:val="a4"/>
        <w:tblW w:w="0" w:type="auto"/>
        <w:tblLook w:val="04A0" w:firstRow="1" w:lastRow="0" w:firstColumn="1" w:lastColumn="0" w:noHBand="0" w:noVBand="1"/>
      </w:tblPr>
      <w:tblGrid>
        <w:gridCol w:w="8494"/>
      </w:tblGrid>
      <w:tr w:rsidR="000F3516" w:rsidRPr="00C87850" w14:paraId="3DBDCDC1" w14:textId="77777777" w:rsidTr="000106D2">
        <w:tc>
          <w:tcPr>
            <w:tcW w:w="8494" w:type="dxa"/>
          </w:tcPr>
          <w:p w14:paraId="4F293D43" w14:textId="6E5D84A3" w:rsidR="000F3516" w:rsidRPr="00C87850" w:rsidRDefault="000F3516" w:rsidP="000106D2">
            <w:pPr>
              <w:rPr>
                <w:rFonts w:ascii="MS Gothic" w:eastAsia="MS Gothic" w:hAnsi="MS Gothic"/>
                <w:sz w:val="24"/>
                <w:szCs w:val="24"/>
              </w:rPr>
            </w:pPr>
            <w:r w:rsidRPr="00C87850">
              <w:rPr>
                <w:rFonts w:ascii="MS Gothic" w:eastAsia="MS Gothic" w:hAnsi="MS Gothic"/>
                <w:sz w:val="24"/>
                <w:szCs w:val="24"/>
              </w:rPr>
              <w:t xml:space="preserve">a. </w:t>
            </w:r>
            <w:r w:rsidRPr="00C87850">
              <w:rPr>
                <w:rFonts w:ascii="MS Gothic" w:eastAsia="MS Gothic" w:hAnsi="MS Gothic" w:hint="eastAsia"/>
                <w:sz w:val="24"/>
                <w:szCs w:val="24"/>
              </w:rPr>
              <w:t>防そ・防虫設備のない窓及び出入口を開放状態で放置しないこと。</w:t>
            </w:r>
          </w:p>
          <w:p w14:paraId="7C201B90" w14:textId="42D36EC1" w:rsidR="000F3516" w:rsidRPr="00C87850" w:rsidRDefault="000F3516" w:rsidP="00A73410">
            <w:pPr>
              <w:ind w:left="240" w:hangingChars="100" w:hanging="240"/>
              <w:rPr>
                <w:rFonts w:ascii="MS Gothic" w:eastAsia="MS Gothic" w:hAnsi="MS Gothic"/>
                <w:sz w:val="24"/>
                <w:szCs w:val="24"/>
              </w:rPr>
            </w:pPr>
            <w:r w:rsidRPr="00C87850">
              <w:rPr>
                <w:rFonts w:ascii="MS Gothic" w:eastAsia="MS Gothic" w:hAnsi="MS Gothic"/>
                <w:sz w:val="24"/>
                <w:szCs w:val="24"/>
              </w:rPr>
              <w:t>a. Windows and doorways without controlling equipment against rats and insects shall not be left open.</w:t>
            </w:r>
          </w:p>
          <w:p w14:paraId="76CE568D" w14:textId="77777777" w:rsidR="000F3516" w:rsidRPr="00C87850" w:rsidRDefault="000F3516" w:rsidP="000106D2">
            <w:pPr>
              <w:rPr>
                <w:rFonts w:ascii="MS Gothic" w:eastAsia="MS Gothic" w:hAnsi="MS Gothic"/>
                <w:sz w:val="24"/>
                <w:szCs w:val="24"/>
              </w:rPr>
            </w:pPr>
          </w:p>
          <w:p w14:paraId="64DB4725" w14:textId="77777777" w:rsidR="000F3516" w:rsidRPr="00C87850" w:rsidRDefault="000F3516" w:rsidP="000106D2">
            <w:pPr>
              <w:rPr>
                <w:rFonts w:ascii="MS Gothic" w:eastAsia="MS Gothic" w:hAnsi="MS Gothic"/>
                <w:sz w:val="24"/>
                <w:szCs w:val="24"/>
              </w:rPr>
            </w:pPr>
          </w:p>
          <w:p w14:paraId="4B45543F" w14:textId="77777777" w:rsidR="000F3516" w:rsidRPr="00C87850" w:rsidRDefault="000F3516" w:rsidP="000106D2">
            <w:pPr>
              <w:rPr>
                <w:rFonts w:ascii="MS Gothic" w:eastAsia="MS Gothic" w:hAnsi="MS Gothic"/>
                <w:sz w:val="24"/>
                <w:szCs w:val="24"/>
              </w:rPr>
            </w:pPr>
          </w:p>
        </w:tc>
      </w:tr>
    </w:tbl>
    <w:p w14:paraId="50A764E2" w14:textId="008B31CA" w:rsidR="000F3516" w:rsidRPr="00C87850" w:rsidRDefault="000F3516" w:rsidP="005B07C7">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0F3516" w:rsidRPr="00C87850" w14:paraId="5AE75DAA" w14:textId="77777777" w:rsidTr="000106D2">
        <w:tc>
          <w:tcPr>
            <w:tcW w:w="8494" w:type="dxa"/>
          </w:tcPr>
          <w:p w14:paraId="634F1994" w14:textId="5CC57AB3" w:rsidR="000F3516" w:rsidRPr="00C87850" w:rsidRDefault="000F3516" w:rsidP="00A73410">
            <w:pPr>
              <w:ind w:left="240" w:hangingChars="100" w:hanging="240"/>
              <w:rPr>
                <w:rFonts w:ascii="MS Gothic" w:eastAsia="MS Gothic" w:hAnsi="MS Gothic"/>
                <w:sz w:val="24"/>
                <w:szCs w:val="24"/>
              </w:rPr>
            </w:pPr>
            <w:r w:rsidRPr="00C87850">
              <w:rPr>
                <w:rFonts w:ascii="MS Gothic" w:eastAsia="MS Gothic" w:hAnsi="MS Gothic" w:hint="eastAsia"/>
                <w:sz w:val="24"/>
                <w:szCs w:val="24"/>
              </w:rPr>
              <w:t>b</w:t>
            </w:r>
            <w:r w:rsidRPr="00C87850">
              <w:rPr>
                <w:rFonts w:ascii="MS Gothic" w:eastAsia="MS Gothic" w:hAnsi="MS Gothic"/>
                <w:sz w:val="24"/>
                <w:szCs w:val="24"/>
              </w:rPr>
              <w:t xml:space="preserve">. </w:t>
            </w:r>
            <w:r w:rsidRPr="00C87850">
              <w:rPr>
                <w:rFonts w:ascii="MS Gothic" w:eastAsia="MS Gothic" w:hAnsi="MS Gothic" w:hint="eastAsia"/>
                <w:sz w:val="24"/>
                <w:szCs w:val="24"/>
              </w:rPr>
              <w:t>防そ・防虫網その他の防そ・防虫設備の機能を点検し、必要に応じ、補修等を行うこと。</w:t>
            </w:r>
          </w:p>
          <w:p w14:paraId="6C95400B" w14:textId="661830A8" w:rsidR="000F3516" w:rsidRPr="00C87850" w:rsidRDefault="000F3516" w:rsidP="00A73410">
            <w:pPr>
              <w:ind w:left="240" w:hangingChars="100" w:hanging="240"/>
              <w:rPr>
                <w:rFonts w:ascii="MS Gothic" w:eastAsia="MS Gothic" w:hAnsi="MS Gothic"/>
                <w:sz w:val="24"/>
                <w:szCs w:val="24"/>
              </w:rPr>
            </w:pPr>
            <w:r w:rsidRPr="00C87850">
              <w:rPr>
                <w:rFonts w:ascii="MS Gothic" w:eastAsia="MS Gothic" w:hAnsi="MS Gothic" w:hint="eastAsia"/>
                <w:sz w:val="24"/>
                <w:szCs w:val="24"/>
              </w:rPr>
              <w:t>b</w:t>
            </w:r>
            <w:r w:rsidRPr="00C87850">
              <w:rPr>
                <w:rFonts w:ascii="MS Gothic" w:eastAsia="MS Gothic" w:hAnsi="MS Gothic"/>
                <w:sz w:val="24"/>
                <w:szCs w:val="24"/>
              </w:rPr>
              <w:t>. Controlling equipment against rats and insects including rat screens and insect screens shall be checked as to its function and shall be repaired if necessary.</w:t>
            </w:r>
          </w:p>
          <w:p w14:paraId="34C6DACF" w14:textId="77777777" w:rsidR="000F3516" w:rsidRPr="00C87850" w:rsidRDefault="000F3516" w:rsidP="000106D2">
            <w:pPr>
              <w:rPr>
                <w:rFonts w:ascii="MS Gothic" w:eastAsia="MS Gothic" w:hAnsi="MS Gothic"/>
                <w:sz w:val="24"/>
                <w:szCs w:val="24"/>
              </w:rPr>
            </w:pPr>
          </w:p>
          <w:p w14:paraId="4BC517EE" w14:textId="77777777" w:rsidR="000F3516" w:rsidRPr="00C87850" w:rsidRDefault="000F3516" w:rsidP="000106D2">
            <w:pPr>
              <w:rPr>
                <w:rFonts w:ascii="MS Gothic" w:eastAsia="MS Gothic" w:hAnsi="MS Gothic"/>
                <w:sz w:val="24"/>
                <w:szCs w:val="24"/>
              </w:rPr>
            </w:pPr>
          </w:p>
          <w:p w14:paraId="6333F268" w14:textId="77777777" w:rsidR="000F3516" w:rsidRPr="00C87850" w:rsidRDefault="000F3516" w:rsidP="000106D2">
            <w:pPr>
              <w:rPr>
                <w:rFonts w:ascii="MS Gothic" w:eastAsia="MS Gothic" w:hAnsi="MS Gothic"/>
                <w:sz w:val="24"/>
                <w:szCs w:val="24"/>
              </w:rPr>
            </w:pPr>
          </w:p>
        </w:tc>
      </w:tr>
    </w:tbl>
    <w:p w14:paraId="7701B047" w14:textId="308B1ECE" w:rsidR="000F3516" w:rsidRPr="00C87850" w:rsidRDefault="000F3516" w:rsidP="005B07C7">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0F3516" w:rsidRPr="00C87850" w14:paraId="6BC96D65" w14:textId="77777777" w:rsidTr="000106D2">
        <w:tc>
          <w:tcPr>
            <w:tcW w:w="8494" w:type="dxa"/>
          </w:tcPr>
          <w:p w14:paraId="34762DFD" w14:textId="6AFFE68E" w:rsidR="000F3516" w:rsidRPr="00C87850" w:rsidRDefault="007B71F8" w:rsidP="00A73410">
            <w:pPr>
              <w:ind w:left="240" w:hangingChars="100" w:hanging="240"/>
              <w:rPr>
                <w:rFonts w:ascii="MS Gothic" w:eastAsia="MS Gothic" w:hAnsi="MS Gothic"/>
                <w:sz w:val="24"/>
                <w:szCs w:val="24"/>
              </w:rPr>
            </w:pPr>
            <w:r w:rsidRPr="00C87850">
              <w:rPr>
                <w:rFonts w:ascii="MS Gothic" w:eastAsia="MS Gothic" w:hAnsi="MS Gothic" w:hint="eastAsia"/>
                <w:sz w:val="24"/>
                <w:szCs w:val="24"/>
              </w:rPr>
              <w:t>c</w:t>
            </w:r>
            <w:r w:rsidR="000F3516" w:rsidRPr="00C87850">
              <w:rPr>
                <w:rFonts w:ascii="MS Gothic" w:eastAsia="MS Gothic" w:hAnsi="MS Gothic"/>
                <w:sz w:val="24"/>
                <w:szCs w:val="24"/>
              </w:rPr>
              <w:t xml:space="preserve">. </w:t>
            </w:r>
            <w:r w:rsidRPr="00C87850">
              <w:rPr>
                <w:rFonts w:ascii="MS Gothic" w:eastAsia="MS Gothic" w:hAnsi="MS Gothic" w:hint="eastAsia"/>
                <w:sz w:val="24"/>
                <w:szCs w:val="24"/>
              </w:rPr>
              <w:t>処理室内に搬入される容器等による昆虫等の侵入を防ぐよう荷受け時に点検し、不用となった容器等は速やかに処理室外に搬出し、及び焼却炉で焼却すること等により衛生上支障のないように処理すること。</w:t>
            </w:r>
          </w:p>
          <w:p w14:paraId="34CF23A5" w14:textId="2A5DCAC1" w:rsidR="000F3516" w:rsidRPr="00C87850" w:rsidRDefault="007B71F8" w:rsidP="00A73410">
            <w:pPr>
              <w:ind w:left="240" w:hangingChars="100" w:hanging="240"/>
              <w:rPr>
                <w:rFonts w:ascii="MS Gothic" w:eastAsia="MS Gothic" w:hAnsi="MS Gothic"/>
                <w:sz w:val="24"/>
                <w:szCs w:val="24"/>
              </w:rPr>
            </w:pPr>
            <w:r w:rsidRPr="00C87850">
              <w:rPr>
                <w:rFonts w:ascii="MS Gothic" w:eastAsia="MS Gothic" w:hAnsi="MS Gothic" w:hint="eastAsia"/>
                <w:sz w:val="24"/>
                <w:szCs w:val="24"/>
              </w:rPr>
              <w:t>c</w:t>
            </w:r>
            <w:r w:rsidR="000F3516" w:rsidRPr="00C87850">
              <w:rPr>
                <w:rFonts w:ascii="MS Gothic" w:eastAsia="MS Gothic" w:hAnsi="MS Gothic"/>
                <w:sz w:val="24"/>
                <w:szCs w:val="24"/>
              </w:rPr>
              <w:t xml:space="preserve">. </w:t>
            </w:r>
            <w:r w:rsidRPr="00C87850">
              <w:rPr>
                <w:rFonts w:ascii="MS Gothic" w:eastAsia="MS Gothic" w:hAnsi="MS Gothic"/>
                <w:sz w:val="24"/>
                <w:szCs w:val="24"/>
              </w:rPr>
              <w:t>In order to prevent invasion of insects by means of containers carried into processing rooms, those containers shall be checked at the time of the receipt, and containers which have become useless shall be removed from the processing rooms and shall be disposed of in a manner that will prevent them from causing sanitary trouble, such as by incineration in an incinerator.</w:t>
            </w:r>
          </w:p>
          <w:p w14:paraId="09973787" w14:textId="77777777" w:rsidR="000F3516" w:rsidRPr="00C87850" w:rsidRDefault="000F3516" w:rsidP="000106D2">
            <w:pPr>
              <w:rPr>
                <w:rFonts w:ascii="MS Gothic" w:eastAsia="MS Gothic" w:hAnsi="MS Gothic"/>
                <w:sz w:val="24"/>
                <w:szCs w:val="24"/>
              </w:rPr>
            </w:pPr>
          </w:p>
          <w:p w14:paraId="0939ED92" w14:textId="77777777" w:rsidR="000F3516" w:rsidRPr="00C87850" w:rsidRDefault="000F3516" w:rsidP="000106D2">
            <w:pPr>
              <w:rPr>
                <w:rFonts w:ascii="MS Gothic" w:eastAsia="MS Gothic" w:hAnsi="MS Gothic"/>
                <w:sz w:val="24"/>
                <w:szCs w:val="24"/>
              </w:rPr>
            </w:pPr>
          </w:p>
          <w:p w14:paraId="0E5B9E02" w14:textId="77777777" w:rsidR="000F3516" w:rsidRPr="00C87850" w:rsidRDefault="000F3516" w:rsidP="000106D2">
            <w:pPr>
              <w:rPr>
                <w:rFonts w:ascii="MS Gothic" w:eastAsia="MS Gothic" w:hAnsi="MS Gothic"/>
                <w:sz w:val="24"/>
                <w:szCs w:val="24"/>
              </w:rPr>
            </w:pPr>
          </w:p>
        </w:tc>
      </w:tr>
    </w:tbl>
    <w:p w14:paraId="64298C51" w14:textId="6AA746DA" w:rsidR="000F3516" w:rsidRPr="00C87850" w:rsidRDefault="000F3516" w:rsidP="005B07C7">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7B71F8" w:rsidRPr="00C87850" w14:paraId="2E286F5B" w14:textId="77777777" w:rsidTr="000106D2">
        <w:tc>
          <w:tcPr>
            <w:tcW w:w="8494" w:type="dxa"/>
          </w:tcPr>
          <w:p w14:paraId="02DDB7FF" w14:textId="7090E869" w:rsidR="007B71F8" w:rsidRPr="00C87850" w:rsidRDefault="007B71F8" w:rsidP="000106D2">
            <w:pPr>
              <w:rPr>
                <w:rFonts w:ascii="MS Gothic" w:eastAsia="MS Gothic" w:hAnsi="MS Gothic"/>
                <w:sz w:val="24"/>
                <w:szCs w:val="24"/>
              </w:rPr>
            </w:pPr>
            <w:r w:rsidRPr="00C87850">
              <w:rPr>
                <w:rFonts w:ascii="MS Gothic" w:eastAsia="MS Gothic" w:hAnsi="MS Gothic" w:hint="eastAsia"/>
                <w:sz w:val="24"/>
                <w:szCs w:val="24"/>
              </w:rPr>
              <w:t>d</w:t>
            </w:r>
            <w:r w:rsidRPr="00C87850">
              <w:rPr>
                <w:rFonts w:ascii="MS Gothic" w:eastAsia="MS Gothic" w:hAnsi="MS Gothic"/>
                <w:sz w:val="24"/>
                <w:szCs w:val="24"/>
              </w:rPr>
              <w:t xml:space="preserve">. </w:t>
            </w:r>
            <w:r w:rsidRPr="00C87850">
              <w:rPr>
                <w:rFonts w:ascii="MS Gothic" w:eastAsia="MS Gothic" w:hAnsi="MS Gothic" w:hint="eastAsia"/>
                <w:sz w:val="24"/>
                <w:szCs w:val="24"/>
              </w:rPr>
              <w:t>そ属・昆虫の定期駆除を実施すること。</w:t>
            </w:r>
          </w:p>
          <w:p w14:paraId="0EE875AD" w14:textId="41351C5B" w:rsidR="007B71F8" w:rsidRPr="00C87850" w:rsidRDefault="007B71F8" w:rsidP="00A73410">
            <w:pPr>
              <w:ind w:left="240" w:hangingChars="100" w:hanging="240"/>
              <w:rPr>
                <w:rFonts w:ascii="MS Gothic" w:eastAsia="MS Gothic" w:hAnsi="MS Gothic"/>
                <w:sz w:val="24"/>
                <w:szCs w:val="24"/>
              </w:rPr>
            </w:pPr>
            <w:r w:rsidRPr="00C87850">
              <w:rPr>
                <w:rFonts w:ascii="MS Gothic" w:eastAsia="MS Gothic" w:hAnsi="MS Gothic" w:hint="eastAsia"/>
                <w:sz w:val="24"/>
                <w:szCs w:val="24"/>
              </w:rPr>
              <w:t>d</w:t>
            </w:r>
            <w:r w:rsidRPr="00C87850">
              <w:rPr>
                <w:rFonts w:ascii="MS Gothic" w:eastAsia="MS Gothic" w:hAnsi="MS Gothic"/>
                <w:sz w:val="24"/>
                <w:szCs w:val="24"/>
              </w:rPr>
              <w:t>. Perform exterminating operation at regular intervals to control of rats and insects.</w:t>
            </w:r>
          </w:p>
          <w:p w14:paraId="06F71EA2" w14:textId="77777777" w:rsidR="007B71F8" w:rsidRPr="00C87850" w:rsidRDefault="007B71F8" w:rsidP="000106D2">
            <w:pPr>
              <w:rPr>
                <w:rFonts w:ascii="MS Gothic" w:eastAsia="MS Gothic" w:hAnsi="MS Gothic"/>
                <w:sz w:val="24"/>
                <w:szCs w:val="24"/>
              </w:rPr>
            </w:pPr>
          </w:p>
          <w:p w14:paraId="515EDA7B" w14:textId="77777777" w:rsidR="007B71F8" w:rsidRPr="00C87850" w:rsidRDefault="007B71F8" w:rsidP="000106D2">
            <w:pPr>
              <w:rPr>
                <w:rFonts w:ascii="MS Gothic" w:eastAsia="MS Gothic" w:hAnsi="MS Gothic"/>
                <w:sz w:val="24"/>
                <w:szCs w:val="24"/>
              </w:rPr>
            </w:pPr>
          </w:p>
          <w:p w14:paraId="3EF09246" w14:textId="77777777" w:rsidR="007B71F8" w:rsidRPr="00C87850" w:rsidRDefault="007B71F8" w:rsidP="000106D2">
            <w:pPr>
              <w:rPr>
                <w:rFonts w:ascii="MS Gothic" w:eastAsia="MS Gothic" w:hAnsi="MS Gothic"/>
                <w:sz w:val="24"/>
                <w:szCs w:val="24"/>
              </w:rPr>
            </w:pPr>
          </w:p>
        </w:tc>
      </w:tr>
    </w:tbl>
    <w:p w14:paraId="2E560219" w14:textId="5C4B3258" w:rsidR="007B71F8" w:rsidRPr="00C87850" w:rsidRDefault="007B71F8" w:rsidP="005B07C7">
      <w:pPr>
        <w:rPr>
          <w:rFonts w:ascii="MS Gothic" w:eastAsia="MS Gothic" w:hAnsi="MS Gothic"/>
          <w:sz w:val="24"/>
          <w:szCs w:val="24"/>
        </w:rPr>
      </w:pPr>
    </w:p>
    <w:p w14:paraId="4BD73C5A" w14:textId="1F0F820D" w:rsidR="007B71F8" w:rsidRPr="00C87850" w:rsidRDefault="007B71F8" w:rsidP="005B07C7">
      <w:pPr>
        <w:rPr>
          <w:rFonts w:ascii="MS Gothic" w:eastAsia="MS Gothic" w:hAnsi="MS Gothic"/>
          <w:sz w:val="24"/>
          <w:szCs w:val="24"/>
        </w:rPr>
      </w:pPr>
      <w:r w:rsidRPr="00C87850">
        <w:rPr>
          <w:rFonts w:ascii="MS Gothic" w:eastAsia="MS Gothic" w:hAnsi="MS Gothic" w:hint="eastAsia"/>
          <w:sz w:val="24"/>
          <w:szCs w:val="24"/>
        </w:rPr>
        <w:t xml:space="preserve">(12)　</w:t>
      </w:r>
      <w:r w:rsidRPr="00C87850">
        <w:rPr>
          <w:rFonts w:hint="eastAsia"/>
        </w:rPr>
        <w:t xml:space="preserve"> </w:t>
      </w:r>
      <w:r w:rsidRPr="00C87850">
        <w:rPr>
          <w:rFonts w:ascii="MS Gothic" w:eastAsia="MS Gothic" w:hAnsi="MS Gothic" w:hint="eastAsia"/>
          <w:sz w:val="24"/>
          <w:szCs w:val="24"/>
        </w:rPr>
        <w:t>便所は、清潔に保ち、定期的に消毒を行うこと。</w:t>
      </w:r>
    </w:p>
    <w:p w14:paraId="30FCFDB9" w14:textId="24CC483A" w:rsidR="007B71F8" w:rsidRPr="00C87850" w:rsidRDefault="007B71F8" w:rsidP="00A73410">
      <w:pPr>
        <w:ind w:left="480" w:hangingChars="200" w:hanging="480"/>
        <w:rPr>
          <w:rFonts w:ascii="MS Gothic" w:eastAsia="MS Gothic" w:hAnsi="MS Gothic"/>
          <w:sz w:val="24"/>
          <w:szCs w:val="24"/>
        </w:rPr>
      </w:pPr>
      <w:r w:rsidRPr="00C87850">
        <w:rPr>
          <w:rFonts w:ascii="MS Gothic" w:eastAsia="MS Gothic" w:hAnsi="MS Gothic" w:hint="eastAsia"/>
          <w:sz w:val="24"/>
          <w:szCs w:val="24"/>
        </w:rPr>
        <w:t xml:space="preserve">(12)　</w:t>
      </w:r>
      <w:r w:rsidRPr="00C87850">
        <w:t xml:space="preserve"> </w:t>
      </w:r>
      <w:r w:rsidRPr="00C87850">
        <w:rPr>
          <w:rFonts w:ascii="MS Gothic" w:eastAsia="MS Gothic" w:hAnsi="MS Gothic"/>
          <w:sz w:val="24"/>
          <w:szCs w:val="24"/>
        </w:rPr>
        <w:t>Lavatories shall be kept clean and disinfected at regular intervals.</w:t>
      </w:r>
    </w:p>
    <w:tbl>
      <w:tblPr>
        <w:tblStyle w:val="a4"/>
        <w:tblW w:w="0" w:type="auto"/>
        <w:tblLook w:val="04A0" w:firstRow="1" w:lastRow="0" w:firstColumn="1" w:lastColumn="0" w:noHBand="0" w:noVBand="1"/>
      </w:tblPr>
      <w:tblGrid>
        <w:gridCol w:w="8494"/>
      </w:tblGrid>
      <w:tr w:rsidR="007B71F8" w:rsidRPr="00C87850" w14:paraId="7F48647C" w14:textId="77777777" w:rsidTr="000106D2">
        <w:tc>
          <w:tcPr>
            <w:tcW w:w="8494" w:type="dxa"/>
          </w:tcPr>
          <w:p w14:paraId="5273A067" w14:textId="77777777" w:rsidR="007B71F8" w:rsidRPr="00C87850" w:rsidRDefault="007B71F8" w:rsidP="000106D2">
            <w:pPr>
              <w:rPr>
                <w:rFonts w:ascii="MS Gothic" w:eastAsia="MS Gothic" w:hAnsi="MS Gothic"/>
                <w:sz w:val="24"/>
                <w:szCs w:val="24"/>
              </w:rPr>
            </w:pPr>
          </w:p>
          <w:p w14:paraId="38DD7EE9" w14:textId="77777777" w:rsidR="007B71F8" w:rsidRPr="00C87850" w:rsidRDefault="007B71F8" w:rsidP="000106D2">
            <w:pPr>
              <w:rPr>
                <w:rFonts w:ascii="MS Gothic" w:eastAsia="MS Gothic" w:hAnsi="MS Gothic"/>
                <w:sz w:val="24"/>
                <w:szCs w:val="24"/>
              </w:rPr>
            </w:pPr>
          </w:p>
          <w:p w14:paraId="245A9546" w14:textId="77777777" w:rsidR="007B71F8" w:rsidRPr="00C87850" w:rsidRDefault="007B71F8" w:rsidP="000106D2">
            <w:pPr>
              <w:rPr>
                <w:rFonts w:ascii="MS Gothic" w:eastAsia="MS Gothic" w:hAnsi="MS Gothic"/>
                <w:sz w:val="24"/>
                <w:szCs w:val="24"/>
              </w:rPr>
            </w:pPr>
          </w:p>
          <w:p w14:paraId="421D7619" w14:textId="77777777" w:rsidR="007B71F8" w:rsidRPr="00C87850" w:rsidRDefault="007B71F8" w:rsidP="000106D2">
            <w:pPr>
              <w:rPr>
                <w:rFonts w:ascii="MS Gothic" w:eastAsia="MS Gothic" w:hAnsi="MS Gothic"/>
                <w:sz w:val="24"/>
                <w:szCs w:val="24"/>
              </w:rPr>
            </w:pPr>
          </w:p>
        </w:tc>
      </w:tr>
    </w:tbl>
    <w:p w14:paraId="4BFBAAD1" w14:textId="6BC9F51B" w:rsidR="007B71F8" w:rsidRPr="00C87850" w:rsidRDefault="007B71F8" w:rsidP="005B07C7">
      <w:pPr>
        <w:rPr>
          <w:rFonts w:ascii="MS Gothic" w:eastAsia="MS Gothic" w:hAnsi="MS Gothic"/>
          <w:sz w:val="24"/>
          <w:szCs w:val="24"/>
        </w:rPr>
      </w:pPr>
    </w:p>
    <w:p w14:paraId="3DCCFDA7" w14:textId="4FAF8D1A" w:rsidR="007B71F8" w:rsidRPr="00C87850" w:rsidRDefault="007B71F8" w:rsidP="005B07C7">
      <w:pPr>
        <w:rPr>
          <w:rFonts w:ascii="MS Gothic" w:eastAsia="MS Gothic" w:hAnsi="MS Gothic"/>
          <w:sz w:val="24"/>
          <w:szCs w:val="24"/>
        </w:rPr>
      </w:pPr>
      <w:r w:rsidRPr="00C87850">
        <w:rPr>
          <w:rFonts w:ascii="MS Gothic" w:eastAsia="MS Gothic" w:hAnsi="MS Gothic" w:hint="eastAsia"/>
          <w:sz w:val="24"/>
          <w:szCs w:val="24"/>
        </w:rPr>
        <w:t xml:space="preserve">(13)　</w:t>
      </w:r>
      <w:r w:rsidRPr="00C87850">
        <w:rPr>
          <w:rFonts w:hint="eastAsia"/>
        </w:rPr>
        <w:t xml:space="preserve"> </w:t>
      </w:r>
      <w:r w:rsidRPr="00C87850">
        <w:rPr>
          <w:rFonts w:ascii="MS Gothic" w:eastAsia="MS Gothic" w:hAnsi="MS Gothic" w:hint="eastAsia"/>
          <w:sz w:val="24"/>
          <w:szCs w:val="24"/>
        </w:rPr>
        <w:t>清掃用器材は、所定の場所に保管すること。</w:t>
      </w:r>
    </w:p>
    <w:p w14:paraId="1CC4EED9" w14:textId="48802BEF" w:rsidR="007B71F8" w:rsidRPr="00C87850" w:rsidRDefault="007B71F8" w:rsidP="005B07C7">
      <w:pPr>
        <w:rPr>
          <w:rFonts w:ascii="MS Gothic" w:eastAsia="MS Gothic" w:hAnsi="MS Gothic"/>
          <w:sz w:val="24"/>
          <w:szCs w:val="24"/>
        </w:rPr>
      </w:pPr>
      <w:r w:rsidRPr="00C87850">
        <w:rPr>
          <w:rFonts w:ascii="MS Gothic" w:eastAsia="MS Gothic" w:hAnsi="MS Gothic" w:hint="eastAsia"/>
          <w:sz w:val="24"/>
          <w:szCs w:val="24"/>
        </w:rPr>
        <w:t xml:space="preserve">(13)　</w:t>
      </w:r>
      <w:r w:rsidRPr="00C87850">
        <w:t xml:space="preserve"> </w:t>
      </w:r>
      <w:r w:rsidRPr="00C87850">
        <w:rPr>
          <w:rFonts w:ascii="MS Gothic" w:eastAsia="MS Gothic" w:hAnsi="MS Gothic"/>
          <w:sz w:val="24"/>
          <w:szCs w:val="24"/>
        </w:rPr>
        <w:t>Instruments for cleaning shall be kept in a designated place.</w:t>
      </w:r>
    </w:p>
    <w:tbl>
      <w:tblPr>
        <w:tblStyle w:val="a4"/>
        <w:tblW w:w="0" w:type="auto"/>
        <w:tblLook w:val="04A0" w:firstRow="1" w:lastRow="0" w:firstColumn="1" w:lastColumn="0" w:noHBand="0" w:noVBand="1"/>
      </w:tblPr>
      <w:tblGrid>
        <w:gridCol w:w="8494"/>
      </w:tblGrid>
      <w:tr w:rsidR="007B71F8" w:rsidRPr="00C87850" w14:paraId="60EEBBFE" w14:textId="77777777" w:rsidTr="000106D2">
        <w:tc>
          <w:tcPr>
            <w:tcW w:w="8494" w:type="dxa"/>
          </w:tcPr>
          <w:p w14:paraId="537B7497" w14:textId="77777777" w:rsidR="007B71F8" w:rsidRPr="00C87850" w:rsidRDefault="007B71F8" w:rsidP="000106D2">
            <w:pPr>
              <w:rPr>
                <w:rFonts w:ascii="MS Gothic" w:eastAsia="MS Gothic" w:hAnsi="MS Gothic"/>
                <w:sz w:val="24"/>
                <w:szCs w:val="24"/>
              </w:rPr>
            </w:pPr>
          </w:p>
          <w:p w14:paraId="4234B8D8" w14:textId="77777777" w:rsidR="007B71F8" w:rsidRPr="00C87850" w:rsidRDefault="007B71F8" w:rsidP="000106D2">
            <w:pPr>
              <w:rPr>
                <w:rFonts w:ascii="MS Gothic" w:eastAsia="MS Gothic" w:hAnsi="MS Gothic"/>
                <w:sz w:val="24"/>
                <w:szCs w:val="24"/>
              </w:rPr>
            </w:pPr>
          </w:p>
          <w:p w14:paraId="7BA41733" w14:textId="77777777" w:rsidR="007B71F8" w:rsidRPr="00C87850" w:rsidRDefault="007B71F8" w:rsidP="000106D2">
            <w:pPr>
              <w:rPr>
                <w:rFonts w:ascii="MS Gothic" w:eastAsia="MS Gothic" w:hAnsi="MS Gothic"/>
                <w:sz w:val="24"/>
                <w:szCs w:val="24"/>
              </w:rPr>
            </w:pPr>
          </w:p>
          <w:p w14:paraId="611AEC79" w14:textId="77777777" w:rsidR="007B71F8" w:rsidRPr="00C87850" w:rsidRDefault="007B71F8" w:rsidP="000106D2">
            <w:pPr>
              <w:rPr>
                <w:rFonts w:ascii="MS Gothic" w:eastAsia="MS Gothic" w:hAnsi="MS Gothic"/>
                <w:sz w:val="24"/>
                <w:szCs w:val="24"/>
              </w:rPr>
            </w:pPr>
          </w:p>
        </w:tc>
      </w:tr>
    </w:tbl>
    <w:p w14:paraId="782254AD" w14:textId="5B0B4314" w:rsidR="007B71F8" w:rsidRPr="00C87850" w:rsidRDefault="007B71F8" w:rsidP="005B07C7">
      <w:pPr>
        <w:rPr>
          <w:rFonts w:ascii="MS Gothic" w:eastAsia="MS Gothic" w:hAnsi="MS Gothic"/>
          <w:sz w:val="24"/>
          <w:szCs w:val="24"/>
        </w:rPr>
      </w:pPr>
    </w:p>
    <w:p w14:paraId="5A192E88" w14:textId="1A2FC588" w:rsidR="007B71F8" w:rsidRPr="00C87850" w:rsidRDefault="007B71F8" w:rsidP="00A73410">
      <w:pPr>
        <w:ind w:left="480" w:hangingChars="200" w:hanging="480"/>
        <w:rPr>
          <w:rFonts w:ascii="MS Gothic" w:eastAsia="MS Gothic" w:hAnsi="MS Gothic"/>
          <w:sz w:val="24"/>
          <w:szCs w:val="24"/>
        </w:rPr>
      </w:pPr>
      <w:r w:rsidRPr="00C87850">
        <w:rPr>
          <w:rFonts w:ascii="MS Gothic" w:eastAsia="MS Gothic" w:hAnsi="MS Gothic" w:hint="eastAsia"/>
          <w:sz w:val="24"/>
          <w:szCs w:val="24"/>
        </w:rPr>
        <w:t xml:space="preserve">(14)　</w:t>
      </w:r>
      <w:r w:rsidRPr="00C87850">
        <w:rPr>
          <w:rFonts w:hint="eastAsia"/>
        </w:rPr>
        <w:t xml:space="preserve"> </w:t>
      </w:r>
      <w:r w:rsidRPr="00C87850">
        <w:rPr>
          <w:rFonts w:ascii="MS Gothic" w:eastAsia="MS Gothic" w:hAnsi="MS Gothic" w:hint="eastAsia"/>
          <w:sz w:val="24"/>
          <w:szCs w:val="24"/>
        </w:rPr>
        <w:t>洗浄剤及び消毒剤並びに殺そ剤及び殺虫剤その他の薬剤の取扱いは、次に掲げるところにより行うこと。</w:t>
      </w:r>
    </w:p>
    <w:p w14:paraId="1B2DC70E" w14:textId="10FDB03C" w:rsidR="007B71F8" w:rsidRPr="00C87850" w:rsidRDefault="007B71F8" w:rsidP="00A73410">
      <w:pPr>
        <w:ind w:left="480" w:hangingChars="200" w:hanging="480"/>
        <w:rPr>
          <w:rFonts w:ascii="MS Gothic" w:eastAsia="MS Gothic" w:hAnsi="MS Gothic"/>
          <w:sz w:val="24"/>
          <w:szCs w:val="24"/>
        </w:rPr>
      </w:pPr>
      <w:r w:rsidRPr="00C87850">
        <w:rPr>
          <w:rFonts w:ascii="MS Gothic" w:eastAsia="MS Gothic" w:hAnsi="MS Gothic" w:hint="eastAsia"/>
          <w:sz w:val="24"/>
          <w:szCs w:val="24"/>
        </w:rPr>
        <w:t xml:space="preserve">(14)　</w:t>
      </w:r>
      <w:r w:rsidRPr="00C87850">
        <w:t xml:space="preserve"> </w:t>
      </w:r>
      <w:r w:rsidRPr="00C87850">
        <w:rPr>
          <w:rFonts w:ascii="MS Gothic" w:eastAsia="MS Gothic" w:hAnsi="MS Gothic"/>
          <w:sz w:val="24"/>
          <w:szCs w:val="24"/>
        </w:rPr>
        <w:t>Handling of detergents, disinfectants and agents including rodenticides and insecticides shall be performed in accordance with the following.</w:t>
      </w:r>
    </w:p>
    <w:tbl>
      <w:tblPr>
        <w:tblStyle w:val="a4"/>
        <w:tblW w:w="0" w:type="auto"/>
        <w:tblLook w:val="04A0" w:firstRow="1" w:lastRow="0" w:firstColumn="1" w:lastColumn="0" w:noHBand="0" w:noVBand="1"/>
      </w:tblPr>
      <w:tblGrid>
        <w:gridCol w:w="8494"/>
      </w:tblGrid>
      <w:tr w:rsidR="007B71F8" w:rsidRPr="00C87850" w14:paraId="7FFCD402" w14:textId="77777777" w:rsidTr="000106D2">
        <w:tc>
          <w:tcPr>
            <w:tcW w:w="8494" w:type="dxa"/>
          </w:tcPr>
          <w:p w14:paraId="6F2735A3" w14:textId="56657558" w:rsidR="007B71F8" w:rsidRPr="00C87850" w:rsidRDefault="007B71F8" w:rsidP="000106D2">
            <w:pPr>
              <w:rPr>
                <w:rFonts w:ascii="MS Gothic" w:eastAsia="MS Gothic" w:hAnsi="MS Gothic"/>
                <w:sz w:val="24"/>
                <w:szCs w:val="24"/>
              </w:rPr>
            </w:pPr>
            <w:r w:rsidRPr="00C87850">
              <w:rPr>
                <w:rFonts w:ascii="MS Gothic" w:eastAsia="MS Gothic" w:hAnsi="MS Gothic"/>
                <w:sz w:val="24"/>
                <w:szCs w:val="24"/>
              </w:rPr>
              <w:t xml:space="preserve">a. </w:t>
            </w:r>
            <w:r w:rsidRPr="00C87850">
              <w:rPr>
                <w:rFonts w:ascii="MS Gothic" w:eastAsia="MS Gothic" w:hAnsi="MS Gothic" w:hint="eastAsia"/>
                <w:sz w:val="24"/>
                <w:szCs w:val="24"/>
              </w:rPr>
              <w:t>処理室及び枝肉等を保管する場所以外の所定の場所に保管すること。</w:t>
            </w:r>
          </w:p>
          <w:p w14:paraId="4E41946B" w14:textId="259F6457" w:rsidR="007B71F8" w:rsidRPr="00C87850" w:rsidRDefault="007B71F8" w:rsidP="00A73410">
            <w:pPr>
              <w:ind w:left="240" w:hangingChars="100" w:hanging="240"/>
              <w:rPr>
                <w:rFonts w:ascii="MS Gothic" w:eastAsia="MS Gothic" w:hAnsi="MS Gothic"/>
                <w:sz w:val="24"/>
                <w:szCs w:val="24"/>
              </w:rPr>
            </w:pPr>
            <w:r w:rsidRPr="00C87850">
              <w:rPr>
                <w:rFonts w:ascii="MS Gothic" w:eastAsia="MS Gothic" w:hAnsi="MS Gothic"/>
                <w:sz w:val="24"/>
                <w:szCs w:val="24"/>
              </w:rPr>
              <w:t>a. They shall be stored in designated places other than processing rooms and places for keeping dressed carcasses.</w:t>
            </w:r>
          </w:p>
          <w:p w14:paraId="44E79D6B" w14:textId="77777777" w:rsidR="007B71F8" w:rsidRPr="00C87850" w:rsidRDefault="007B71F8" w:rsidP="000106D2">
            <w:pPr>
              <w:rPr>
                <w:rFonts w:ascii="MS Gothic" w:eastAsia="MS Gothic" w:hAnsi="MS Gothic"/>
                <w:sz w:val="24"/>
                <w:szCs w:val="24"/>
              </w:rPr>
            </w:pPr>
          </w:p>
          <w:p w14:paraId="048EF5D4" w14:textId="77777777" w:rsidR="007B71F8" w:rsidRPr="00C87850" w:rsidRDefault="007B71F8" w:rsidP="000106D2">
            <w:pPr>
              <w:rPr>
                <w:rFonts w:ascii="MS Gothic" w:eastAsia="MS Gothic" w:hAnsi="MS Gothic"/>
                <w:sz w:val="24"/>
                <w:szCs w:val="24"/>
              </w:rPr>
            </w:pPr>
          </w:p>
          <w:p w14:paraId="7B798554" w14:textId="77777777" w:rsidR="007B71F8" w:rsidRPr="00C87850" w:rsidRDefault="007B71F8" w:rsidP="000106D2">
            <w:pPr>
              <w:rPr>
                <w:rFonts w:ascii="MS Gothic" w:eastAsia="MS Gothic" w:hAnsi="MS Gothic"/>
                <w:sz w:val="24"/>
                <w:szCs w:val="24"/>
              </w:rPr>
            </w:pPr>
          </w:p>
        </w:tc>
      </w:tr>
    </w:tbl>
    <w:p w14:paraId="6F5EA444" w14:textId="77777777" w:rsidR="007B71F8" w:rsidRPr="00C87850" w:rsidRDefault="007B71F8" w:rsidP="005B07C7">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7B71F8" w:rsidRPr="00C87850" w14:paraId="172ACB5A" w14:textId="77777777" w:rsidTr="000106D2">
        <w:tc>
          <w:tcPr>
            <w:tcW w:w="8494" w:type="dxa"/>
          </w:tcPr>
          <w:p w14:paraId="574ECB63" w14:textId="28139EA4" w:rsidR="007B71F8" w:rsidRPr="00C87850" w:rsidRDefault="007B71F8" w:rsidP="000106D2">
            <w:pPr>
              <w:rPr>
                <w:rFonts w:ascii="MS Gothic" w:eastAsia="MS Gothic" w:hAnsi="MS Gothic"/>
                <w:sz w:val="24"/>
                <w:szCs w:val="24"/>
              </w:rPr>
            </w:pPr>
            <w:r w:rsidRPr="00C87850">
              <w:rPr>
                <w:rFonts w:ascii="MS Gothic" w:eastAsia="MS Gothic" w:hAnsi="MS Gothic" w:hint="eastAsia"/>
                <w:sz w:val="24"/>
                <w:szCs w:val="24"/>
              </w:rPr>
              <w:t>b</w:t>
            </w:r>
            <w:r w:rsidRPr="00C87850">
              <w:rPr>
                <w:rFonts w:ascii="MS Gothic" w:eastAsia="MS Gothic" w:hAnsi="MS Gothic"/>
                <w:sz w:val="24"/>
                <w:szCs w:val="24"/>
              </w:rPr>
              <w:t xml:space="preserve">. </w:t>
            </w:r>
            <w:r w:rsidRPr="00C87850">
              <w:rPr>
                <w:rFonts w:ascii="MS Gothic" w:eastAsia="MS Gothic" w:hAnsi="MS Gothic" w:hint="eastAsia"/>
                <w:sz w:val="24"/>
                <w:szCs w:val="24"/>
              </w:rPr>
              <w:t>目的に応じた薬剤を適正な方法により使用すること。</w:t>
            </w:r>
          </w:p>
          <w:p w14:paraId="04DD6B70" w14:textId="3625AD98" w:rsidR="007B71F8" w:rsidRPr="00C87850" w:rsidRDefault="007B71F8" w:rsidP="000106D2">
            <w:pPr>
              <w:rPr>
                <w:rFonts w:ascii="MS Gothic" w:eastAsia="MS Gothic" w:hAnsi="MS Gothic"/>
                <w:sz w:val="24"/>
                <w:szCs w:val="24"/>
              </w:rPr>
            </w:pPr>
            <w:r w:rsidRPr="00C87850">
              <w:rPr>
                <w:rFonts w:ascii="MS Gothic" w:eastAsia="MS Gothic" w:hAnsi="MS Gothic" w:hint="eastAsia"/>
                <w:sz w:val="24"/>
                <w:szCs w:val="24"/>
              </w:rPr>
              <w:t>b</w:t>
            </w:r>
            <w:r w:rsidRPr="00C87850">
              <w:rPr>
                <w:rFonts w:ascii="MS Gothic" w:eastAsia="MS Gothic" w:hAnsi="MS Gothic"/>
                <w:sz w:val="24"/>
                <w:szCs w:val="24"/>
              </w:rPr>
              <w:t>. Use agents with proper methods.</w:t>
            </w:r>
          </w:p>
          <w:p w14:paraId="3D6F4C54" w14:textId="77777777" w:rsidR="007B71F8" w:rsidRPr="00C87850" w:rsidRDefault="007B71F8" w:rsidP="000106D2">
            <w:pPr>
              <w:rPr>
                <w:rFonts w:ascii="MS Gothic" w:eastAsia="MS Gothic" w:hAnsi="MS Gothic"/>
                <w:sz w:val="24"/>
                <w:szCs w:val="24"/>
              </w:rPr>
            </w:pPr>
          </w:p>
          <w:p w14:paraId="71D00589" w14:textId="77777777" w:rsidR="007B71F8" w:rsidRPr="00C87850" w:rsidRDefault="007B71F8" w:rsidP="000106D2">
            <w:pPr>
              <w:rPr>
                <w:rFonts w:ascii="MS Gothic" w:eastAsia="MS Gothic" w:hAnsi="MS Gothic"/>
                <w:sz w:val="24"/>
                <w:szCs w:val="24"/>
              </w:rPr>
            </w:pPr>
          </w:p>
          <w:p w14:paraId="54713C80" w14:textId="77777777" w:rsidR="007B71F8" w:rsidRPr="00C87850" w:rsidRDefault="007B71F8" w:rsidP="000106D2">
            <w:pPr>
              <w:rPr>
                <w:rFonts w:ascii="MS Gothic" w:eastAsia="MS Gothic" w:hAnsi="MS Gothic"/>
                <w:sz w:val="24"/>
                <w:szCs w:val="24"/>
              </w:rPr>
            </w:pPr>
          </w:p>
        </w:tc>
      </w:tr>
    </w:tbl>
    <w:p w14:paraId="19B39165" w14:textId="2761E39E" w:rsidR="007B71F8" w:rsidRPr="00C87850" w:rsidRDefault="007B71F8" w:rsidP="005B07C7">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7B71F8" w:rsidRPr="00C87850" w14:paraId="684448AD" w14:textId="77777777" w:rsidTr="000106D2">
        <w:tc>
          <w:tcPr>
            <w:tcW w:w="8494" w:type="dxa"/>
          </w:tcPr>
          <w:p w14:paraId="5E89E488" w14:textId="772E59A9" w:rsidR="007B71F8" w:rsidRPr="00C87850" w:rsidRDefault="007B71F8" w:rsidP="00A73410">
            <w:pPr>
              <w:ind w:left="240" w:hangingChars="100" w:hanging="240"/>
              <w:rPr>
                <w:rFonts w:ascii="MS Gothic" w:eastAsia="MS Gothic" w:hAnsi="MS Gothic"/>
                <w:sz w:val="24"/>
                <w:szCs w:val="24"/>
              </w:rPr>
            </w:pPr>
            <w:r w:rsidRPr="00C87850">
              <w:rPr>
                <w:rFonts w:ascii="MS Gothic" w:eastAsia="MS Gothic" w:hAnsi="MS Gothic" w:hint="eastAsia"/>
                <w:sz w:val="24"/>
                <w:szCs w:val="24"/>
              </w:rPr>
              <w:lastRenderedPageBreak/>
              <w:t>c</w:t>
            </w:r>
            <w:r w:rsidRPr="00C87850">
              <w:rPr>
                <w:rFonts w:ascii="MS Gothic" w:eastAsia="MS Gothic" w:hAnsi="MS Gothic"/>
                <w:sz w:val="24"/>
                <w:szCs w:val="24"/>
              </w:rPr>
              <w:t xml:space="preserve">. </w:t>
            </w:r>
            <w:r w:rsidRPr="00C87850">
              <w:rPr>
                <w:rFonts w:ascii="MS Gothic" w:eastAsia="MS Gothic" w:hAnsi="MS Gothic" w:hint="eastAsia"/>
                <w:sz w:val="24"/>
                <w:szCs w:val="24"/>
              </w:rPr>
              <w:t>薬剤によるとたい並びに枝肉及び食用に供する内臓の汚染を防止すること。</w:t>
            </w:r>
          </w:p>
          <w:p w14:paraId="6B112E0A" w14:textId="276DF8DD" w:rsidR="007B71F8" w:rsidRPr="00C87850" w:rsidRDefault="007B71F8" w:rsidP="00A73410">
            <w:pPr>
              <w:ind w:left="240" w:hangingChars="100" w:hanging="240"/>
              <w:rPr>
                <w:rFonts w:ascii="MS Gothic" w:eastAsia="MS Gothic" w:hAnsi="MS Gothic"/>
                <w:sz w:val="24"/>
                <w:szCs w:val="24"/>
              </w:rPr>
            </w:pPr>
            <w:r w:rsidRPr="00C87850">
              <w:rPr>
                <w:rFonts w:ascii="MS Gothic" w:eastAsia="MS Gothic" w:hAnsi="MS Gothic" w:hint="eastAsia"/>
                <w:sz w:val="24"/>
                <w:szCs w:val="24"/>
              </w:rPr>
              <w:t>c</w:t>
            </w:r>
            <w:r w:rsidRPr="00C87850">
              <w:rPr>
                <w:rFonts w:ascii="MS Gothic" w:eastAsia="MS Gothic" w:hAnsi="MS Gothic"/>
                <w:sz w:val="24"/>
                <w:szCs w:val="24"/>
              </w:rPr>
              <w:t>. Prevent agents from</w:t>
            </w:r>
            <w:r w:rsidR="00087403" w:rsidRPr="00C87850">
              <w:rPr>
                <w:rFonts w:ascii="MS Gothic" w:eastAsia="MS Gothic" w:hAnsi="MS Gothic"/>
                <w:sz w:val="24"/>
                <w:szCs w:val="24"/>
              </w:rPr>
              <w:t xml:space="preserve"> contaminating carcasses, dres</w:t>
            </w:r>
            <w:r w:rsidRPr="00C87850">
              <w:rPr>
                <w:rFonts w:ascii="MS Gothic" w:eastAsia="MS Gothic" w:hAnsi="MS Gothic"/>
                <w:sz w:val="24"/>
                <w:szCs w:val="24"/>
              </w:rPr>
              <w:t>sed carcasses and viscera for human consumption.</w:t>
            </w:r>
          </w:p>
          <w:p w14:paraId="0D202069" w14:textId="77777777" w:rsidR="007B71F8" w:rsidRPr="00C87850" w:rsidRDefault="007B71F8" w:rsidP="000106D2">
            <w:pPr>
              <w:rPr>
                <w:rFonts w:ascii="MS Gothic" w:eastAsia="MS Gothic" w:hAnsi="MS Gothic"/>
                <w:sz w:val="24"/>
                <w:szCs w:val="24"/>
              </w:rPr>
            </w:pPr>
          </w:p>
          <w:p w14:paraId="2488097A" w14:textId="77777777" w:rsidR="007B71F8" w:rsidRPr="00C87850" w:rsidRDefault="007B71F8" w:rsidP="000106D2">
            <w:pPr>
              <w:rPr>
                <w:rFonts w:ascii="MS Gothic" w:eastAsia="MS Gothic" w:hAnsi="MS Gothic"/>
                <w:sz w:val="24"/>
                <w:szCs w:val="24"/>
              </w:rPr>
            </w:pPr>
          </w:p>
          <w:p w14:paraId="11E0630B" w14:textId="77777777" w:rsidR="007B71F8" w:rsidRPr="00C87850" w:rsidRDefault="007B71F8" w:rsidP="000106D2">
            <w:pPr>
              <w:rPr>
                <w:rFonts w:ascii="MS Gothic" w:eastAsia="MS Gothic" w:hAnsi="MS Gothic"/>
                <w:sz w:val="24"/>
                <w:szCs w:val="24"/>
              </w:rPr>
            </w:pPr>
          </w:p>
        </w:tc>
      </w:tr>
    </w:tbl>
    <w:p w14:paraId="7165EE33" w14:textId="2414C504" w:rsidR="007B71F8" w:rsidRPr="00C87850" w:rsidRDefault="007B71F8" w:rsidP="005B07C7">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A3785E" w:rsidRPr="00C87850" w14:paraId="7106CFD2" w14:textId="77777777" w:rsidTr="000106D2">
        <w:tc>
          <w:tcPr>
            <w:tcW w:w="8494" w:type="dxa"/>
          </w:tcPr>
          <w:p w14:paraId="7D66BE2B" w14:textId="724E8325" w:rsidR="00A3785E" w:rsidRPr="00C87850" w:rsidRDefault="00A3785E" w:rsidP="00A73410">
            <w:pPr>
              <w:ind w:left="240" w:hangingChars="100" w:hanging="240"/>
              <w:rPr>
                <w:rFonts w:ascii="MS Gothic" w:eastAsia="MS Gothic" w:hAnsi="MS Gothic"/>
                <w:sz w:val="24"/>
                <w:szCs w:val="24"/>
              </w:rPr>
            </w:pPr>
            <w:r w:rsidRPr="00C87850">
              <w:rPr>
                <w:rFonts w:ascii="MS Gothic" w:eastAsia="MS Gothic" w:hAnsi="MS Gothic" w:hint="eastAsia"/>
                <w:sz w:val="24"/>
                <w:szCs w:val="24"/>
              </w:rPr>
              <w:t>d</w:t>
            </w:r>
            <w:r w:rsidRPr="00C87850">
              <w:rPr>
                <w:rFonts w:ascii="MS Gothic" w:eastAsia="MS Gothic" w:hAnsi="MS Gothic"/>
                <w:sz w:val="24"/>
                <w:szCs w:val="24"/>
              </w:rPr>
              <w:t xml:space="preserve">. </w:t>
            </w:r>
            <w:r w:rsidRPr="00C87850">
              <w:rPr>
                <w:rFonts w:ascii="MS Gothic" w:eastAsia="MS Gothic" w:hAnsi="MS Gothic" w:hint="eastAsia"/>
                <w:sz w:val="24"/>
                <w:szCs w:val="24"/>
              </w:rPr>
              <w:t>洗浄剤及び消毒剤等の容器を新たに開封した場合にあつては、開封した日、開封した薬剤の名称、開封した者その他必要な記録を開封の日から一年間保存すること。</w:t>
            </w:r>
          </w:p>
          <w:p w14:paraId="699A5FFE" w14:textId="6FDDBBC2" w:rsidR="00A3785E" w:rsidRPr="00C87850" w:rsidRDefault="00A3785E" w:rsidP="00A73410">
            <w:pPr>
              <w:ind w:left="240" w:hangingChars="100" w:hanging="240"/>
              <w:rPr>
                <w:rFonts w:ascii="MS Gothic" w:eastAsia="MS Gothic" w:hAnsi="MS Gothic"/>
                <w:sz w:val="24"/>
                <w:szCs w:val="24"/>
              </w:rPr>
            </w:pPr>
            <w:r w:rsidRPr="00C87850">
              <w:rPr>
                <w:rFonts w:ascii="MS Gothic" w:eastAsia="MS Gothic" w:hAnsi="MS Gothic" w:hint="eastAsia"/>
                <w:sz w:val="24"/>
                <w:szCs w:val="24"/>
              </w:rPr>
              <w:t>d</w:t>
            </w:r>
            <w:r w:rsidRPr="00C87850">
              <w:rPr>
                <w:rFonts w:ascii="MS Gothic" w:eastAsia="MS Gothic" w:hAnsi="MS Gothic"/>
                <w:sz w:val="24"/>
                <w:szCs w:val="24"/>
              </w:rPr>
              <w:t>. In cases where containers of detergents, disinfectants, etc., have been newly unsealed, preserve the record of necessary matters including the date of unsealing, the name of the agent unsealed, and the name of the person who unsealed the agent, for a year after the unsealing of the agent.</w:t>
            </w:r>
          </w:p>
          <w:p w14:paraId="62619486" w14:textId="77777777" w:rsidR="00A3785E" w:rsidRPr="00C87850" w:rsidRDefault="00A3785E" w:rsidP="000106D2">
            <w:pPr>
              <w:rPr>
                <w:rFonts w:ascii="MS Gothic" w:eastAsia="MS Gothic" w:hAnsi="MS Gothic"/>
                <w:sz w:val="24"/>
                <w:szCs w:val="24"/>
              </w:rPr>
            </w:pPr>
          </w:p>
          <w:p w14:paraId="548BBF2E" w14:textId="77777777" w:rsidR="00A3785E" w:rsidRPr="00C87850" w:rsidRDefault="00A3785E" w:rsidP="000106D2">
            <w:pPr>
              <w:rPr>
                <w:rFonts w:ascii="MS Gothic" w:eastAsia="MS Gothic" w:hAnsi="MS Gothic"/>
                <w:sz w:val="24"/>
                <w:szCs w:val="24"/>
              </w:rPr>
            </w:pPr>
          </w:p>
          <w:p w14:paraId="10323423" w14:textId="77777777" w:rsidR="00A3785E" w:rsidRPr="00C87850" w:rsidRDefault="00A3785E" w:rsidP="000106D2">
            <w:pPr>
              <w:rPr>
                <w:rFonts w:ascii="MS Gothic" w:eastAsia="MS Gothic" w:hAnsi="MS Gothic"/>
                <w:sz w:val="24"/>
                <w:szCs w:val="24"/>
              </w:rPr>
            </w:pPr>
          </w:p>
        </w:tc>
      </w:tr>
    </w:tbl>
    <w:p w14:paraId="4BD6F05C" w14:textId="559D14F3" w:rsidR="007B71F8" w:rsidRPr="00C87850" w:rsidRDefault="007B71F8" w:rsidP="005B07C7">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312563" w:rsidRPr="00C87850" w14:paraId="5DD43E5E" w14:textId="77777777" w:rsidTr="000106D2">
        <w:tc>
          <w:tcPr>
            <w:tcW w:w="8494" w:type="dxa"/>
          </w:tcPr>
          <w:p w14:paraId="24C8B6E7" w14:textId="09168D53" w:rsidR="00312563" w:rsidRPr="00C87850" w:rsidRDefault="00312563" w:rsidP="00A73410">
            <w:pPr>
              <w:ind w:left="240" w:hangingChars="100" w:hanging="240"/>
              <w:rPr>
                <w:rFonts w:ascii="MS Gothic" w:eastAsia="MS Gothic" w:hAnsi="MS Gothic"/>
                <w:sz w:val="24"/>
                <w:szCs w:val="24"/>
              </w:rPr>
            </w:pPr>
            <w:r w:rsidRPr="00C87850">
              <w:rPr>
                <w:rFonts w:ascii="MS Gothic" w:eastAsia="MS Gothic" w:hAnsi="MS Gothic" w:hint="eastAsia"/>
                <w:sz w:val="24"/>
                <w:szCs w:val="24"/>
              </w:rPr>
              <w:t>e</w:t>
            </w:r>
            <w:r w:rsidRPr="00C87850">
              <w:rPr>
                <w:rFonts w:ascii="MS Gothic" w:eastAsia="MS Gothic" w:hAnsi="MS Gothic"/>
                <w:sz w:val="24"/>
                <w:szCs w:val="24"/>
              </w:rPr>
              <w:t xml:space="preserve">. </w:t>
            </w:r>
            <w:r w:rsidRPr="00C87850">
              <w:rPr>
                <w:rFonts w:ascii="MS Gothic" w:eastAsia="MS Gothic" w:hAnsi="MS Gothic" w:hint="eastAsia"/>
                <w:sz w:val="24"/>
                <w:szCs w:val="24"/>
              </w:rPr>
              <w:t>殺そ剤及び殺虫剤等を使用した場合にあつては、使用日、使用した薬剤の名称、使用量、使用者その他必要な記録を使用の日から一年間保存すること。</w:t>
            </w:r>
          </w:p>
          <w:p w14:paraId="431D9229" w14:textId="25BB4B60" w:rsidR="00312563" w:rsidRPr="00C87850" w:rsidRDefault="00312563" w:rsidP="00A73410">
            <w:pPr>
              <w:ind w:left="240" w:hangingChars="100" w:hanging="240"/>
              <w:rPr>
                <w:rFonts w:ascii="MS Gothic" w:eastAsia="MS Gothic" w:hAnsi="MS Gothic"/>
                <w:sz w:val="24"/>
                <w:szCs w:val="24"/>
              </w:rPr>
            </w:pPr>
            <w:r w:rsidRPr="00C87850">
              <w:rPr>
                <w:rFonts w:ascii="MS Gothic" w:eastAsia="MS Gothic" w:hAnsi="MS Gothic" w:hint="eastAsia"/>
                <w:sz w:val="24"/>
                <w:szCs w:val="24"/>
              </w:rPr>
              <w:t>e</w:t>
            </w:r>
            <w:r w:rsidRPr="00C87850">
              <w:rPr>
                <w:rFonts w:ascii="MS Gothic" w:eastAsia="MS Gothic" w:hAnsi="MS Gothic"/>
                <w:sz w:val="24"/>
                <w:szCs w:val="24"/>
              </w:rPr>
              <w:t>. In cases where rodenticides and insecticides have been used, preserve the record of necessary matters including the date of the use, the name and used quantity of the agent used, and the name of the person who used the agent, for a year after the date of the use.</w:t>
            </w:r>
          </w:p>
          <w:p w14:paraId="607D0B5B" w14:textId="77777777" w:rsidR="00312563" w:rsidRPr="00C87850" w:rsidRDefault="00312563" w:rsidP="000106D2">
            <w:pPr>
              <w:rPr>
                <w:rFonts w:ascii="MS Gothic" w:eastAsia="MS Gothic" w:hAnsi="MS Gothic"/>
                <w:sz w:val="24"/>
                <w:szCs w:val="24"/>
              </w:rPr>
            </w:pPr>
          </w:p>
          <w:p w14:paraId="38298171" w14:textId="77777777" w:rsidR="00312563" w:rsidRPr="00C87850" w:rsidRDefault="00312563" w:rsidP="000106D2">
            <w:pPr>
              <w:rPr>
                <w:rFonts w:ascii="MS Gothic" w:eastAsia="MS Gothic" w:hAnsi="MS Gothic"/>
                <w:sz w:val="24"/>
                <w:szCs w:val="24"/>
              </w:rPr>
            </w:pPr>
          </w:p>
          <w:p w14:paraId="2B57AEA8" w14:textId="77777777" w:rsidR="00312563" w:rsidRPr="00C87850" w:rsidRDefault="00312563" w:rsidP="000106D2">
            <w:pPr>
              <w:rPr>
                <w:rFonts w:ascii="MS Gothic" w:eastAsia="MS Gothic" w:hAnsi="MS Gothic"/>
                <w:sz w:val="24"/>
                <w:szCs w:val="24"/>
              </w:rPr>
            </w:pPr>
          </w:p>
        </w:tc>
      </w:tr>
    </w:tbl>
    <w:p w14:paraId="4C1D139E" w14:textId="719FE04D" w:rsidR="00B8176D" w:rsidRPr="00C87850" w:rsidRDefault="00B8176D" w:rsidP="005B07C7">
      <w:pPr>
        <w:rPr>
          <w:rFonts w:ascii="MS Gothic" w:eastAsia="MS Gothic" w:hAnsi="MS Gothic"/>
          <w:sz w:val="24"/>
          <w:szCs w:val="24"/>
        </w:rPr>
      </w:pPr>
    </w:p>
    <w:p w14:paraId="5E64F33A" w14:textId="7F2C0C65" w:rsidR="00A93703" w:rsidRPr="00C87850" w:rsidRDefault="0080553E" w:rsidP="00A73410">
      <w:pPr>
        <w:ind w:left="480" w:hangingChars="200" w:hanging="480"/>
        <w:rPr>
          <w:rFonts w:ascii="MS Gothic" w:eastAsia="MS Gothic" w:hAnsi="MS Gothic"/>
          <w:sz w:val="24"/>
          <w:szCs w:val="24"/>
        </w:rPr>
      </w:pPr>
      <w:r w:rsidRPr="00C87850">
        <w:rPr>
          <w:rFonts w:ascii="MS Gothic" w:eastAsia="MS Gothic" w:hAnsi="MS Gothic" w:hint="eastAsia"/>
          <w:sz w:val="24"/>
          <w:szCs w:val="24"/>
        </w:rPr>
        <w:t>（15）前各号の措置が適切に実施されるよう次に掲げるところにより管理すること。</w:t>
      </w:r>
    </w:p>
    <w:p w14:paraId="460B23BB" w14:textId="2B8A46F5" w:rsidR="0080553E" w:rsidRPr="00C87850" w:rsidRDefault="0080553E" w:rsidP="00A73410">
      <w:pPr>
        <w:ind w:left="480" w:hangingChars="200" w:hanging="480"/>
        <w:rPr>
          <w:rFonts w:ascii="MS Gothic" w:eastAsia="MS Gothic" w:hAnsi="MS Gothic"/>
          <w:sz w:val="24"/>
          <w:szCs w:val="24"/>
        </w:rPr>
      </w:pPr>
      <w:r w:rsidRPr="00C87850">
        <w:rPr>
          <w:rFonts w:ascii="MS Gothic" w:eastAsia="MS Gothic" w:hAnsi="MS Gothic" w:hint="eastAsia"/>
          <w:sz w:val="24"/>
          <w:szCs w:val="24"/>
        </w:rPr>
        <w:t>（15）</w:t>
      </w:r>
      <w:r w:rsidR="001D2421" w:rsidRPr="00C87850">
        <w:rPr>
          <w:rFonts w:ascii="MS Gothic" w:eastAsia="MS Gothic" w:hAnsi="MS Gothic"/>
          <w:sz w:val="24"/>
          <w:szCs w:val="24"/>
        </w:rPr>
        <w:t>Provide control in accordance with the following to ensure that measures prescribed in the preceding items in this paragraph shall be taken properly.</w:t>
      </w:r>
    </w:p>
    <w:tbl>
      <w:tblPr>
        <w:tblStyle w:val="a4"/>
        <w:tblW w:w="0" w:type="auto"/>
        <w:tblLook w:val="04A0" w:firstRow="1" w:lastRow="0" w:firstColumn="1" w:lastColumn="0" w:noHBand="0" w:noVBand="1"/>
      </w:tblPr>
      <w:tblGrid>
        <w:gridCol w:w="8494"/>
      </w:tblGrid>
      <w:tr w:rsidR="001D2421" w:rsidRPr="00C87850" w14:paraId="366684EB" w14:textId="77777777" w:rsidTr="006F5EA1">
        <w:tc>
          <w:tcPr>
            <w:tcW w:w="8494" w:type="dxa"/>
          </w:tcPr>
          <w:p w14:paraId="07BE72F1" w14:textId="3AFEEFAF" w:rsidR="001D2421" w:rsidRPr="00C87850" w:rsidRDefault="001D2421" w:rsidP="00A73410">
            <w:pPr>
              <w:ind w:left="240" w:hangingChars="100" w:hanging="240"/>
              <w:rPr>
                <w:rFonts w:ascii="MS Gothic" w:eastAsia="MS Gothic" w:hAnsi="MS Gothic"/>
                <w:sz w:val="24"/>
                <w:szCs w:val="24"/>
              </w:rPr>
            </w:pPr>
            <w:r w:rsidRPr="00C87850">
              <w:rPr>
                <w:rFonts w:ascii="MS Gothic" w:eastAsia="MS Gothic" w:hAnsi="MS Gothic"/>
                <w:sz w:val="24"/>
                <w:szCs w:val="24"/>
              </w:rPr>
              <w:lastRenderedPageBreak/>
              <w:t>a</w:t>
            </w:r>
            <w:r w:rsidRPr="00C87850">
              <w:rPr>
                <w:rFonts w:ascii="MS Gothic" w:eastAsia="MS Gothic" w:hAnsi="MS Gothic" w:hint="eastAsia"/>
                <w:sz w:val="24"/>
                <w:szCs w:val="24"/>
              </w:rPr>
              <w:t>.</w:t>
            </w:r>
            <w:r w:rsidRPr="00C87850">
              <w:rPr>
                <w:rFonts w:ascii="MS Gothic" w:eastAsia="MS Gothic" w:hAnsi="MS Gothic"/>
                <w:sz w:val="24"/>
                <w:szCs w:val="24"/>
              </w:rPr>
              <w:t xml:space="preserve"> </w:t>
            </w:r>
            <w:r w:rsidRPr="00C87850">
              <w:rPr>
                <w:rFonts w:ascii="MS Gothic" w:eastAsia="MS Gothic" w:hAnsi="MS Gothic" w:hint="eastAsia"/>
                <w:sz w:val="24"/>
                <w:szCs w:val="24"/>
              </w:rPr>
              <w:t>適正かつ計画的に実施するため必要な事項を</w:t>
            </w:r>
            <w:r w:rsidR="00442FC2" w:rsidRPr="00C87850">
              <w:rPr>
                <w:rFonts w:ascii="MS Gothic" w:eastAsia="MS Gothic" w:hAnsi="MS Gothic" w:hint="eastAsia"/>
                <w:sz w:val="24"/>
                <w:szCs w:val="24"/>
              </w:rPr>
              <w:t>記載</w:t>
            </w:r>
            <w:r w:rsidRPr="00C87850">
              <w:rPr>
                <w:rFonts w:ascii="MS Gothic" w:eastAsia="MS Gothic" w:hAnsi="MS Gothic" w:hint="eastAsia"/>
                <w:sz w:val="24"/>
                <w:szCs w:val="24"/>
              </w:rPr>
              <w:t>した文書を作成すること。</w:t>
            </w:r>
          </w:p>
          <w:p w14:paraId="304C4A9D" w14:textId="3C4821E4" w:rsidR="001D2421" w:rsidRPr="00C87850" w:rsidRDefault="001D2421" w:rsidP="00A73410">
            <w:pPr>
              <w:ind w:left="240" w:hangingChars="100" w:hanging="240"/>
              <w:rPr>
                <w:rFonts w:ascii="MS Gothic" w:eastAsia="MS Gothic" w:hAnsi="MS Gothic"/>
                <w:sz w:val="24"/>
                <w:szCs w:val="24"/>
              </w:rPr>
            </w:pPr>
            <w:r w:rsidRPr="00C87850">
              <w:rPr>
                <w:rFonts w:ascii="MS Gothic" w:eastAsia="MS Gothic" w:hAnsi="MS Gothic" w:hint="eastAsia"/>
                <w:sz w:val="24"/>
                <w:szCs w:val="24"/>
              </w:rPr>
              <w:t xml:space="preserve">a. </w:t>
            </w:r>
            <w:r w:rsidRPr="00C87850">
              <w:rPr>
                <w:rFonts w:ascii="MS Gothic" w:eastAsia="MS Gothic" w:hAnsi="MS Gothic"/>
                <w:sz w:val="24"/>
                <w:szCs w:val="24"/>
              </w:rPr>
              <w:t>Draw up a document necessary in order to carry out the measures properly and systematically.</w:t>
            </w:r>
          </w:p>
          <w:p w14:paraId="79D73250" w14:textId="77777777" w:rsidR="001D2421" w:rsidRPr="00C87850" w:rsidRDefault="001D2421" w:rsidP="006F5EA1">
            <w:pPr>
              <w:rPr>
                <w:rFonts w:ascii="MS Gothic" w:eastAsia="MS Gothic" w:hAnsi="MS Gothic"/>
                <w:sz w:val="24"/>
                <w:szCs w:val="24"/>
              </w:rPr>
            </w:pPr>
          </w:p>
          <w:p w14:paraId="4FB219A1" w14:textId="77777777" w:rsidR="001D2421" w:rsidRPr="00C87850" w:rsidRDefault="001D2421" w:rsidP="006F5EA1">
            <w:pPr>
              <w:rPr>
                <w:rFonts w:ascii="MS Gothic" w:eastAsia="MS Gothic" w:hAnsi="MS Gothic"/>
                <w:sz w:val="24"/>
                <w:szCs w:val="24"/>
              </w:rPr>
            </w:pPr>
          </w:p>
          <w:p w14:paraId="7E8E04FC" w14:textId="77777777" w:rsidR="001D2421" w:rsidRPr="00C87850" w:rsidRDefault="001D2421" w:rsidP="006F5EA1">
            <w:pPr>
              <w:rPr>
                <w:rFonts w:ascii="MS Gothic" w:eastAsia="MS Gothic" w:hAnsi="MS Gothic"/>
                <w:sz w:val="24"/>
                <w:szCs w:val="24"/>
              </w:rPr>
            </w:pPr>
          </w:p>
          <w:p w14:paraId="29622D09" w14:textId="77777777" w:rsidR="001D2421" w:rsidRPr="00C87850" w:rsidRDefault="001D2421" w:rsidP="006F5EA1">
            <w:pPr>
              <w:rPr>
                <w:rFonts w:ascii="MS Gothic" w:eastAsia="MS Gothic" w:hAnsi="MS Gothic"/>
                <w:sz w:val="24"/>
                <w:szCs w:val="24"/>
              </w:rPr>
            </w:pPr>
          </w:p>
        </w:tc>
      </w:tr>
    </w:tbl>
    <w:p w14:paraId="40680471" w14:textId="23FB6A9C" w:rsidR="00EC65BE" w:rsidRPr="00C87850" w:rsidRDefault="00EC65BE" w:rsidP="005B07C7">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1D2421" w:rsidRPr="00C87850" w14:paraId="610C0AAE" w14:textId="77777777" w:rsidTr="006F5EA1">
        <w:tc>
          <w:tcPr>
            <w:tcW w:w="8494" w:type="dxa"/>
          </w:tcPr>
          <w:p w14:paraId="057AA69F" w14:textId="2810FDF0" w:rsidR="001D2421" w:rsidRPr="00C87850" w:rsidRDefault="001D2421" w:rsidP="00A73410">
            <w:pPr>
              <w:ind w:left="240" w:hangingChars="100" w:hanging="240"/>
              <w:rPr>
                <w:rFonts w:ascii="MS Gothic" w:eastAsia="MS Gothic" w:hAnsi="MS Gothic"/>
                <w:sz w:val="24"/>
                <w:szCs w:val="24"/>
              </w:rPr>
            </w:pPr>
            <w:r w:rsidRPr="00C87850">
              <w:rPr>
                <w:rFonts w:ascii="MS Gothic" w:eastAsia="MS Gothic" w:hAnsi="MS Gothic" w:hint="eastAsia"/>
                <w:sz w:val="24"/>
                <w:szCs w:val="24"/>
              </w:rPr>
              <w:t>b.</w:t>
            </w:r>
            <w:r w:rsidRPr="00C87850">
              <w:rPr>
                <w:rFonts w:ascii="MS Gothic" w:eastAsia="MS Gothic" w:hAnsi="MS Gothic"/>
                <w:sz w:val="24"/>
                <w:szCs w:val="24"/>
              </w:rPr>
              <w:t xml:space="preserve"> </w:t>
            </w:r>
            <w:r w:rsidRPr="00C87850">
              <w:rPr>
                <w:rFonts w:ascii="MS Gothic" w:eastAsia="MS Gothic" w:hAnsi="MS Gothic" w:hint="eastAsia"/>
                <w:sz w:val="24"/>
                <w:szCs w:val="24"/>
              </w:rPr>
              <w:t>と畜場を衛生的に管理させるために衛生管理責任者を置き、</w:t>
            </w:r>
            <w:r w:rsidRPr="00C87850">
              <w:rPr>
                <w:rFonts w:ascii="MS Gothic" w:eastAsia="MS Gothic" w:hAnsi="MS Gothic"/>
                <w:sz w:val="24"/>
                <w:szCs w:val="24"/>
              </w:rPr>
              <w:t>aの文書に基づき適切に実施されていることを確認させ、その結果を報告させること。</w:t>
            </w:r>
          </w:p>
          <w:p w14:paraId="4D56CF78" w14:textId="01E9F0E7" w:rsidR="001D2421" w:rsidRPr="00C87850" w:rsidRDefault="001D2421" w:rsidP="00A73410">
            <w:pPr>
              <w:ind w:left="240" w:hangingChars="100" w:hanging="240"/>
              <w:rPr>
                <w:rFonts w:ascii="MS Gothic" w:eastAsia="MS Gothic" w:hAnsi="MS Gothic"/>
                <w:sz w:val="24"/>
                <w:szCs w:val="24"/>
              </w:rPr>
            </w:pPr>
            <w:r w:rsidRPr="00C87850">
              <w:rPr>
                <w:rFonts w:ascii="MS Gothic" w:eastAsia="MS Gothic" w:hAnsi="MS Gothic" w:hint="eastAsia"/>
                <w:sz w:val="24"/>
                <w:szCs w:val="24"/>
              </w:rPr>
              <w:t xml:space="preserve">b. </w:t>
            </w:r>
            <w:r w:rsidRPr="00C87850">
              <w:rPr>
                <w:rFonts w:ascii="MS Gothic" w:eastAsia="MS Gothic" w:hAnsi="MS Gothic"/>
                <w:sz w:val="24"/>
                <w:szCs w:val="24"/>
              </w:rPr>
              <w:t>Station a sanitation manager in order to good sanitary control of the abattoir and to check that measures have been properly carried out pursuant to the document mentioned.</w:t>
            </w:r>
          </w:p>
          <w:p w14:paraId="166200CB" w14:textId="77777777" w:rsidR="001D2421" w:rsidRPr="00C87850" w:rsidRDefault="001D2421" w:rsidP="006F5EA1">
            <w:pPr>
              <w:rPr>
                <w:rFonts w:ascii="MS Gothic" w:eastAsia="MS Gothic" w:hAnsi="MS Gothic"/>
                <w:sz w:val="24"/>
                <w:szCs w:val="24"/>
              </w:rPr>
            </w:pPr>
          </w:p>
          <w:p w14:paraId="48C52930" w14:textId="77777777" w:rsidR="001D2421" w:rsidRPr="00C87850" w:rsidRDefault="001D2421" w:rsidP="006F5EA1">
            <w:pPr>
              <w:rPr>
                <w:rFonts w:ascii="MS Gothic" w:eastAsia="MS Gothic" w:hAnsi="MS Gothic"/>
                <w:sz w:val="24"/>
                <w:szCs w:val="24"/>
              </w:rPr>
            </w:pPr>
          </w:p>
          <w:p w14:paraId="4EC9EE2E" w14:textId="77777777" w:rsidR="001D2421" w:rsidRPr="00C87850" w:rsidRDefault="001D2421" w:rsidP="006F5EA1">
            <w:pPr>
              <w:rPr>
                <w:rFonts w:ascii="MS Gothic" w:eastAsia="MS Gothic" w:hAnsi="MS Gothic"/>
                <w:sz w:val="24"/>
                <w:szCs w:val="24"/>
              </w:rPr>
            </w:pPr>
          </w:p>
          <w:p w14:paraId="33C32916" w14:textId="77777777" w:rsidR="001D2421" w:rsidRPr="00C87850" w:rsidRDefault="001D2421" w:rsidP="006F5EA1">
            <w:pPr>
              <w:rPr>
                <w:rFonts w:ascii="MS Gothic" w:eastAsia="MS Gothic" w:hAnsi="MS Gothic"/>
                <w:sz w:val="24"/>
                <w:szCs w:val="24"/>
              </w:rPr>
            </w:pPr>
          </w:p>
        </w:tc>
      </w:tr>
    </w:tbl>
    <w:p w14:paraId="11759BA1" w14:textId="26825455" w:rsidR="001D2421" w:rsidRPr="00C87850" w:rsidRDefault="001D2421" w:rsidP="005B07C7">
      <w:pPr>
        <w:rPr>
          <w:rFonts w:ascii="MS Gothic" w:eastAsia="MS Gothic" w:hAnsi="MS Gothic"/>
          <w:sz w:val="24"/>
          <w:szCs w:val="24"/>
        </w:rPr>
      </w:pPr>
    </w:p>
    <w:p w14:paraId="05BA1943" w14:textId="006B8F56" w:rsidR="00D301F5" w:rsidRPr="00C87850" w:rsidRDefault="006C18E2" w:rsidP="005B07C7">
      <w:pPr>
        <w:rPr>
          <w:rFonts w:ascii="MS Gothic" w:eastAsia="MS Gothic" w:hAnsi="MS Gothic"/>
          <w:sz w:val="24"/>
          <w:szCs w:val="24"/>
        </w:rPr>
      </w:pPr>
      <w:r w:rsidRPr="00C87850">
        <w:rPr>
          <w:rFonts w:ascii="MS Gothic" w:eastAsia="MS Gothic" w:hAnsi="MS Gothic" w:hint="eastAsia"/>
          <w:sz w:val="24"/>
          <w:szCs w:val="24"/>
        </w:rPr>
        <w:t>(1</w:t>
      </w:r>
      <w:r w:rsidR="0080553E" w:rsidRPr="00C87850">
        <w:rPr>
          <w:rFonts w:ascii="MS Gothic" w:eastAsia="MS Gothic" w:hAnsi="MS Gothic" w:hint="eastAsia"/>
          <w:sz w:val="24"/>
          <w:szCs w:val="24"/>
        </w:rPr>
        <w:t>6</w:t>
      </w:r>
      <w:r w:rsidR="00EC65BE" w:rsidRPr="00C87850">
        <w:rPr>
          <w:rFonts w:ascii="MS Gothic" w:eastAsia="MS Gothic" w:hAnsi="MS Gothic" w:hint="eastAsia"/>
          <w:sz w:val="24"/>
          <w:szCs w:val="24"/>
        </w:rPr>
        <w:t>)　処理</w:t>
      </w:r>
    </w:p>
    <w:p w14:paraId="1A596156" w14:textId="09161F3A" w:rsidR="006C18E2" w:rsidRPr="00C87850" w:rsidRDefault="006C18E2" w:rsidP="005B07C7">
      <w:pPr>
        <w:rPr>
          <w:rFonts w:ascii="MS Gothic" w:eastAsia="MS Gothic" w:hAnsi="MS Gothic"/>
          <w:sz w:val="24"/>
          <w:szCs w:val="24"/>
        </w:rPr>
      </w:pPr>
      <w:r w:rsidRPr="00C87850">
        <w:rPr>
          <w:rFonts w:ascii="MS Gothic" w:eastAsia="MS Gothic" w:hAnsi="MS Gothic" w:hint="eastAsia"/>
          <w:sz w:val="24"/>
          <w:szCs w:val="24"/>
        </w:rPr>
        <w:t>(1</w:t>
      </w:r>
      <w:r w:rsidR="0080553E" w:rsidRPr="00C87850">
        <w:rPr>
          <w:rFonts w:ascii="MS Gothic" w:eastAsia="MS Gothic" w:hAnsi="MS Gothic" w:hint="eastAsia"/>
          <w:sz w:val="24"/>
          <w:szCs w:val="24"/>
        </w:rPr>
        <w:t>6</w:t>
      </w:r>
      <w:r w:rsidR="00EC65BE" w:rsidRPr="00C87850">
        <w:rPr>
          <w:rFonts w:ascii="MS Gothic" w:eastAsia="MS Gothic" w:hAnsi="MS Gothic" w:hint="eastAsia"/>
          <w:sz w:val="24"/>
          <w:szCs w:val="24"/>
        </w:rPr>
        <w:t>) Fabrication</w:t>
      </w:r>
    </w:p>
    <w:tbl>
      <w:tblPr>
        <w:tblStyle w:val="a4"/>
        <w:tblW w:w="0" w:type="auto"/>
        <w:tblLook w:val="04A0" w:firstRow="1" w:lastRow="0" w:firstColumn="1" w:lastColumn="0" w:noHBand="0" w:noVBand="1"/>
      </w:tblPr>
      <w:tblGrid>
        <w:gridCol w:w="8494"/>
      </w:tblGrid>
      <w:tr w:rsidR="00EC65BE" w:rsidRPr="00C87850" w14:paraId="57580A97" w14:textId="77777777" w:rsidTr="00EC65BE">
        <w:tc>
          <w:tcPr>
            <w:tcW w:w="8494" w:type="dxa"/>
          </w:tcPr>
          <w:p w14:paraId="4D7CFB7A" w14:textId="77777777" w:rsidR="00EC65BE" w:rsidRPr="00C87850" w:rsidRDefault="00EC65BE" w:rsidP="000F5A23">
            <w:pPr>
              <w:ind w:left="240" w:hangingChars="100" w:hanging="240"/>
              <w:rPr>
                <w:rFonts w:ascii="MS Gothic" w:eastAsia="MS Gothic" w:hAnsi="MS Gothic"/>
                <w:sz w:val="24"/>
                <w:szCs w:val="24"/>
              </w:rPr>
            </w:pPr>
            <w:r w:rsidRPr="00C87850">
              <w:rPr>
                <w:rFonts w:ascii="MS Gothic" w:eastAsia="MS Gothic" w:hAnsi="MS Gothic"/>
                <w:sz w:val="24"/>
                <w:szCs w:val="24"/>
              </w:rPr>
              <w:t>a</w:t>
            </w:r>
            <w:r w:rsidRPr="00C87850">
              <w:rPr>
                <w:rFonts w:ascii="MS Gothic" w:eastAsia="MS Gothic" w:hAnsi="MS Gothic" w:hint="eastAsia"/>
                <w:sz w:val="24"/>
                <w:szCs w:val="24"/>
              </w:rPr>
              <w:t>.</w:t>
            </w:r>
            <w:r w:rsidRPr="00C87850">
              <w:rPr>
                <w:rFonts w:ascii="MS Gothic" w:eastAsia="MS Gothic" w:hAnsi="MS Gothic"/>
                <w:sz w:val="24"/>
                <w:szCs w:val="24"/>
              </w:rPr>
              <w:t xml:space="preserve"> </w:t>
            </w:r>
            <w:r w:rsidRPr="00C87850">
              <w:rPr>
                <w:rFonts w:ascii="MS Gothic" w:eastAsia="MS Gothic" w:hAnsi="MS Gothic" w:hint="eastAsia"/>
                <w:sz w:val="24"/>
                <w:szCs w:val="24"/>
              </w:rPr>
              <w:t>処理室においては、獣畜の血液及び消化管の内容物等を適切に処理し、当該処理室を洗浄すること。この場合において、洗浄水の飛散によるとたい並びに枝肉及び食用に供する内臓の汚染を防ぐこと。</w:t>
            </w:r>
          </w:p>
          <w:p w14:paraId="7E64D29A" w14:textId="77777777" w:rsidR="00EC65BE" w:rsidRPr="00C87850" w:rsidRDefault="00EC65BE" w:rsidP="000F5A23">
            <w:pPr>
              <w:ind w:left="240" w:hangingChars="100" w:hanging="240"/>
              <w:rPr>
                <w:rFonts w:ascii="MS Gothic" w:eastAsia="MS Gothic" w:hAnsi="MS Gothic"/>
                <w:sz w:val="24"/>
                <w:szCs w:val="24"/>
              </w:rPr>
            </w:pPr>
            <w:r w:rsidRPr="00C87850">
              <w:rPr>
                <w:rFonts w:ascii="MS Gothic" w:eastAsia="MS Gothic" w:hAnsi="MS Gothic" w:hint="eastAsia"/>
                <w:sz w:val="24"/>
                <w:szCs w:val="24"/>
              </w:rPr>
              <w:t xml:space="preserve">a. </w:t>
            </w:r>
            <w:r w:rsidRPr="00C87850">
              <w:rPr>
                <w:rFonts w:ascii="MS Gothic" w:eastAsia="MS Gothic" w:hAnsi="MS Gothic"/>
                <w:sz w:val="24"/>
                <w:szCs w:val="24"/>
              </w:rPr>
              <w:t>In processing rooms, properly treat blood and contents of the digestive tracts of livestock and wash the processing room. In this case, prevent the contamination of carcasses, dressed carcasses and viscera for human consumption by the spread of washing water.</w:t>
            </w:r>
          </w:p>
          <w:p w14:paraId="285172C4" w14:textId="77777777" w:rsidR="00EC65BE" w:rsidRPr="00C87850" w:rsidRDefault="00EC65BE" w:rsidP="005B07C7">
            <w:pPr>
              <w:rPr>
                <w:rFonts w:ascii="MS Gothic" w:eastAsia="MS Gothic" w:hAnsi="MS Gothic"/>
                <w:sz w:val="24"/>
                <w:szCs w:val="24"/>
              </w:rPr>
            </w:pPr>
          </w:p>
          <w:p w14:paraId="72907E9B" w14:textId="77777777" w:rsidR="00EC65BE" w:rsidRPr="00C87850" w:rsidRDefault="00EC65BE" w:rsidP="005B07C7">
            <w:pPr>
              <w:rPr>
                <w:rFonts w:ascii="MS Gothic" w:eastAsia="MS Gothic" w:hAnsi="MS Gothic"/>
                <w:sz w:val="24"/>
                <w:szCs w:val="24"/>
              </w:rPr>
            </w:pPr>
          </w:p>
          <w:p w14:paraId="44589303" w14:textId="77777777" w:rsidR="00EC65BE" w:rsidRPr="00C87850" w:rsidRDefault="00EC65BE" w:rsidP="005B07C7">
            <w:pPr>
              <w:rPr>
                <w:rFonts w:ascii="MS Gothic" w:eastAsia="MS Gothic" w:hAnsi="MS Gothic"/>
                <w:sz w:val="24"/>
                <w:szCs w:val="24"/>
              </w:rPr>
            </w:pPr>
          </w:p>
          <w:p w14:paraId="1ADACF86" w14:textId="7630AC8D" w:rsidR="00EC65BE" w:rsidRPr="00C87850" w:rsidRDefault="00EC65BE" w:rsidP="005B07C7">
            <w:pPr>
              <w:rPr>
                <w:rFonts w:ascii="MS Gothic" w:eastAsia="MS Gothic" w:hAnsi="MS Gothic"/>
                <w:sz w:val="24"/>
                <w:szCs w:val="24"/>
              </w:rPr>
            </w:pPr>
          </w:p>
        </w:tc>
      </w:tr>
    </w:tbl>
    <w:p w14:paraId="03DC8D7C" w14:textId="77777777" w:rsidR="00EC65BE" w:rsidRPr="00C87850" w:rsidRDefault="00EC65BE" w:rsidP="005B07C7">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9770D6" w:rsidRPr="00C87850" w14:paraId="11AB6AD5" w14:textId="77777777" w:rsidTr="001A1D52">
        <w:tc>
          <w:tcPr>
            <w:tcW w:w="8494" w:type="dxa"/>
          </w:tcPr>
          <w:p w14:paraId="15D4D7A9" w14:textId="56BAA458" w:rsidR="009770D6" w:rsidRPr="00C87850" w:rsidRDefault="009770D6" w:rsidP="000F5A23">
            <w:pPr>
              <w:ind w:left="240" w:hangingChars="100" w:hanging="240"/>
              <w:rPr>
                <w:rFonts w:ascii="MS Gothic" w:eastAsia="MS Gothic" w:hAnsi="MS Gothic"/>
                <w:sz w:val="24"/>
                <w:szCs w:val="24"/>
              </w:rPr>
            </w:pPr>
            <w:r w:rsidRPr="00C87850">
              <w:rPr>
                <w:rFonts w:ascii="MS Gothic" w:eastAsia="MS Gothic" w:hAnsi="MS Gothic" w:hint="eastAsia"/>
                <w:sz w:val="24"/>
                <w:szCs w:val="24"/>
              </w:rPr>
              <w:t>b.</w:t>
            </w:r>
            <w:r w:rsidRPr="00C87850">
              <w:rPr>
                <w:rFonts w:ascii="MS Gothic" w:eastAsia="MS Gothic" w:hAnsi="MS Gothic"/>
                <w:sz w:val="24"/>
                <w:szCs w:val="24"/>
              </w:rPr>
              <w:t xml:space="preserve"> </w:t>
            </w:r>
            <w:r w:rsidRPr="00C87850">
              <w:rPr>
                <w:rFonts w:ascii="MS Gothic" w:eastAsia="MS Gothic" w:hAnsi="MS Gothic" w:hint="eastAsia"/>
                <w:sz w:val="24"/>
                <w:szCs w:val="24"/>
              </w:rPr>
              <w:t>とたいに直接接触するナイフ、結さつ器、のこぎり（背割り</w:t>
            </w:r>
            <w:r w:rsidRPr="00C87850">
              <w:rPr>
                <w:rFonts w:ascii="MS Gothic" w:eastAsia="MS Gothic" w:hAnsi="MS Gothic"/>
                <w:sz w:val="24"/>
                <w:szCs w:val="24"/>
              </w:rPr>
              <w:t>(枝肉を脊せき柱に沿って左右に切断する処理をいう。)に使用するのこぎりを含む）、その他の機械器具については、１頭を処理する毎に（外皮に接触すること</w:t>
            </w:r>
            <w:r w:rsidRPr="00C87850">
              <w:rPr>
                <w:rFonts w:ascii="MS Gothic" w:eastAsia="MS Gothic" w:hAnsi="MS Gothic"/>
                <w:sz w:val="24"/>
                <w:szCs w:val="24"/>
              </w:rPr>
              <w:lastRenderedPageBreak/>
              <w:t>等により汚染された場合はその都度）８３度以上の湯温を用いて洗浄消毒すること。</w:t>
            </w:r>
          </w:p>
          <w:p w14:paraId="21623B33" w14:textId="3CAC476D" w:rsidR="009770D6" w:rsidRPr="00C87850" w:rsidRDefault="009770D6" w:rsidP="000F5A23">
            <w:pPr>
              <w:ind w:left="240" w:hangingChars="100" w:hanging="240"/>
              <w:rPr>
                <w:rFonts w:ascii="MS Gothic" w:eastAsia="MS Gothic" w:hAnsi="MS Gothic"/>
                <w:sz w:val="24"/>
                <w:szCs w:val="24"/>
              </w:rPr>
            </w:pPr>
            <w:r w:rsidRPr="00C87850">
              <w:rPr>
                <w:rFonts w:ascii="MS Gothic" w:eastAsia="MS Gothic" w:hAnsi="MS Gothic" w:hint="eastAsia"/>
                <w:sz w:val="24"/>
                <w:szCs w:val="24"/>
              </w:rPr>
              <w:t xml:space="preserve">b. </w:t>
            </w:r>
            <w:r w:rsidRPr="00C87850">
              <w:rPr>
                <w:rFonts w:ascii="MS Gothic" w:eastAsia="MS Gothic" w:hAnsi="MS Gothic"/>
                <w:sz w:val="24"/>
                <w:szCs w:val="24"/>
              </w:rPr>
              <w:t>Machinery and instruments that directly contact carcasses, such as knives and saws (including saws for Halving (the process of cutting the dressed carcass right and left along the vertebral column) ) shall be washed and disinfected using hot water of a temperature of 83 degrees centigrade or higher, each time an animal has been processed (in cases where they are contaminated by the contents of the digestive tracts, on all such occasions).</w:t>
            </w:r>
          </w:p>
          <w:p w14:paraId="5085CDF9" w14:textId="77777777" w:rsidR="009770D6" w:rsidRPr="00C87850" w:rsidRDefault="009770D6" w:rsidP="001A1D52">
            <w:pPr>
              <w:rPr>
                <w:rFonts w:ascii="MS Gothic" w:eastAsia="MS Gothic" w:hAnsi="MS Gothic"/>
                <w:sz w:val="24"/>
                <w:szCs w:val="24"/>
              </w:rPr>
            </w:pPr>
          </w:p>
          <w:p w14:paraId="383B9702" w14:textId="77777777" w:rsidR="009770D6" w:rsidRPr="00C87850" w:rsidRDefault="009770D6" w:rsidP="001A1D52">
            <w:pPr>
              <w:rPr>
                <w:rFonts w:ascii="MS Gothic" w:eastAsia="MS Gothic" w:hAnsi="MS Gothic"/>
                <w:sz w:val="24"/>
                <w:szCs w:val="24"/>
              </w:rPr>
            </w:pPr>
          </w:p>
          <w:p w14:paraId="611D017D" w14:textId="77777777" w:rsidR="009770D6" w:rsidRPr="00C87850" w:rsidRDefault="009770D6" w:rsidP="001A1D52">
            <w:pPr>
              <w:rPr>
                <w:rFonts w:ascii="MS Gothic" w:eastAsia="MS Gothic" w:hAnsi="MS Gothic"/>
                <w:sz w:val="24"/>
                <w:szCs w:val="24"/>
              </w:rPr>
            </w:pPr>
          </w:p>
          <w:p w14:paraId="30CF097A" w14:textId="77777777" w:rsidR="009770D6" w:rsidRPr="00C87850" w:rsidRDefault="009770D6" w:rsidP="001A1D52">
            <w:pPr>
              <w:rPr>
                <w:rFonts w:ascii="MS Gothic" w:eastAsia="MS Gothic" w:hAnsi="MS Gothic"/>
                <w:sz w:val="24"/>
                <w:szCs w:val="24"/>
              </w:rPr>
            </w:pPr>
          </w:p>
        </w:tc>
      </w:tr>
    </w:tbl>
    <w:p w14:paraId="3C13D004" w14:textId="69F3FC93" w:rsidR="00EC65BE" w:rsidRPr="00C87850" w:rsidRDefault="00EC65BE" w:rsidP="005B07C7">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BF06DE" w:rsidRPr="00C87850" w14:paraId="56EA158E" w14:textId="77777777" w:rsidTr="001A1D52">
        <w:tc>
          <w:tcPr>
            <w:tcW w:w="8494" w:type="dxa"/>
          </w:tcPr>
          <w:p w14:paraId="1E346BA4" w14:textId="2F261B25" w:rsidR="00BF06DE" w:rsidRPr="00C87850" w:rsidRDefault="00BF06DE" w:rsidP="000F5A23">
            <w:pPr>
              <w:ind w:left="240" w:hangingChars="100" w:hanging="240"/>
              <w:rPr>
                <w:rFonts w:ascii="MS Gothic" w:eastAsia="MS Gothic" w:hAnsi="MS Gothic"/>
                <w:sz w:val="24"/>
                <w:szCs w:val="24"/>
              </w:rPr>
            </w:pPr>
            <w:r w:rsidRPr="00C87850">
              <w:rPr>
                <w:rFonts w:ascii="MS Gothic" w:eastAsia="MS Gothic" w:hAnsi="MS Gothic" w:hint="eastAsia"/>
                <w:sz w:val="24"/>
                <w:szCs w:val="24"/>
              </w:rPr>
              <w:t>c.</w:t>
            </w:r>
            <w:r w:rsidRPr="00C87850">
              <w:rPr>
                <w:rFonts w:ascii="MS Gothic" w:eastAsia="MS Gothic" w:hAnsi="MS Gothic"/>
                <w:sz w:val="24"/>
                <w:szCs w:val="24"/>
              </w:rPr>
              <w:t xml:space="preserve"> </w:t>
            </w:r>
            <w:r w:rsidRPr="00C87850">
              <w:rPr>
                <w:rFonts w:ascii="MS Gothic" w:eastAsia="MS Gothic" w:hAnsi="MS Gothic" w:hint="eastAsia"/>
                <w:sz w:val="24"/>
                <w:szCs w:val="24"/>
              </w:rPr>
              <w:t>手指が血液、外皮及び消化管内容物等に汚染された場合は、その都度洗浄剤を用いて洗浄すること。</w:t>
            </w:r>
          </w:p>
          <w:p w14:paraId="5C122501" w14:textId="2F519EC8" w:rsidR="00BF06DE" w:rsidRPr="00C87850" w:rsidRDefault="00BF06DE" w:rsidP="000F5A23">
            <w:pPr>
              <w:ind w:left="240" w:hangingChars="100" w:hanging="240"/>
              <w:rPr>
                <w:rFonts w:ascii="MS Gothic" w:eastAsia="MS Gothic" w:hAnsi="MS Gothic"/>
                <w:sz w:val="24"/>
                <w:szCs w:val="24"/>
              </w:rPr>
            </w:pPr>
            <w:r w:rsidRPr="00C87850">
              <w:rPr>
                <w:rFonts w:ascii="MS Gothic" w:eastAsia="MS Gothic" w:hAnsi="MS Gothic" w:hint="eastAsia"/>
                <w:sz w:val="24"/>
                <w:szCs w:val="24"/>
              </w:rPr>
              <w:t xml:space="preserve">c. </w:t>
            </w:r>
            <w:r w:rsidRPr="00C87850">
              <w:rPr>
                <w:rFonts w:ascii="MS Gothic" w:eastAsia="MS Gothic" w:hAnsi="MS Gothic"/>
                <w:sz w:val="24"/>
                <w:szCs w:val="24"/>
              </w:rPr>
              <w:t>When fingers have been contaminated by the blood, hide,</w:t>
            </w:r>
            <w:r w:rsidR="0081604D" w:rsidRPr="00C87850">
              <w:rPr>
                <w:rFonts w:ascii="MS Gothic" w:eastAsia="MS Gothic" w:hAnsi="MS Gothic"/>
                <w:sz w:val="24"/>
                <w:szCs w:val="24"/>
              </w:rPr>
              <w:t xml:space="preserve"> </w:t>
            </w:r>
            <w:r w:rsidRPr="00C87850">
              <w:rPr>
                <w:rFonts w:ascii="MS Gothic" w:eastAsia="MS Gothic" w:hAnsi="MS Gothic"/>
                <w:sz w:val="24"/>
                <w:szCs w:val="24"/>
              </w:rPr>
              <w:t>the c</w:t>
            </w:r>
            <w:r w:rsidR="0081604D" w:rsidRPr="00C87850">
              <w:rPr>
                <w:rFonts w:ascii="MS Gothic" w:eastAsia="MS Gothic" w:hAnsi="MS Gothic"/>
                <w:sz w:val="24"/>
                <w:szCs w:val="24"/>
              </w:rPr>
              <w:t xml:space="preserve">ontents of the digestive tracts </w:t>
            </w:r>
            <w:r w:rsidRPr="00C87850">
              <w:rPr>
                <w:rFonts w:ascii="MS Gothic" w:eastAsia="MS Gothic" w:hAnsi="MS Gothic"/>
                <w:sz w:val="24"/>
                <w:szCs w:val="24"/>
              </w:rPr>
              <w:t>etc., wash the fingers each time using detergents.</w:t>
            </w:r>
          </w:p>
          <w:p w14:paraId="3F229192" w14:textId="77777777" w:rsidR="00BF06DE" w:rsidRPr="00C87850" w:rsidRDefault="00BF06DE" w:rsidP="001A1D52">
            <w:pPr>
              <w:rPr>
                <w:rFonts w:ascii="MS Gothic" w:eastAsia="MS Gothic" w:hAnsi="MS Gothic"/>
                <w:sz w:val="24"/>
                <w:szCs w:val="24"/>
              </w:rPr>
            </w:pPr>
          </w:p>
          <w:p w14:paraId="2C3771B2" w14:textId="77777777" w:rsidR="00BF06DE" w:rsidRPr="00C87850" w:rsidRDefault="00BF06DE" w:rsidP="001A1D52">
            <w:pPr>
              <w:rPr>
                <w:rFonts w:ascii="MS Gothic" w:eastAsia="MS Gothic" w:hAnsi="MS Gothic"/>
                <w:sz w:val="24"/>
                <w:szCs w:val="24"/>
              </w:rPr>
            </w:pPr>
          </w:p>
          <w:p w14:paraId="66118377" w14:textId="77777777" w:rsidR="00BF06DE" w:rsidRPr="00C87850" w:rsidRDefault="00BF06DE" w:rsidP="001A1D52">
            <w:pPr>
              <w:rPr>
                <w:rFonts w:ascii="MS Gothic" w:eastAsia="MS Gothic" w:hAnsi="MS Gothic"/>
                <w:sz w:val="24"/>
                <w:szCs w:val="24"/>
              </w:rPr>
            </w:pPr>
          </w:p>
          <w:p w14:paraId="48ED6936" w14:textId="77777777" w:rsidR="00BF06DE" w:rsidRPr="00C87850" w:rsidRDefault="00BF06DE" w:rsidP="001A1D52">
            <w:pPr>
              <w:rPr>
                <w:rFonts w:ascii="MS Gothic" w:eastAsia="MS Gothic" w:hAnsi="MS Gothic"/>
                <w:sz w:val="24"/>
                <w:szCs w:val="24"/>
              </w:rPr>
            </w:pPr>
          </w:p>
        </w:tc>
      </w:tr>
    </w:tbl>
    <w:p w14:paraId="502D8B5D" w14:textId="78AC67FE" w:rsidR="00EC65BE" w:rsidRPr="00C87850" w:rsidRDefault="00EC65BE" w:rsidP="005B07C7">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81604D" w:rsidRPr="00C87850" w14:paraId="319EEC81" w14:textId="77777777" w:rsidTr="001A1D52">
        <w:tc>
          <w:tcPr>
            <w:tcW w:w="8494" w:type="dxa"/>
          </w:tcPr>
          <w:p w14:paraId="130109C8" w14:textId="3BBD0959" w:rsidR="0081604D" w:rsidRPr="00C87850" w:rsidRDefault="0081604D" w:rsidP="001A1D52">
            <w:pPr>
              <w:rPr>
                <w:rFonts w:ascii="MS Gothic" w:eastAsia="MS Gothic" w:hAnsi="MS Gothic"/>
                <w:sz w:val="24"/>
                <w:szCs w:val="24"/>
              </w:rPr>
            </w:pPr>
            <w:r w:rsidRPr="00C87850">
              <w:rPr>
                <w:rFonts w:ascii="MS Gothic" w:eastAsia="MS Gothic" w:hAnsi="MS Gothic" w:hint="eastAsia"/>
                <w:sz w:val="24"/>
                <w:szCs w:val="24"/>
              </w:rPr>
              <w:t>d.</w:t>
            </w:r>
            <w:r w:rsidRPr="00C87850">
              <w:rPr>
                <w:rFonts w:ascii="MS Gothic" w:eastAsia="MS Gothic" w:hAnsi="MS Gothic"/>
                <w:sz w:val="24"/>
                <w:szCs w:val="24"/>
              </w:rPr>
              <w:t xml:space="preserve"> </w:t>
            </w:r>
            <w:r w:rsidRPr="00C87850">
              <w:rPr>
                <w:rFonts w:ascii="MS Gothic" w:eastAsia="MS Gothic" w:hAnsi="MS Gothic" w:hint="eastAsia"/>
                <w:sz w:val="24"/>
                <w:szCs w:val="24"/>
              </w:rPr>
              <w:t>放血等は、放血された血液による生体及び他のとたいの汚染を防ぐこと。</w:t>
            </w:r>
          </w:p>
          <w:p w14:paraId="29E0EDE9" w14:textId="213F748A" w:rsidR="0081604D" w:rsidRPr="00C87850" w:rsidRDefault="0081604D" w:rsidP="000F5A23">
            <w:pPr>
              <w:ind w:left="240" w:hangingChars="100" w:hanging="240"/>
              <w:rPr>
                <w:rFonts w:ascii="MS Gothic" w:eastAsia="MS Gothic" w:hAnsi="MS Gothic"/>
                <w:sz w:val="24"/>
                <w:szCs w:val="24"/>
              </w:rPr>
            </w:pPr>
            <w:r w:rsidRPr="00C87850">
              <w:rPr>
                <w:rFonts w:ascii="MS Gothic" w:eastAsia="MS Gothic" w:hAnsi="MS Gothic" w:hint="eastAsia"/>
                <w:sz w:val="24"/>
                <w:szCs w:val="24"/>
              </w:rPr>
              <w:t xml:space="preserve">d. </w:t>
            </w:r>
            <w:r w:rsidRPr="00C87850">
              <w:rPr>
                <w:rFonts w:ascii="MS Gothic" w:eastAsia="MS Gothic" w:hAnsi="MS Gothic"/>
                <w:sz w:val="24"/>
                <w:szCs w:val="24"/>
              </w:rPr>
              <w:t>Prevent contamination of living animal or other carcasses by the blood released by the bleeding.</w:t>
            </w:r>
          </w:p>
          <w:p w14:paraId="3513DC96" w14:textId="77777777" w:rsidR="0081604D" w:rsidRPr="00C87850" w:rsidRDefault="0081604D" w:rsidP="001A1D52">
            <w:pPr>
              <w:rPr>
                <w:rFonts w:ascii="MS Gothic" w:eastAsia="MS Gothic" w:hAnsi="MS Gothic"/>
                <w:sz w:val="24"/>
                <w:szCs w:val="24"/>
              </w:rPr>
            </w:pPr>
          </w:p>
          <w:p w14:paraId="56023145" w14:textId="77777777" w:rsidR="0081604D" w:rsidRPr="00C87850" w:rsidRDefault="0081604D" w:rsidP="001A1D52">
            <w:pPr>
              <w:rPr>
                <w:rFonts w:ascii="MS Gothic" w:eastAsia="MS Gothic" w:hAnsi="MS Gothic"/>
                <w:sz w:val="24"/>
                <w:szCs w:val="24"/>
              </w:rPr>
            </w:pPr>
          </w:p>
          <w:p w14:paraId="2D29088C" w14:textId="77777777" w:rsidR="0081604D" w:rsidRPr="00C87850" w:rsidRDefault="0081604D" w:rsidP="001A1D52">
            <w:pPr>
              <w:rPr>
                <w:rFonts w:ascii="MS Gothic" w:eastAsia="MS Gothic" w:hAnsi="MS Gothic"/>
                <w:sz w:val="24"/>
                <w:szCs w:val="24"/>
              </w:rPr>
            </w:pPr>
          </w:p>
          <w:p w14:paraId="1A39AC97" w14:textId="77777777" w:rsidR="0081604D" w:rsidRPr="00C87850" w:rsidRDefault="0081604D" w:rsidP="001A1D52">
            <w:pPr>
              <w:rPr>
                <w:rFonts w:ascii="MS Gothic" w:eastAsia="MS Gothic" w:hAnsi="MS Gothic"/>
                <w:sz w:val="24"/>
                <w:szCs w:val="24"/>
              </w:rPr>
            </w:pPr>
          </w:p>
        </w:tc>
      </w:tr>
    </w:tbl>
    <w:p w14:paraId="091E703D" w14:textId="7277F151" w:rsidR="00C77565" w:rsidRPr="00C87850" w:rsidRDefault="00C77565" w:rsidP="005B07C7">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F12DD9" w:rsidRPr="00C87850" w14:paraId="0B5C669E" w14:textId="77777777" w:rsidTr="006F5EA1">
        <w:tc>
          <w:tcPr>
            <w:tcW w:w="8494" w:type="dxa"/>
          </w:tcPr>
          <w:p w14:paraId="34B8111A" w14:textId="77777777" w:rsidR="00F12DD9" w:rsidRPr="00C87850" w:rsidRDefault="00F12DD9" w:rsidP="00F12DD9">
            <w:pPr>
              <w:rPr>
                <w:rFonts w:ascii="MS Gothic" w:eastAsia="MS Gothic" w:hAnsi="MS Gothic"/>
                <w:sz w:val="24"/>
                <w:szCs w:val="24"/>
              </w:rPr>
            </w:pPr>
            <w:r w:rsidRPr="00C87850">
              <w:rPr>
                <w:rFonts w:ascii="MS Gothic" w:eastAsia="MS Gothic" w:hAnsi="MS Gothic" w:hint="eastAsia"/>
                <w:sz w:val="24"/>
                <w:szCs w:val="24"/>
              </w:rPr>
              <w:t>e.</w:t>
            </w:r>
            <w:r w:rsidRPr="00C87850">
              <w:rPr>
                <w:rFonts w:ascii="MS Gothic" w:eastAsia="MS Gothic" w:hAnsi="MS Gothic"/>
                <w:sz w:val="24"/>
                <w:szCs w:val="24"/>
              </w:rPr>
              <w:t xml:space="preserve"> </w:t>
            </w:r>
            <w:r w:rsidRPr="00C87850">
              <w:rPr>
                <w:rFonts w:ascii="MS Gothic" w:eastAsia="MS Gothic" w:hAnsi="MS Gothic" w:hint="eastAsia"/>
                <w:sz w:val="24"/>
                <w:szCs w:val="24"/>
              </w:rPr>
              <w:t>消化管の内容物を適切に処理すること。</w:t>
            </w:r>
          </w:p>
          <w:p w14:paraId="1F40AAAB" w14:textId="77777777" w:rsidR="000F5A23" w:rsidRDefault="00F12DD9" w:rsidP="000F5A23">
            <w:pPr>
              <w:ind w:leftChars="100" w:left="450" w:hangingChars="100" w:hanging="240"/>
              <w:rPr>
                <w:rFonts w:ascii="MS Gothic" w:eastAsia="MS Gothic" w:hAnsi="MS Gothic"/>
                <w:sz w:val="24"/>
                <w:szCs w:val="24"/>
              </w:rPr>
            </w:pPr>
            <w:r w:rsidRPr="00C87850">
              <w:rPr>
                <w:rFonts w:ascii="MS Gothic" w:eastAsia="MS Gothic" w:hAnsi="MS Gothic" w:hint="eastAsia"/>
                <w:sz w:val="24"/>
                <w:szCs w:val="24"/>
              </w:rPr>
              <w:t xml:space="preserve">※牛、めん羊及び山羊にあつては、放血後において消化管の内容物が漏出しないよう食道を第一胃の近くで結さつし、又は閉そくさせること。　　　　　　　　　　　　　　　　　　　　　　　　　　　　　　　　　　　　　　　　　　　　　　　　　　　　　　　　　　　　　　　　　　　　　　　　　　　　　　　　　　</w:t>
            </w:r>
          </w:p>
          <w:p w14:paraId="73AC63B0" w14:textId="53668672" w:rsidR="00F12DD9" w:rsidRPr="00C87850" w:rsidRDefault="00F12DD9" w:rsidP="000F5A23">
            <w:pPr>
              <w:ind w:leftChars="100" w:left="450" w:hangingChars="100" w:hanging="240"/>
              <w:rPr>
                <w:rFonts w:ascii="MS Gothic" w:eastAsia="MS Gothic" w:hAnsi="MS Gothic"/>
                <w:sz w:val="24"/>
                <w:szCs w:val="24"/>
              </w:rPr>
            </w:pPr>
            <w:r w:rsidRPr="00C87850">
              <w:rPr>
                <w:rFonts w:ascii="MS Gothic" w:eastAsia="MS Gothic" w:hAnsi="MS Gothic" w:hint="eastAsia"/>
                <w:sz w:val="24"/>
                <w:szCs w:val="24"/>
              </w:rPr>
              <w:t>※牛、めん羊及び山羊の肛門周囲の処理に当たつては、消化管の内容物が漏</w:t>
            </w:r>
            <w:r w:rsidRPr="00C87850">
              <w:rPr>
                <w:rFonts w:ascii="MS Gothic" w:eastAsia="MS Gothic" w:hAnsi="MS Gothic" w:hint="eastAsia"/>
                <w:sz w:val="24"/>
                <w:szCs w:val="24"/>
              </w:rPr>
              <w:lastRenderedPageBreak/>
              <w:t>出しないよう直腸を肛門の近くで結さつするとともに、肛門部によるとたいの汚染を防ぐこと。</w:t>
            </w:r>
          </w:p>
          <w:p w14:paraId="2B79E2EC" w14:textId="600E1892" w:rsidR="00F12DD9" w:rsidRPr="00C87850" w:rsidRDefault="00F12DD9" w:rsidP="000F5A23">
            <w:pPr>
              <w:ind w:left="240" w:hangingChars="100" w:hanging="240"/>
              <w:rPr>
                <w:rFonts w:ascii="MS Gothic" w:eastAsia="MS Gothic" w:hAnsi="MS Gothic"/>
                <w:sz w:val="24"/>
                <w:szCs w:val="24"/>
              </w:rPr>
            </w:pPr>
            <w:r w:rsidRPr="00C87850">
              <w:rPr>
                <w:rFonts w:ascii="MS Gothic" w:eastAsia="MS Gothic" w:hAnsi="MS Gothic" w:hint="eastAsia"/>
                <w:sz w:val="24"/>
                <w:szCs w:val="24"/>
              </w:rPr>
              <w:t xml:space="preserve">e. </w:t>
            </w:r>
            <w:r w:rsidRPr="00C87850">
              <w:rPr>
                <w:rFonts w:ascii="MS Gothic" w:eastAsia="MS Gothic" w:hAnsi="MS Gothic"/>
                <w:sz w:val="24"/>
                <w:szCs w:val="24"/>
              </w:rPr>
              <w:t>Extraction of viscera shall be performed to prevent the carcass from being contaminated by the contents of the digestive tract.</w:t>
            </w:r>
          </w:p>
          <w:p w14:paraId="10E5413B" w14:textId="77777777" w:rsidR="000F5A23" w:rsidRDefault="00F12DD9" w:rsidP="000F5A23">
            <w:pPr>
              <w:ind w:leftChars="100" w:left="450" w:hangingChars="100" w:hanging="240"/>
              <w:rPr>
                <w:rFonts w:ascii="MS Gothic" w:eastAsia="MS Gothic" w:hAnsi="MS Gothic"/>
                <w:sz w:val="24"/>
                <w:szCs w:val="24"/>
              </w:rPr>
            </w:pPr>
            <w:r w:rsidRPr="00C87850">
              <w:rPr>
                <w:rFonts w:ascii="MS Gothic" w:eastAsia="MS Gothic" w:hAnsi="MS Gothic" w:hint="eastAsia"/>
                <w:sz w:val="24"/>
                <w:szCs w:val="24"/>
              </w:rPr>
              <w:t>※</w:t>
            </w:r>
            <w:r w:rsidRPr="00C87850">
              <w:rPr>
                <w:rFonts w:ascii="MS Gothic" w:eastAsia="MS Gothic" w:hAnsi="MS Gothic"/>
                <w:sz w:val="24"/>
                <w:szCs w:val="24"/>
              </w:rPr>
              <w:t xml:space="preserve">With regard to cattle, sheep and goats, ligate or block the esophagus in a place near the rumen in order to prevent the contents of digestive tracts from leaking out after the bleeding.  　　　　　　　　　　　　　　　　　　　　　　　　　　　　　　　　　　　　　　　　　　　　　　</w:t>
            </w:r>
          </w:p>
          <w:p w14:paraId="42001535" w14:textId="1429566D" w:rsidR="00F12DD9" w:rsidRPr="00C87850" w:rsidRDefault="00F12DD9" w:rsidP="000F5A23">
            <w:pPr>
              <w:ind w:leftChars="100" w:left="450" w:hangingChars="100" w:hanging="240"/>
              <w:rPr>
                <w:rFonts w:ascii="MS Gothic" w:eastAsia="MS Gothic" w:hAnsi="MS Gothic"/>
                <w:sz w:val="24"/>
                <w:szCs w:val="24"/>
              </w:rPr>
            </w:pPr>
            <w:r w:rsidRPr="00C87850">
              <w:rPr>
                <w:rFonts w:ascii="MS Gothic" w:eastAsia="MS Gothic" w:hAnsi="MS Gothic"/>
                <w:sz w:val="24"/>
                <w:szCs w:val="24"/>
              </w:rPr>
              <w:t>※When processing parts surrounding the anus of cattle, sheep and goats, ligate the rectum near the anus to prevent the contents of the digestive tracts from leaking out, and at the same time prevent the contamination of the carcass by the anal part.</w:t>
            </w:r>
          </w:p>
          <w:p w14:paraId="183A5FBC" w14:textId="77777777" w:rsidR="00F12DD9" w:rsidRPr="00C87850" w:rsidRDefault="00F12DD9" w:rsidP="006F5EA1">
            <w:pPr>
              <w:rPr>
                <w:rFonts w:ascii="MS Gothic" w:eastAsia="MS Gothic" w:hAnsi="MS Gothic"/>
                <w:sz w:val="24"/>
                <w:szCs w:val="24"/>
              </w:rPr>
            </w:pPr>
          </w:p>
          <w:p w14:paraId="12775BBC" w14:textId="77777777" w:rsidR="00F12DD9" w:rsidRPr="00C87850" w:rsidRDefault="00F12DD9" w:rsidP="006F5EA1">
            <w:pPr>
              <w:rPr>
                <w:rFonts w:ascii="MS Gothic" w:eastAsia="MS Gothic" w:hAnsi="MS Gothic"/>
                <w:sz w:val="24"/>
                <w:szCs w:val="24"/>
              </w:rPr>
            </w:pPr>
          </w:p>
          <w:p w14:paraId="0806E3C3" w14:textId="77777777" w:rsidR="00F12DD9" w:rsidRPr="00C87850" w:rsidRDefault="00F12DD9" w:rsidP="006F5EA1">
            <w:pPr>
              <w:rPr>
                <w:rFonts w:ascii="MS Gothic" w:eastAsia="MS Gothic" w:hAnsi="MS Gothic"/>
                <w:sz w:val="24"/>
                <w:szCs w:val="24"/>
              </w:rPr>
            </w:pPr>
          </w:p>
        </w:tc>
      </w:tr>
    </w:tbl>
    <w:p w14:paraId="7E71B3C6" w14:textId="77777777" w:rsidR="00F12DD9" w:rsidRPr="00C87850" w:rsidRDefault="00F12DD9" w:rsidP="005B07C7">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B43742" w:rsidRPr="00C87850" w14:paraId="753BC5C9" w14:textId="77777777" w:rsidTr="006F5EA1">
        <w:tc>
          <w:tcPr>
            <w:tcW w:w="8494" w:type="dxa"/>
          </w:tcPr>
          <w:p w14:paraId="6D47E9F5" w14:textId="5E14FE24" w:rsidR="00B43742" w:rsidRPr="00C87850" w:rsidRDefault="00B43742" w:rsidP="00716EA5">
            <w:pPr>
              <w:ind w:left="240" w:hangingChars="100" w:hanging="240"/>
              <w:rPr>
                <w:rFonts w:ascii="MS Gothic" w:eastAsia="MS Gothic" w:hAnsi="MS Gothic"/>
                <w:sz w:val="24"/>
                <w:szCs w:val="24"/>
              </w:rPr>
            </w:pPr>
            <w:r w:rsidRPr="00C87850">
              <w:rPr>
                <w:rFonts w:ascii="MS Gothic" w:eastAsia="MS Gothic" w:hAnsi="MS Gothic" w:hint="eastAsia"/>
                <w:sz w:val="24"/>
                <w:szCs w:val="24"/>
              </w:rPr>
              <w:t>f.</w:t>
            </w:r>
            <w:r w:rsidRPr="00C87850">
              <w:rPr>
                <w:rFonts w:ascii="MS Gothic" w:eastAsia="MS Gothic" w:hAnsi="MS Gothic"/>
                <w:sz w:val="24"/>
                <w:szCs w:val="24"/>
              </w:rPr>
              <w:t xml:space="preserve"> </w:t>
            </w:r>
            <w:r w:rsidRPr="00C87850">
              <w:rPr>
                <w:rFonts w:ascii="MS Gothic" w:eastAsia="MS Gothic" w:hAnsi="MS Gothic" w:hint="eastAsia"/>
                <w:sz w:val="24"/>
                <w:szCs w:val="24"/>
              </w:rPr>
              <w:t>はく皮された頭部の洗浄に当たっては、洗浄水の飛散によるほかのとたいの汚染を防ぐこと。</w:t>
            </w:r>
          </w:p>
          <w:p w14:paraId="17C39AB2" w14:textId="7DB1A049" w:rsidR="00B43742" w:rsidRPr="00C87850" w:rsidRDefault="00B43742" w:rsidP="00716EA5">
            <w:pPr>
              <w:ind w:left="240" w:hangingChars="100" w:hanging="240"/>
              <w:rPr>
                <w:rFonts w:ascii="MS Gothic" w:eastAsia="MS Gothic" w:hAnsi="MS Gothic"/>
                <w:sz w:val="24"/>
                <w:szCs w:val="24"/>
              </w:rPr>
            </w:pPr>
            <w:r w:rsidRPr="00C87850">
              <w:rPr>
                <w:rFonts w:ascii="MS Gothic" w:eastAsia="MS Gothic" w:hAnsi="MS Gothic" w:hint="eastAsia"/>
                <w:sz w:val="24"/>
                <w:szCs w:val="24"/>
              </w:rPr>
              <w:t xml:space="preserve">f. </w:t>
            </w:r>
            <w:r w:rsidRPr="00C87850">
              <w:rPr>
                <w:rFonts w:ascii="MS Gothic" w:eastAsia="MS Gothic" w:hAnsi="MS Gothic"/>
                <w:sz w:val="24"/>
                <w:szCs w:val="24"/>
              </w:rPr>
              <w:t>When washing skinned heads, prevent the scattered washing water from contaminating other carcasses.</w:t>
            </w:r>
          </w:p>
          <w:p w14:paraId="46126F83" w14:textId="77777777" w:rsidR="00B43742" w:rsidRPr="00C87850" w:rsidRDefault="00B43742" w:rsidP="006F5EA1">
            <w:pPr>
              <w:rPr>
                <w:rFonts w:ascii="MS Gothic" w:eastAsia="MS Gothic" w:hAnsi="MS Gothic"/>
                <w:sz w:val="24"/>
                <w:szCs w:val="24"/>
              </w:rPr>
            </w:pPr>
          </w:p>
          <w:p w14:paraId="4C4CCE0E" w14:textId="77777777" w:rsidR="00B43742" w:rsidRPr="00C87850" w:rsidRDefault="00B43742" w:rsidP="006F5EA1">
            <w:pPr>
              <w:rPr>
                <w:rFonts w:ascii="MS Gothic" w:eastAsia="MS Gothic" w:hAnsi="MS Gothic"/>
                <w:sz w:val="24"/>
                <w:szCs w:val="24"/>
              </w:rPr>
            </w:pPr>
          </w:p>
          <w:p w14:paraId="3989C448" w14:textId="77777777" w:rsidR="00B43742" w:rsidRPr="00C87850" w:rsidRDefault="00B43742" w:rsidP="006F5EA1">
            <w:pPr>
              <w:rPr>
                <w:rFonts w:ascii="MS Gothic" w:eastAsia="MS Gothic" w:hAnsi="MS Gothic"/>
                <w:sz w:val="24"/>
                <w:szCs w:val="24"/>
              </w:rPr>
            </w:pPr>
          </w:p>
        </w:tc>
      </w:tr>
    </w:tbl>
    <w:p w14:paraId="667864A8" w14:textId="040429BF" w:rsidR="00EC65BE" w:rsidRPr="00C87850" w:rsidRDefault="00EC65BE" w:rsidP="005B07C7">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20240D" w:rsidRPr="00C87850" w14:paraId="7C097604" w14:textId="77777777" w:rsidTr="006F5EA1">
        <w:tc>
          <w:tcPr>
            <w:tcW w:w="8494" w:type="dxa"/>
          </w:tcPr>
          <w:p w14:paraId="000BCABE" w14:textId="6A41CE7E" w:rsidR="0020240D" w:rsidRPr="00C87850" w:rsidRDefault="0020240D" w:rsidP="00716EA5">
            <w:pPr>
              <w:ind w:left="240" w:hangingChars="100" w:hanging="240"/>
              <w:rPr>
                <w:rFonts w:ascii="MS Gothic" w:eastAsia="MS Gothic" w:hAnsi="MS Gothic"/>
                <w:sz w:val="24"/>
                <w:szCs w:val="24"/>
              </w:rPr>
            </w:pPr>
            <w:r w:rsidRPr="00C87850">
              <w:rPr>
                <w:rFonts w:ascii="MS Gothic" w:eastAsia="MS Gothic" w:hAnsi="MS Gothic" w:hint="eastAsia"/>
                <w:sz w:val="24"/>
                <w:szCs w:val="24"/>
              </w:rPr>
              <w:t>g.</w:t>
            </w:r>
            <w:r w:rsidRPr="00C87850">
              <w:rPr>
                <w:rFonts w:ascii="MS Gothic" w:eastAsia="MS Gothic" w:hAnsi="MS Gothic"/>
                <w:sz w:val="24"/>
                <w:szCs w:val="24"/>
              </w:rPr>
              <w:t xml:space="preserve"> </w:t>
            </w:r>
            <w:r w:rsidRPr="00C87850">
              <w:rPr>
                <w:rFonts w:ascii="MS Gothic" w:eastAsia="MS Gothic" w:hAnsi="MS Gothic" w:hint="eastAsia"/>
                <w:sz w:val="24"/>
                <w:szCs w:val="24"/>
              </w:rPr>
              <w:t>とたいはく皮は、皮膚表面から可食部位への汚染を防ぐ方法を講じること。</w:t>
            </w:r>
          </w:p>
          <w:p w14:paraId="5F6D99D0" w14:textId="3D82407B" w:rsidR="0020240D" w:rsidRPr="00C87850" w:rsidRDefault="0020240D" w:rsidP="00716EA5">
            <w:pPr>
              <w:ind w:left="240" w:hangingChars="100" w:hanging="240"/>
              <w:rPr>
                <w:rFonts w:ascii="MS Gothic" w:eastAsia="MS Gothic" w:hAnsi="MS Gothic"/>
                <w:sz w:val="24"/>
                <w:szCs w:val="24"/>
              </w:rPr>
            </w:pPr>
            <w:r w:rsidRPr="00C87850">
              <w:rPr>
                <w:rFonts w:ascii="MS Gothic" w:eastAsia="MS Gothic" w:hAnsi="MS Gothic" w:hint="eastAsia"/>
                <w:sz w:val="24"/>
                <w:szCs w:val="24"/>
              </w:rPr>
              <w:t xml:space="preserve">g. </w:t>
            </w:r>
            <w:r w:rsidRPr="00C87850">
              <w:rPr>
                <w:rFonts w:ascii="MS Gothic" w:eastAsia="MS Gothic" w:hAnsi="MS Gothic"/>
                <w:sz w:val="24"/>
                <w:szCs w:val="24"/>
              </w:rPr>
              <w:t>Skinning of carcasses; In the case where the skinned part has been contaminated by outer skin, the contents of the digestive tract, cut off entirely the contaminated part.</w:t>
            </w:r>
          </w:p>
          <w:p w14:paraId="0AB2A2A6" w14:textId="77777777" w:rsidR="0020240D" w:rsidRPr="00C87850" w:rsidRDefault="0020240D" w:rsidP="006F5EA1">
            <w:pPr>
              <w:rPr>
                <w:rFonts w:ascii="MS Gothic" w:eastAsia="MS Gothic" w:hAnsi="MS Gothic"/>
                <w:sz w:val="24"/>
                <w:szCs w:val="24"/>
              </w:rPr>
            </w:pPr>
          </w:p>
          <w:p w14:paraId="02167281" w14:textId="77777777" w:rsidR="0020240D" w:rsidRPr="00C87850" w:rsidRDefault="0020240D" w:rsidP="006F5EA1">
            <w:pPr>
              <w:rPr>
                <w:rFonts w:ascii="MS Gothic" w:eastAsia="MS Gothic" w:hAnsi="MS Gothic"/>
                <w:sz w:val="24"/>
                <w:szCs w:val="24"/>
              </w:rPr>
            </w:pPr>
          </w:p>
          <w:p w14:paraId="32337B2F" w14:textId="77777777" w:rsidR="0020240D" w:rsidRPr="00C87850" w:rsidRDefault="0020240D" w:rsidP="006F5EA1">
            <w:pPr>
              <w:rPr>
                <w:rFonts w:ascii="MS Gothic" w:eastAsia="MS Gothic" w:hAnsi="MS Gothic"/>
                <w:sz w:val="24"/>
                <w:szCs w:val="24"/>
              </w:rPr>
            </w:pPr>
          </w:p>
        </w:tc>
      </w:tr>
    </w:tbl>
    <w:p w14:paraId="2EC22D86" w14:textId="7F85B14F" w:rsidR="0020240D" w:rsidRPr="00C87850" w:rsidRDefault="0020240D" w:rsidP="005B07C7">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822CAC" w:rsidRPr="00C87850" w14:paraId="57C3FBC0" w14:textId="77777777" w:rsidTr="006F5EA1">
        <w:tc>
          <w:tcPr>
            <w:tcW w:w="8494" w:type="dxa"/>
          </w:tcPr>
          <w:p w14:paraId="1B49B3C0" w14:textId="67A5831D" w:rsidR="00822CAC" w:rsidRPr="00C87850" w:rsidRDefault="00822CAC" w:rsidP="00716EA5">
            <w:pPr>
              <w:ind w:left="240" w:hangingChars="100" w:hanging="240"/>
              <w:rPr>
                <w:rFonts w:ascii="MS Gothic" w:eastAsia="MS Gothic" w:hAnsi="MS Gothic"/>
                <w:sz w:val="24"/>
                <w:szCs w:val="24"/>
              </w:rPr>
            </w:pPr>
            <w:r w:rsidRPr="00C87850">
              <w:rPr>
                <w:rFonts w:ascii="MS Gothic" w:eastAsia="MS Gothic" w:hAnsi="MS Gothic" w:hint="eastAsia"/>
                <w:sz w:val="24"/>
                <w:szCs w:val="24"/>
              </w:rPr>
              <w:t>h.</w:t>
            </w:r>
            <w:r w:rsidRPr="00C87850">
              <w:rPr>
                <w:rFonts w:ascii="MS Gothic" w:eastAsia="MS Gothic" w:hAnsi="MS Gothic"/>
                <w:sz w:val="24"/>
                <w:szCs w:val="24"/>
              </w:rPr>
              <w:t xml:space="preserve"> </w:t>
            </w:r>
            <w:r w:rsidRPr="00C87850">
              <w:rPr>
                <w:rFonts w:ascii="MS Gothic" w:eastAsia="MS Gothic" w:hAnsi="MS Gothic" w:hint="eastAsia"/>
                <w:sz w:val="24"/>
                <w:szCs w:val="24"/>
              </w:rPr>
              <w:t>はく皮された部分が外皮及び消化管内容物等により汚染された場合には、汚染された部分を完全に切り取ること。</w:t>
            </w:r>
          </w:p>
          <w:p w14:paraId="758190A2" w14:textId="78A963CD" w:rsidR="00822CAC" w:rsidRPr="00C87850" w:rsidRDefault="00822CAC" w:rsidP="00716EA5">
            <w:pPr>
              <w:ind w:left="240" w:hangingChars="100" w:hanging="240"/>
              <w:rPr>
                <w:rFonts w:ascii="MS Gothic" w:eastAsia="MS Gothic" w:hAnsi="MS Gothic"/>
                <w:sz w:val="24"/>
                <w:szCs w:val="24"/>
              </w:rPr>
            </w:pPr>
            <w:r w:rsidRPr="00C87850">
              <w:rPr>
                <w:rFonts w:ascii="MS Gothic" w:eastAsia="MS Gothic" w:hAnsi="MS Gothic" w:hint="eastAsia"/>
                <w:sz w:val="24"/>
                <w:szCs w:val="24"/>
              </w:rPr>
              <w:t>h.</w:t>
            </w:r>
            <w:r w:rsidRPr="00C87850">
              <w:t xml:space="preserve"> </w:t>
            </w:r>
            <w:r w:rsidRPr="00C87850">
              <w:rPr>
                <w:rFonts w:ascii="MS Gothic" w:eastAsia="MS Gothic" w:hAnsi="MS Gothic"/>
                <w:sz w:val="24"/>
                <w:szCs w:val="24"/>
              </w:rPr>
              <w:t>In cases where the skinned part has been contaminated by hide, the contents of the digestive tracts</w:t>
            </w:r>
            <w:r w:rsidRPr="00C87850">
              <w:rPr>
                <w:rFonts w:ascii="MS Gothic" w:eastAsia="MS Gothic" w:hAnsi="MS Gothic" w:hint="eastAsia"/>
                <w:sz w:val="24"/>
                <w:szCs w:val="24"/>
              </w:rPr>
              <w:t xml:space="preserve"> </w:t>
            </w:r>
            <w:r w:rsidRPr="00C87850">
              <w:rPr>
                <w:rFonts w:ascii="MS Gothic" w:eastAsia="MS Gothic" w:hAnsi="MS Gothic"/>
                <w:sz w:val="24"/>
                <w:szCs w:val="24"/>
              </w:rPr>
              <w:t xml:space="preserve">etc., cut off the contaminated part </w:t>
            </w:r>
            <w:r w:rsidRPr="00C87850">
              <w:rPr>
                <w:rFonts w:ascii="MS Gothic" w:eastAsia="MS Gothic" w:hAnsi="MS Gothic"/>
                <w:sz w:val="24"/>
                <w:szCs w:val="24"/>
              </w:rPr>
              <w:lastRenderedPageBreak/>
              <w:t>entirely.</w:t>
            </w:r>
          </w:p>
          <w:p w14:paraId="0696866C" w14:textId="77777777" w:rsidR="00822CAC" w:rsidRPr="00C87850" w:rsidRDefault="00822CAC" w:rsidP="006F5EA1">
            <w:pPr>
              <w:rPr>
                <w:rFonts w:ascii="MS Gothic" w:eastAsia="MS Gothic" w:hAnsi="MS Gothic"/>
                <w:sz w:val="24"/>
                <w:szCs w:val="24"/>
              </w:rPr>
            </w:pPr>
          </w:p>
          <w:p w14:paraId="57AFA28B" w14:textId="77777777" w:rsidR="00822CAC" w:rsidRPr="00C87850" w:rsidRDefault="00822CAC" w:rsidP="006F5EA1">
            <w:pPr>
              <w:rPr>
                <w:rFonts w:ascii="MS Gothic" w:eastAsia="MS Gothic" w:hAnsi="MS Gothic"/>
                <w:sz w:val="24"/>
                <w:szCs w:val="24"/>
              </w:rPr>
            </w:pPr>
          </w:p>
          <w:p w14:paraId="07FB8903" w14:textId="77777777" w:rsidR="00822CAC" w:rsidRPr="00C87850" w:rsidRDefault="00822CAC" w:rsidP="006F5EA1">
            <w:pPr>
              <w:rPr>
                <w:rFonts w:ascii="MS Gothic" w:eastAsia="MS Gothic" w:hAnsi="MS Gothic"/>
                <w:sz w:val="24"/>
                <w:szCs w:val="24"/>
              </w:rPr>
            </w:pPr>
          </w:p>
        </w:tc>
      </w:tr>
    </w:tbl>
    <w:p w14:paraId="46F01644" w14:textId="48E3B5E5" w:rsidR="0020240D" w:rsidRPr="00C87850" w:rsidRDefault="0020240D" w:rsidP="005B07C7">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4C5277" w:rsidRPr="00C87850" w14:paraId="0985206C" w14:textId="77777777" w:rsidTr="006F5EA1">
        <w:tc>
          <w:tcPr>
            <w:tcW w:w="8494" w:type="dxa"/>
          </w:tcPr>
          <w:p w14:paraId="514D0259" w14:textId="4BA0A91D" w:rsidR="004C5277" w:rsidRPr="00C87850" w:rsidRDefault="004C5277" w:rsidP="00716EA5">
            <w:pPr>
              <w:ind w:left="240" w:hangingChars="100" w:hanging="240"/>
              <w:rPr>
                <w:rFonts w:ascii="MS Gothic" w:eastAsia="MS Gothic" w:hAnsi="MS Gothic"/>
                <w:sz w:val="24"/>
                <w:szCs w:val="24"/>
              </w:rPr>
            </w:pPr>
            <w:r w:rsidRPr="00C87850">
              <w:rPr>
                <w:rFonts w:ascii="MS Gothic" w:eastAsia="MS Gothic" w:hAnsi="MS Gothic" w:hint="eastAsia"/>
                <w:sz w:val="24"/>
                <w:szCs w:val="24"/>
              </w:rPr>
              <w:t>i.</w:t>
            </w:r>
            <w:r w:rsidRPr="00C87850">
              <w:rPr>
                <w:rFonts w:ascii="MS Gothic" w:eastAsia="MS Gothic" w:hAnsi="MS Gothic"/>
                <w:sz w:val="24"/>
                <w:szCs w:val="24"/>
              </w:rPr>
              <w:t xml:space="preserve"> </w:t>
            </w:r>
            <w:r w:rsidRPr="00C87850">
              <w:rPr>
                <w:rFonts w:ascii="MS Gothic" w:eastAsia="MS Gothic" w:hAnsi="MS Gothic" w:hint="eastAsia"/>
                <w:sz w:val="24"/>
                <w:szCs w:val="24"/>
              </w:rPr>
              <w:t>乳房を切除する場合には、乳房の内容物が漏出しないように処理を適切に行うこと。</w:t>
            </w:r>
          </w:p>
          <w:p w14:paraId="125FEB26" w14:textId="5C7B05AB" w:rsidR="004C5277" w:rsidRPr="00C87850" w:rsidRDefault="004C5277" w:rsidP="00716EA5">
            <w:pPr>
              <w:ind w:left="240" w:hangingChars="100" w:hanging="240"/>
              <w:rPr>
                <w:rFonts w:ascii="MS Gothic" w:eastAsia="MS Gothic" w:hAnsi="MS Gothic"/>
                <w:sz w:val="24"/>
                <w:szCs w:val="24"/>
              </w:rPr>
            </w:pPr>
            <w:r w:rsidRPr="00C87850">
              <w:rPr>
                <w:rFonts w:ascii="MS Gothic" w:eastAsia="MS Gothic" w:hAnsi="MS Gothic" w:hint="eastAsia"/>
                <w:sz w:val="24"/>
                <w:szCs w:val="24"/>
              </w:rPr>
              <w:t>i.</w:t>
            </w:r>
            <w:r w:rsidRPr="00C87850">
              <w:t xml:space="preserve"> </w:t>
            </w:r>
            <w:r w:rsidRPr="00C87850">
              <w:rPr>
                <w:rFonts w:ascii="MS Gothic" w:eastAsia="MS Gothic" w:hAnsi="MS Gothic"/>
                <w:sz w:val="24"/>
                <w:szCs w:val="24"/>
              </w:rPr>
              <w:t>Excision of breasts shall be performed in order to prevent the contents of the breasts from leaking out.</w:t>
            </w:r>
          </w:p>
          <w:p w14:paraId="04CCC9FB" w14:textId="77777777" w:rsidR="004C5277" w:rsidRPr="00C87850" w:rsidRDefault="004C5277" w:rsidP="006F5EA1">
            <w:pPr>
              <w:rPr>
                <w:rFonts w:ascii="MS Gothic" w:eastAsia="MS Gothic" w:hAnsi="MS Gothic"/>
                <w:sz w:val="24"/>
                <w:szCs w:val="24"/>
              </w:rPr>
            </w:pPr>
          </w:p>
          <w:p w14:paraId="3F6D4600" w14:textId="77777777" w:rsidR="004C5277" w:rsidRPr="00C87850" w:rsidRDefault="004C5277" w:rsidP="006F5EA1">
            <w:pPr>
              <w:rPr>
                <w:rFonts w:ascii="MS Gothic" w:eastAsia="MS Gothic" w:hAnsi="MS Gothic"/>
                <w:sz w:val="24"/>
                <w:szCs w:val="24"/>
              </w:rPr>
            </w:pPr>
          </w:p>
          <w:p w14:paraId="5E234118" w14:textId="77777777" w:rsidR="004C5277" w:rsidRPr="00C87850" w:rsidRDefault="004C5277" w:rsidP="006F5EA1">
            <w:pPr>
              <w:rPr>
                <w:rFonts w:ascii="MS Gothic" w:eastAsia="MS Gothic" w:hAnsi="MS Gothic"/>
                <w:sz w:val="24"/>
                <w:szCs w:val="24"/>
              </w:rPr>
            </w:pPr>
          </w:p>
        </w:tc>
      </w:tr>
    </w:tbl>
    <w:p w14:paraId="62C5FB50" w14:textId="3B6B1904" w:rsidR="00BE4605" w:rsidRPr="00C87850" w:rsidRDefault="00BE4605" w:rsidP="005B07C7">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CD6D80" w:rsidRPr="00C87850" w14:paraId="582E870D" w14:textId="77777777" w:rsidTr="006F5EA1">
        <w:tc>
          <w:tcPr>
            <w:tcW w:w="8494" w:type="dxa"/>
          </w:tcPr>
          <w:p w14:paraId="1DEB0830" w14:textId="33EE03BC" w:rsidR="00CD6D80" w:rsidRPr="00C87850" w:rsidRDefault="00CD6D80" w:rsidP="00716EA5">
            <w:pPr>
              <w:ind w:left="240" w:hangingChars="100" w:hanging="240"/>
              <w:rPr>
                <w:rFonts w:ascii="MS Gothic" w:eastAsia="MS Gothic" w:hAnsi="MS Gothic"/>
                <w:sz w:val="24"/>
                <w:szCs w:val="24"/>
              </w:rPr>
            </w:pPr>
            <w:r w:rsidRPr="00C87850">
              <w:rPr>
                <w:rFonts w:ascii="MS Gothic" w:eastAsia="MS Gothic" w:hAnsi="MS Gothic" w:hint="eastAsia"/>
                <w:sz w:val="24"/>
                <w:szCs w:val="24"/>
              </w:rPr>
              <w:t>j.</w:t>
            </w:r>
            <w:r w:rsidRPr="00C87850">
              <w:rPr>
                <w:rFonts w:ascii="MS Gothic" w:eastAsia="MS Gothic" w:hAnsi="MS Gothic"/>
                <w:sz w:val="24"/>
                <w:szCs w:val="24"/>
              </w:rPr>
              <w:t xml:space="preserve"> </w:t>
            </w:r>
            <w:r w:rsidRPr="00C87850">
              <w:rPr>
                <w:rFonts w:ascii="MS Gothic" w:eastAsia="MS Gothic" w:hAnsi="MS Gothic" w:hint="eastAsia"/>
                <w:sz w:val="24"/>
                <w:szCs w:val="24"/>
              </w:rPr>
              <w:t>内臓の摘出は、とたいが消化管の内容物により汚染されないよう適切に行うこと。</w:t>
            </w:r>
          </w:p>
          <w:p w14:paraId="5CA5CDF6" w14:textId="224166C9" w:rsidR="00CD6D80" w:rsidRPr="00C87850" w:rsidRDefault="00CD6D80" w:rsidP="00716EA5">
            <w:pPr>
              <w:ind w:left="240" w:hangingChars="100" w:hanging="240"/>
              <w:rPr>
                <w:rFonts w:ascii="MS Gothic" w:eastAsia="MS Gothic" w:hAnsi="MS Gothic"/>
                <w:sz w:val="24"/>
                <w:szCs w:val="24"/>
              </w:rPr>
            </w:pPr>
            <w:r w:rsidRPr="00C87850">
              <w:rPr>
                <w:rFonts w:ascii="MS Gothic" w:eastAsia="MS Gothic" w:hAnsi="MS Gothic" w:hint="eastAsia"/>
                <w:sz w:val="24"/>
                <w:szCs w:val="24"/>
              </w:rPr>
              <w:t>j.</w:t>
            </w:r>
            <w:r w:rsidRPr="00C87850">
              <w:t xml:space="preserve"> </w:t>
            </w:r>
            <w:r w:rsidRPr="00C87850">
              <w:rPr>
                <w:rFonts w:ascii="MS Gothic" w:eastAsia="MS Gothic" w:hAnsi="MS Gothic"/>
                <w:sz w:val="24"/>
                <w:szCs w:val="24"/>
              </w:rPr>
              <w:t>Extraction of viscera shall be performed in order to prevent the carcass from being contaminated by the contents of the digestive tracts.</w:t>
            </w:r>
          </w:p>
          <w:p w14:paraId="5FDB3CDE" w14:textId="77777777" w:rsidR="00CD6D80" w:rsidRPr="00C87850" w:rsidRDefault="00CD6D80" w:rsidP="006F5EA1">
            <w:pPr>
              <w:rPr>
                <w:rFonts w:ascii="MS Gothic" w:eastAsia="MS Gothic" w:hAnsi="MS Gothic"/>
                <w:sz w:val="24"/>
                <w:szCs w:val="24"/>
              </w:rPr>
            </w:pPr>
          </w:p>
          <w:p w14:paraId="78BAFD11" w14:textId="77777777" w:rsidR="00CD6D80" w:rsidRPr="00C87850" w:rsidRDefault="00CD6D80" w:rsidP="006F5EA1">
            <w:pPr>
              <w:rPr>
                <w:rFonts w:ascii="MS Gothic" w:eastAsia="MS Gothic" w:hAnsi="MS Gothic"/>
                <w:sz w:val="24"/>
                <w:szCs w:val="24"/>
              </w:rPr>
            </w:pPr>
          </w:p>
          <w:p w14:paraId="388B6F03" w14:textId="77777777" w:rsidR="00CD6D80" w:rsidRPr="00C87850" w:rsidRDefault="00CD6D80" w:rsidP="006F5EA1">
            <w:pPr>
              <w:rPr>
                <w:rFonts w:ascii="MS Gothic" w:eastAsia="MS Gothic" w:hAnsi="MS Gothic"/>
                <w:sz w:val="24"/>
                <w:szCs w:val="24"/>
              </w:rPr>
            </w:pPr>
          </w:p>
        </w:tc>
      </w:tr>
    </w:tbl>
    <w:p w14:paraId="16AB855F" w14:textId="7F55C06B" w:rsidR="00BE4605" w:rsidRPr="00C87850" w:rsidRDefault="00BE4605" w:rsidP="005B07C7">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CF182E" w:rsidRPr="00C87850" w14:paraId="5CC0C77D" w14:textId="77777777" w:rsidTr="006F5EA1">
        <w:tc>
          <w:tcPr>
            <w:tcW w:w="8494" w:type="dxa"/>
          </w:tcPr>
          <w:p w14:paraId="144492D0" w14:textId="7212837F" w:rsidR="00CF182E" w:rsidRPr="00C87850" w:rsidRDefault="00CF182E" w:rsidP="006F5EA1">
            <w:pPr>
              <w:rPr>
                <w:rFonts w:ascii="MS Gothic" w:eastAsia="MS Gothic" w:hAnsi="MS Gothic"/>
                <w:sz w:val="24"/>
                <w:szCs w:val="24"/>
              </w:rPr>
            </w:pPr>
            <w:r w:rsidRPr="00C87850">
              <w:rPr>
                <w:rFonts w:ascii="MS Gothic" w:eastAsia="MS Gothic" w:hAnsi="MS Gothic" w:hint="eastAsia"/>
                <w:sz w:val="24"/>
                <w:szCs w:val="24"/>
              </w:rPr>
              <w:t>k.</w:t>
            </w:r>
            <w:r w:rsidRPr="00C87850">
              <w:rPr>
                <w:rFonts w:ascii="MS Gothic" w:eastAsia="MS Gothic" w:hAnsi="MS Gothic"/>
                <w:sz w:val="24"/>
                <w:szCs w:val="24"/>
              </w:rPr>
              <w:t xml:space="preserve"> </w:t>
            </w:r>
            <w:r w:rsidRPr="00C87850">
              <w:rPr>
                <w:rFonts w:ascii="MS Gothic" w:eastAsia="MS Gothic" w:hAnsi="MS Gothic" w:hint="eastAsia"/>
                <w:sz w:val="24"/>
                <w:szCs w:val="24"/>
              </w:rPr>
              <w:t>枝肉の洗浄は、洗浄前に十分なトリミングを行うこと。</w:t>
            </w:r>
          </w:p>
          <w:p w14:paraId="25C0F255" w14:textId="77B03770" w:rsidR="00CF182E" w:rsidRPr="00C87850" w:rsidRDefault="00CF182E" w:rsidP="00716EA5">
            <w:pPr>
              <w:ind w:left="240" w:hangingChars="100" w:hanging="240"/>
              <w:rPr>
                <w:rFonts w:ascii="MS Gothic" w:eastAsia="MS Gothic" w:hAnsi="MS Gothic"/>
                <w:sz w:val="24"/>
                <w:szCs w:val="24"/>
              </w:rPr>
            </w:pPr>
            <w:r w:rsidRPr="00C87850">
              <w:rPr>
                <w:rFonts w:ascii="MS Gothic" w:eastAsia="MS Gothic" w:hAnsi="MS Gothic" w:hint="eastAsia"/>
                <w:sz w:val="24"/>
                <w:szCs w:val="24"/>
              </w:rPr>
              <w:t>k.</w:t>
            </w:r>
            <w:r w:rsidRPr="00C87850">
              <w:t xml:space="preserve"> </w:t>
            </w:r>
            <w:r w:rsidRPr="00C87850">
              <w:rPr>
                <w:rFonts w:ascii="MS Gothic" w:eastAsia="MS Gothic" w:hAnsi="MS Gothic"/>
                <w:sz w:val="24"/>
                <w:szCs w:val="24"/>
              </w:rPr>
              <w:t>Washing of dressed carcasses: Before the washing, ensure that there is no contamination by hair of livestock, contents of the digestive tract and the like, and when there is such contamination, cut off the contaminated part entirely.</w:t>
            </w:r>
          </w:p>
          <w:p w14:paraId="761D6644" w14:textId="77777777" w:rsidR="00CF182E" w:rsidRPr="00C87850" w:rsidRDefault="00CF182E" w:rsidP="006F5EA1">
            <w:pPr>
              <w:rPr>
                <w:rFonts w:ascii="MS Gothic" w:eastAsia="MS Gothic" w:hAnsi="MS Gothic"/>
                <w:sz w:val="24"/>
                <w:szCs w:val="24"/>
              </w:rPr>
            </w:pPr>
          </w:p>
          <w:p w14:paraId="60E9322A" w14:textId="77777777" w:rsidR="00CF182E" w:rsidRPr="00C87850" w:rsidRDefault="00CF182E" w:rsidP="006F5EA1">
            <w:pPr>
              <w:rPr>
                <w:rFonts w:ascii="MS Gothic" w:eastAsia="MS Gothic" w:hAnsi="MS Gothic"/>
                <w:sz w:val="24"/>
                <w:szCs w:val="24"/>
              </w:rPr>
            </w:pPr>
          </w:p>
          <w:p w14:paraId="6D367203" w14:textId="77777777" w:rsidR="00CF182E" w:rsidRPr="00C87850" w:rsidRDefault="00CF182E" w:rsidP="006F5EA1">
            <w:pPr>
              <w:rPr>
                <w:rFonts w:ascii="MS Gothic" w:eastAsia="MS Gothic" w:hAnsi="MS Gothic"/>
                <w:sz w:val="24"/>
                <w:szCs w:val="24"/>
              </w:rPr>
            </w:pPr>
          </w:p>
        </w:tc>
      </w:tr>
    </w:tbl>
    <w:p w14:paraId="17C3D7C3" w14:textId="2801EA2B" w:rsidR="00CF182E" w:rsidRPr="00C87850" w:rsidRDefault="00CF182E" w:rsidP="005B07C7">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CF182E" w:rsidRPr="00C87850" w14:paraId="05799E56" w14:textId="77777777" w:rsidTr="006F5EA1">
        <w:tc>
          <w:tcPr>
            <w:tcW w:w="8494" w:type="dxa"/>
          </w:tcPr>
          <w:p w14:paraId="4E11486A" w14:textId="0377FB5E" w:rsidR="00CF182E" w:rsidRPr="00C87850" w:rsidRDefault="00CF182E" w:rsidP="00716EA5">
            <w:pPr>
              <w:ind w:left="240" w:hangingChars="100" w:hanging="240"/>
              <w:rPr>
                <w:rFonts w:ascii="MS Gothic" w:eastAsia="MS Gothic" w:hAnsi="MS Gothic"/>
                <w:sz w:val="24"/>
                <w:szCs w:val="24"/>
              </w:rPr>
            </w:pPr>
            <w:r w:rsidRPr="00C87850">
              <w:rPr>
                <w:rFonts w:ascii="MS Gothic" w:eastAsia="MS Gothic" w:hAnsi="MS Gothic" w:hint="eastAsia"/>
                <w:sz w:val="24"/>
                <w:szCs w:val="24"/>
              </w:rPr>
              <w:t>l.</w:t>
            </w:r>
            <w:r w:rsidRPr="00C87850">
              <w:rPr>
                <w:rFonts w:ascii="MS Gothic" w:eastAsia="MS Gothic" w:hAnsi="MS Gothic"/>
                <w:sz w:val="24"/>
                <w:szCs w:val="24"/>
              </w:rPr>
              <w:t xml:space="preserve"> </w:t>
            </w:r>
            <w:r w:rsidRPr="00C87850">
              <w:rPr>
                <w:rFonts w:ascii="MS Gothic" w:eastAsia="MS Gothic" w:hAnsi="MS Gothic" w:hint="eastAsia"/>
                <w:sz w:val="24"/>
                <w:szCs w:val="24"/>
              </w:rPr>
              <w:t>洗浄は、十分な水量を用いて行い、洗浄水の飛散による枝肉の汚染を防ぐこと。</w:t>
            </w:r>
          </w:p>
          <w:p w14:paraId="0813D690" w14:textId="545C6BFE" w:rsidR="00CF182E" w:rsidRPr="00C87850" w:rsidRDefault="00CF182E" w:rsidP="00716EA5">
            <w:pPr>
              <w:ind w:left="240" w:hangingChars="100" w:hanging="240"/>
              <w:rPr>
                <w:rFonts w:ascii="MS Gothic" w:eastAsia="MS Gothic" w:hAnsi="MS Gothic"/>
                <w:sz w:val="24"/>
                <w:szCs w:val="24"/>
              </w:rPr>
            </w:pPr>
            <w:r w:rsidRPr="00C87850">
              <w:rPr>
                <w:rFonts w:ascii="MS Gothic" w:eastAsia="MS Gothic" w:hAnsi="MS Gothic" w:hint="eastAsia"/>
                <w:sz w:val="24"/>
                <w:szCs w:val="24"/>
              </w:rPr>
              <w:t>l.</w:t>
            </w:r>
            <w:r w:rsidRPr="00C87850">
              <w:t xml:space="preserve"> </w:t>
            </w:r>
            <w:r w:rsidRPr="00C87850">
              <w:rPr>
                <w:rFonts w:ascii="MS Gothic" w:eastAsia="MS Gothic" w:hAnsi="MS Gothic"/>
                <w:sz w:val="24"/>
                <w:szCs w:val="24"/>
              </w:rPr>
              <w:t>Wash using a sufficient amount of water and prevent the dressed carcasses from being contaminated by the spread of washing water.</w:t>
            </w:r>
          </w:p>
          <w:p w14:paraId="7C1B13CC" w14:textId="77777777" w:rsidR="00CF182E" w:rsidRPr="00C87850" w:rsidRDefault="00CF182E" w:rsidP="006F5EA1">
            <w:pPr>
              <w:rPr>
                <w:rFonts w:ascii="MS Gothic" w:eastAsia="MS Gothic" w:hAnsi="MS Gothic"/>
                <w:sz w:val="24"/>
                <w:szCs w:val="24"/>
              </w:rPr>
            </w:pPr>
          </w:p>
          <w:p w14:paraId="35D36FDF" w14:textId="77777777" w:rsidR="00CF182E" w:rsidRPr="00C87850" w:rsidRDefault="00CF182E" w:rsidP="006F5EA1">
            <w:pPr>
              <w:rPr>
                <w:rFonts w:ascii="MS Gothic" w:eastAsia="MS Gothic" w:hAnsi="MS Gothic"/>
                <w:sz w:val="24"/>
                <w:szCs w:val="24"/>
              </w:rPr>
            </w:pPr>
          </w:p>
          <w:p w14:paraId="0B77941C" w14:textId="77777777" w:rsidR="00CF182E" w:rsidRPr="00C87850" w:rsidRDefault="00CF182E" w:rsidP="006F5EA1">
            <w:pPr>
              <w:rPr>
                <w:rFonts w:ascii="MS Gothic" w:eastAsia="MS Gothic" w:hAnsi="MS Gothic"/>
                <w:sz w:val="24"/>
                <w:szCs w:val="24"/>
              </w:rPr>
            </w:pPr>
          </w:p>
        </w:tc>
      </w:tr>
    </w:tbl>
    <w:p w14:paraId="6C814A76" w14:textId="26E7E02B" w:rsidR="00CF182E" w:rsidRPr="00C87850" w:rsidRDefault="00CF182E" w:rsidP="005B07C7">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9A4307" w:rsidRPr="00C87850" w14:paraId="21553216" w14:textId="77777777" w:rsidTr="006F5EA1">
        <w:tc>
          <w:tcPr>
            <w:tcW w:w="8494" w:type="dxa"/>
          </w:tcPr>
          <w:p w14:paraId="153DD7F5" w14:textId="0EDF3FC0" w:rsidR="009A4307" w:rsidRPr="00C87850" w:rsidRDefault="009A4307" w:rsidP="006F5EA1">
            <w:pPr>
              <w:rPr>
                <w:rFonts w:ascii="MS Gothic" w:eastAsia="MS Gothic" w:hAnsi="MS Gothic"/>
                <w:sz w:val="24"/>
                <w:szCs w:val="24"/>
              </w:rPr>
            </w:pPr>
            <w:r w:rsidRPr="00C87850">
              <w:rPr>
                <w:rFonts w:ascii="MS Gothic" w:eastAsia="MS Gothic" w:hAnsi="MS Gothic" w:hint="eastAsia"/>
                <w:sz w:val="24"/>
                <w:szCs w:val="24"/>
              </w:rPr>
              <w:t>m.</w:t>
            </w:r>
            <w:r w:rsidRPr="00C87850">
              <w:rPr>
                <w:rFonts w:ascii="MS Gothic" w:eastAsia="MS Gothic" w:hAnsi="MS Gothic"/>
                <w:sz w:val="24"/>
                <w:szCs w:val="24"/>
              </w:rPr>
              <w:t xml:space="preserve"> </w:t>
            </w:r>
            <w:r w:rsidRPr="00C87850">
              <w:rPr>
                <w:rFonts w:ascii="MS Gothic" w:eastAsia="MS Gothic" w:hAnsi="MS Gothic" w:hint="eastAsia"/>
                <w:sz w:val="24"/>
                <w:szCs w:val="24"/>
              </w:rPr>
              <w:t>洗浄水の水切りを十分に行うこと。</w:t>
            </w:r>
          </w:p>
          <w:p w14:paraId="00928748" w14:textId="250C34CC" w:rsidR="009A4307" w:rsidRPr="00C87850" w:rsidRDefault="009A4307" w:rsidP="006F5EA1">
            <w:pPr>
              <w:rPr>
                <w:rFonts w:ascii="MS Gothic" w:eastAsia="MS Gothic" w:hAnsi="MS Gothic"/>
                <w:sz w:val="24"/>
                <w:szCs w:val="24"/>
              </w:rPr>
            </w:pPr>
            <w:r w:rsidRPr="00C87850">
              <w:rPr>
                <w:rFonts w:ascii="MS Gothic" w:eastAsia="MS Gothic" w:hAnsi="MS Gothic" w:hint="eastAsia"/>
                <w:sz w:val="24"/>
                <w:szCs w:val="24"/>
              </w:rPr>
              <w:t>m.</w:t>
            </w:r>
            <w:r w:rsidRPr="00C87850">
              <w:t xml:space="preserve"> </w:t>
            </w:r>
            <w:r w:rsidRPr="00C87850">
              <w:rPr>
                <w:rFonts w:ascii="MS Gothic" w:eastAsia="MS Gothic" w:hAnsi="MS Gothic"/>
              </w:rPr>
              <w:t>Drain the washing water thoroughly.</w:t>
            </w:r>
          </w:p>
          <w:p w14:paraId="105C8E41" w14:textId="77777777" w:rsidR="009A4307" w:rsidRPr="00C87850" w:rsidRDefault="009A4307" w:rsidP="006F5EA1">
            <w:pPr>
              <w:rPr>
                <w:rFonts w:ascii="MS Gothic" w:eastAsia="MS Gothic" w:hAnsi="MS Gothic"/>
                <w:sz w:val="24"/>
                <w:szCs w:val="24"/>
              </w:rPr>
            </w:pPr>
          </w:p>
          <w:p w14:paraId="49CA16D3" w14:textId="77777777" w:rsidR="009A4307" w:rsidRPr="00C87850" w:rsidRDefault="009A4307" w:rsidP="006F5EA1">
            <w:pPr>
              <w:rPr>
                <w:rFonts w:ascii="MS Gothic" w:eastAsia="MS Gothic" w:hAnsi="MS Gothic"/>
                <w:sz w:val="24"/>
                <w:szCs w:val="24"/>
              </w:rPr>
            </w:pPr>
          </w:p>
          <w:p w14:paraId="68DA7F5E" w14:textId="77777777" w:rsidR="009A4307" w:rsidRPr="00C87850" w:rsidRDefault="009A4307" w:rsidP="006F5EA1">
            <w:pPr>
              <w:rPr>
                <w:rFonts w:ascii="MS Gothic" w:eastAsia="MS Gothic" w:hAnsi="MS Gothic"/>
                <w:sz w:val="24"/>
                <w:szCs w:val="24"/>
              </w:rPr>
            </w:pPr>
          </w:p>
        </w:tc>
      </w:tr>
    </w:tbl>
    <w:p w14:paraId="288F9AAE" w14:textId="6D877BE1" w:rsidR="009A4307" w:rsidRPr="00C87850" w:rsidRDefault="009A4307" w:rsidP="005B07C7">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DE7C13" w:rsidRPr="00C87850" w14:paraId="3BF1BA6E" w14:textId="77777777" w:rsidTr="006F5EA1">
        <w:tc>
          <w:tcPr>
            <w:tcW w:w="8494" w:type="dxa"/>
          </w:tcPr>
          <w:p w14:paraId="6A67FD0E" w14:textId="5A2887E1" w:rsidR="00DE7C13" w:rsidRPr="00C87850" w:rsidRDefault="00DE7C13" w:rsidP="00716EA5">
            <w:pPr>
              <w:ind w:left="240" w:hangingChars="100" w:hanging="240"/>
              <w:rPr>
                <w:rFonts w:ascii="MS Gothic" w:eastAsia="MS Gothic" w:hAnsi="MS Gothic"/>
                <w:sz w:val="24"/>
                <w:szCs w:val="24"/>
              </w:rPr>
            </w:pPr>
            <w:r w:rsidRPr="00C87850">
              <w:rPr>
                <w:rFonts w:ascii="MS Gothic" w:eastAsia="MS Gothic" w:hAnsi="MS Gothic" w:hint="eastAsia"/>
                <w:sz w:val="24"/>
                <w:szCs w:val="24"/>
              </w:rPr>
              <w:t>n.</w:t>
            </w:r>
            <w:r w:rsidRPr="00C87850">
              <w:rPr>
                <w:rFonts w:ascii="MS Gothic" w:eastAsia="MS Gothic" w:hAnsi="MS Gothic"/>
                <w:sz w:val="24"/>
                <w:szCs w:val="24"/>
              </w:rPr>
              <w:t xml:space="preserve"> </w:t>
            </w:r>
            <w:r w:rsidRPr="00C87850">
              <w:rPr>
                <w:rFonts w:ascii="MS Gothic" w:eastAsia="MS Gothic" w:hAnsi="MS Gothic" w:hint="eastAsia"/>
                <w:sz w:val="24"/>
                <w:szCs w:val="24"/>
              </w:rPr>
              <w:t>枝肉及び食用に供する内臓は、床及び内壁、長靴又は昇降台等に接触しないよう取り扱うこと。</w:t>
            </w:r>
          </w:p>
          <w:p w14:paraId="32640357" w14:textId="41861428" w:rsidR="00DE7C13" w:rsidRPr="00C87850" w:rsidRDefault="00DE7C13" w:rsidP="00716EA5">
            <w:pPr>
              <w:ind w:left="240" w:hangingChars="100" w:hanging="240"/>
              <w:rPr>
                <w:rFonts w:ascii="MS Gothic" w:eastAsia="MS Gothic" w:hAnsi="MS Gothic"/>
                <w:sz w:val="24"/>
                <w:szCs w:val="24"/>
              </w:rPr>
            </w:pPr>
            <w:r w:rsidRPr="00C87850">
              <w:rPr>
                <w:rFonts w:ascii="MS Gothic" w:eastAsia="MS Gothic" w:hAnsi="MS Gothic" w:hint="eastAsia"/>
                <w:sz w:val="24"/>
                <w:szCs w:val="24"/>
              </w:rPr>
              <w:t>n.</w:t>
            </w:r>
            <w:r w:rsidRPr="00C87850">
              <w:t xml:space="preserve"> </w:t>
            </w:r>
            <w:r w:rsidRPr="00C87850">
              <w:rPr>
                <w:rFonts w:ascii="MS Gothic" w:eastAsia="MS Gothic" w:hAnsi="MS Gothic"/>
              </w:rPr>
              <w:t>Treat dressed carcasses and viscera for human consumption to prevent them from contacting the floor, inner walls, boots and platform.</w:t>
            </w:r>
          </w:p>
          <w:p w14:paraId="41E0E0BF" w14:textId="77777777" w:rsidR="00DE7C13" w:rsidRPr="00C87850" w:rsidRDefault="00DE7C13" w:rsidP="006F5EA1">
            <w:pPr>
              <w:rPr>
                <w:rFonts w:ascii="MS Gothic" w:eastAsia="MS Gothic" w:hAnsi="MS Gothic"/>
                <w:sz w:val="24"/>
                <w:szCs w:val="24"/>
              </w:rPr>
            </w:pPr>
          </w:p>
          <w:p w14:paraId="6B1AC571" w14:textId="77777777" w:rsidR="00DE7C13" w:rsidRPr="00C87850" w:rsidRDefault="00DE7C13" w:rsidP="006F5EA1">
            <w:pPr>
              <w:rPr>
                <w:rFonts w:ascii="MS Gothic" w:eastAsia="MS Gothic" w:hAnsi="MS Gothic"/>
                <w:sz w:val="24"/>
                <w:szCs w:val="24"/>
              </w:rPr>
            </w:pPr>
          </w:p>
          <w:p w14:paraId="7D1579E1" w14:textId="77777777" w:rsidR="00DE7C13" w:rsidRPr="00C87850" w:rsidRDefault="00DE7C13" w:rsidP="006F5EA1">
            <w:pPr>
              <w:rPr>
                <w:rFonts w:ascii="MS Gothic" w:eastAsia="MS Gothic" w:hAnsi="MS Gothic"/>
                <w:sz w:val="24"/>
                <w:szCs w:val="24"/>
              </w:rPr>
            </w:pPr>
          </w:p>
        </w:tc>
      </w:tr>
    </w:tbl>
    <w:p w14:paraId="01A85590" w14:textId="77777777" w:rsidR="00DE7C13" w:rsidRPr="00C87850" w:rsidRDefault="00DE7C13" w:rsidP="005B07C7">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AE3C74" w:rsidRPr="00C87850" w14:paraId="45EA635D" w14:textId="77777777" w:rsidTr="006F5EA1">
        <w:tc>
          <w:tcPr>
            <w:tcW w:w="8494" w:type="dxa"/>
          </w:tcPr>
          <w:p w14:paraId="26030E57" w14:textId="43678764" w:rsidR="00AE3C74" w:rsidRPr="00C87850" w:rsidRDefault="00AE3C74" w:rsidP="006F5EA1">
            <w:pPr>
              <w:rPr>
                <w:rFonts w:ascii="MS Gothic" w:eastAsia="MS Gothic" w:hAnsi="MS Gothic"/>
                <w:sz w:val="24"/>
                <w:szCs w:val="24"/>
              </w:rPr>
            </w:pPr>
            <w:r w:rsidRPr="00C87850">
              <w:rPr>
                <w:rFonts w:ascii="MS Gothic" w:eastAsia="MS Gothic" w:hAnsi="MS Gothic" w:hint="eastAsia"/>
                <w:sz w:val="24"/>
                <w:szCs w:val="24"/>
              </w:rPr>
              <w:t>o.</w:t>
            </w:r>
            <w:r w:rsidRPr="00C87850">
              <w:rPr>
                <w:rFonts w:ascii="MS Gothic" w:eastAsia="MS Gothic" w:hAnsi="MS Gothic"/>
                <w:sz w:val="24"/>
                <w:szCs w:val="24"/>
              </w:rPr>
              <w:t xml:space="preserve"> </w:t>
            </w:r>
            <w:r w:rsidRPr="00C87850">
              <w:rPr>
                <w:rFonts w:ascii="MS Gothic" w:eastAsia="MS Gothic" w:hAnsi="MS Gothic" w:hint="eastAsia"/>
                <w:sz w:val="24"/>
                <w:szCs w:val="24"/>
              </w:rPr>
              <w:t>枝肉又は食用に供する内臓は摂氏</w:t>
            </w:r>
            <w:r w:rsidRPr="00C87850">
              <w:rPr>
                <w:rFonts w:ascii="MS Gothic" w:eastAsia="MS Gothic" w:hAnsi="MS Gothic"/>
                <w:sz w:val="24"/>
                <w:szCs w:val="24"/>
              </w:rPr>
              <w:t>10度以下となるよう冷却すること。</w:t>
            </w:r>
          </w:p>
          <w:p w14:paraId="5E49D913" w14:textId="3C1C275B" w:rsidR="00AE3C74" w:rsidRPr="00C87850" w:rsidRDefault="00AE3C74" w:rsidP="006F5EA1">
            <w:pPr>
              <w:rPr>
                <w:rFonts w:ascii="MS Gothic" w:eastAsia="MS Gothic" w:hAnsi="MS Gothic"/>
                <w:sz w:val="24"/>
                <w:szCs w:val="24"/>
              </w:rPr>
            </w:pPr>
            <w:r w:rsidRPr="00C87850">
              <w:rPr>
                <w:rFonts w:ascii="MS Gothic" w:eastAsia="MS Gothic" w:hAnsi="MS Gothic" w:hint="eastAsia"/>
                <w:sz w:val="24"/>
                <w:szCs w:val="24"/>
              </w:rPr>
              <w:t>o.</w:t>
            </w:r>
            <w:r w:rsidRPr="00C87850">
              <w:t xml:space="preserve"> </w:t>
            </w:r>
            <w:r w:rsidRPr="00C87850">
              <w:rPr>
                <w:rFonts w:ascii="MS Gothic" w:eastAsia="MS Gothic" w:hAnsi="MS Gothic"/>
              </w:rPr>
              <w:t>Refrigerate dressed carcasses or viscera for human consumption so that their temperature falls to 10 degrees centigrade or lower.</w:t>
            </w:r>
          </w:p>
          <w:p w14:paraId="521993F4" w14:textId="77777777" w:rsidR="00AE3C74" w:rsidRPr="00C87850" w:rsidRDefault="00AE3C74" w:rsidP="006F5EA1">
            <w:pPr>
              <w:rPr>
                <w:rFonts w:ascii="MS Gothic" w:eastAsia="MS Gothic" w:hAnsi="MS Gothic"/>
                <w:sz w:val="24"/>
                <w:szCs w:val="24"/>
              </w:rPr>
            </w:pPr>
          </w:p>
          <w:p w14:paraId="3A4DE09E" w14:textId="77777777" w:rsidR="00AE3C74" w:rsidRPr="00C87850" w:rsidRDefault="00AE3C74" w:rsidP="006F5EA1">
            <w:pPr>
              <w:rPr>
                <w:rFonts w:ascii="MS Gothic" w:eastAsia="MS Gothic" w:hAnsi="MS Gothic"/>
                <w:sz w:val="24"/>
                <w:szCs w:val="24"/>
              </w:rPr>
            </w:pPr>
          </w:p>
          <w:p w14:paraId="58AED33B" w14:textId="77777777" w:rsidR="00AE3C74" w:rsidRPr="00C87850" w:rsidRDefault="00AE3C74" w:rsidP="006F5EA1">
            <w:pPr>
              <w:rPr>
                <w:rFonts w:ascii="MS Gothic" w:eastAsia="MS Gothic" w:hAnsi="MS Gothic"/>
                <w:sz w:val="24"/>
                <w:szCs w:val="24"/>
              </w:rPr>
            </w:pPr>
          </w:p>
        </w:tc>
      </w:tr>
    </w:tbl>
    <w:p w14:paraId="3ADB398F" w14:textId="7705580B" w:rsidR="00CF182E" w:rsidRPr="00C87850" w:rsidRDefault="00CF182E" w:rsidP="005B07C7">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C543D0" w:rsidRPr="00C87850" w14:paraId="3097F958" w14:textId="77777777" w:rsidTr="006F5EA1">
        <w:tc>
          <w:tcPr>
            <w:tcW w:w="8494" w:type="dxa"/>
          </w:tcPr>
          <w:p w14:paraId="0967008D" w14:textId="55A62C3A" w:rsidR="00C543D0" w:rsidRPr="00C87850" w:rsidRDefault="00C543D0" w:rsidP="006F5EA1">
            <w:pPr>
              <w:rPr>
                <w:rFonts w:ascii="MS Gothic" w:eastAsia="MS Gothic" w:hAnsi="MS Gothic"/>
                <w:sz w:val="24"/>
                <w:szCs w:val="24"/>
              </w:rPr>
            </w:pPr>
            <w:r w:rsidRPr="00C87850">
              <w:rPr>
                <w:rFonts w:ascii="MS Gothic" w:eastAsia="MS Gothic" w:hAnsi="MS Gothic" w:hint="eastAsia"/>
                <w:sz w:val="24"/>
                <w:szCs w:val="24"/>
              </w:rPr>
              <w:t>p.</w:t>
            </w:r>
            <w:r w:rsidRPr="00C87850">
              <w:rPr>
                <w:rFonts w:ascii="MS Gothic" w:eastAsia="MS Gothic" w:hAnsi="MS Gothic"/>
                <w:sz w:val="24"/>
                <w:szCs w:val="24"/>
              </w:rPr>
              <w:t xml:space="preserve"> </w:t>
            </w:r>
            <w:r w:rsidRPr="00C87850">
              <w:rPr>
                <w:rFonts w:ascii="MS Gothic" w:eastAsia="MS Gothic" w:hAnsi="MS Gothic" w:hint="eastAsia"/>
                <w:sz w:val="24"/>
                <w:szCs w:val="24"/>
              </w:rPr>
              <w:t>外皮は、枝肉又は食用に供する内臓に接触しないよう保管すること。</w:t>
            </w:r>
          </w:p>
          <w:p w14:paraId="4F8CCB42" w14:textId="5D4A9C0F" w:rsidR="00C543D0" w:rsidRPr="00C87850" w:rsidRDefault="00C543D0" w:rsidP="00716EA5">
            <w:pPr>
              <w:ind w:left="240" w:hangingChars="100" w:hanging="240"/>
              <w:rPr>
                <w:rFonts w:ascii="MS Gothic" w:eastAsia="MS Gothic" w:hAnsi="MS Gothic"/>
                <w:sz w:val="24"/>
                <w:szCs w:val="24"/>
              </w:rPr>
            </w:pPr>
            <w:r w:rsidRPr="00C87850">
              <w:rPr>
                <w:rFonts w:ascii="MS Gothic" w:eastAsia="MS Gothic" w:hAnsi="MS Gothic" w:hint="eastAsia"/>
                <w:sz w:val="24"/>
                <w:szCs w:val="24"/>
              </w:rPr>
              <w:t>p.</w:t>
            </w:r>
            <w:r w:rsidRPr="00C87850">
              <w:t xml:space="preserve"> </w:t>
            </w:r>
            <w:r w:rsidRPr="00C87850">
              <w:rPr>
                <w:rFonts w:ascii="MS Gothic" w:eastAsia="MS Gothic" w:hAnsi="MS Gothic"/>
              </w:rPr>
              <w:t>Hide shall be stored in a way preventing it from contacting dressed carcasses or viscera for human consumption.</w:t>
            </w:r>
          </w:p>
          <w:p w14:paraId="675E78FE" w14:textId="77777777" w:rsidR="00C543D0" w:rsidRPr="00C87850" w:rsidRDefault="00C543D0" w:rsidP="006F5EA1">
            <w:pPr>
              <w:rPr>
                <w:rFonts w:ascii="MS Gothic" w:eastAsia="MS Gothic" w:hAnsi="MS Gothic"/>
                <w:sz w:val="24"/>
                <w:szCs w:val="24"/>
              </w:rPr>
            </w:pPr>
          </w:p>
          <w:p w14:paraId="2E549632" w14:textId="77777777" w:rsidR="00C543D0" w:rsidRPr="00C87850" w:rsidRDefault="00C543D0" w:rsidP="006F5EA1">
            <w:pPr>
              <w:rPr>
                <w:rFonts w:ascii="MS Gothic" w:eastAsia="MS Gothic" w:hAnsi="MS Gothic"/>
                <w:sz w:val="24"/>
                <w:szCs w:val="24"/>
              </w:rPr>
            </w:pPr>
          </w:p>
          <w:p w14:paraId="7E12C18B" w14:textId="77777777" w:rsidR="00C543D0" w:rsidRPr="00C87850" w:rsidRDefault="00C543D0" w:rsidP="006F5EA1">
            <w:pPr>
              <w:rPr>
                <w:rFonts w:ascii="MS Gothic" w:eastAsia="MS Gothic" w:hAnsi="MS Gothic"/>
                <w:sz w:val="24"/>
                <w:szCs w:val="24"/>
              </w:rPr>
            </w:pPr>
          </w:p>
        </w:tc>
      </w:tr>
    </w:tbl>
    <w:p w14:paraId="230FA851" w14:textId="00A659BA" w:rsidR="00C543D0" w:rsidRPr="00C87850" w:rsidRDefault="00C543D0" w:rsidP="005B07C7">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1C267A" w:rsidRPr="00C87850" w14:paraId="064720B3" w14:textId="77777777" w:rsidTr="006F5EA1">
        <w:tc>
          <w:tcPr>
            <w:tcW w:w="8494" w:type="dxa"/>
          </w:tcPr>
          <w:p w14:paraId="2B0DD51C" w14:textId="5F0DAB13" w:rsidR="001C267A" w:rsidRPr="00C87850" w:rsidRDefault="001C267A" w:rsidP="00716EA5">
            <w:pPr>
              <w:ind w:left="240" w:hangingChars="100" w:hanging="240"/>
              <w:rPr>
                <w:rFonts w:ascii="MS Gothic" w:eastAsia="MS Gothic" w:hAnsi="MS Gothic"/>
                <w:sz w:val="24"/>
                <w:szCs w:val="24"/>
              </w:rPr>
            </w:pPr>
            <w:r w:rsidRPr="00C87850">
              <w:rPr>
                <w:rFonts w:ascii="MS Gothic" w:eastAsia="MS Gothic" w:hAnsi="MS Gothic" w:hint="eastAsia"/>
                <w:sz w:val="24"/>
                <w:szCs w:val="24"/>
              </w:rPr>
              <w:t>q.</w:t>
            </w:r>
            <w:r w:rsidRPr="00C87850">
              <w:rPr>
                <w:rFonts w:ascii="MS Gothic" w:eastAsia="MS Gothic" w:hAnsi="MS Gothic"/>
                <w:sz w:val="24"/>
                <w:szCs w:val="24"/>
              </w:rPr>
              <w:t xml:space="preserve"> </w:t>
            </w:r>
            <w:r w:rsidRPr="00C87850">
              <w:rPr>
                <w:rFonts w:ascii="MS Gothic" w:eastAsia="MS Gothic" w:hAnsi="MS Gothic" w:hint="eastAsia"/>
                <w:sz w:val="24"/>
                <w:szCs w:val="24"/>
              </w:rPr>
              <w:t>消化管は、消化管の内容物によるその他の臓器の汚染を防ぐよう区分して処理すること。</w:t>
            </w:r>
          </w:p>
          <w:p w14:paraId="4CB55B41" w14:textId="6A1A9414" w:rsidR="001C267A" w:rsidRPr="00C87850" w:rsidRDefault="001C267A" w:rsidP="00716EA5">
            <w:pPr>
              <w:ind w:left="240" w:hangingChars="100" w:hanging="240"/>
              <w:rPr>
                <w:rFonts w:ascii="MS Gothic" w:eastAsia="MS Gothic" w:hAnsi="MS Gothic"/>
                <w:sz w:val="24"/>
                <w:szCs w:val="24"/>
              </w:rPr>
            </w:pPr>
            <w:r w:rsidRPr="00C87850">
              <w:rPr>
                <w:rFonts w:ascii="MS Gothic" w:eastAsia="MS Gothic" w:hAnsi="MS Gothic" w:hint="eastAsia"/>
                <w:sz w:val="24"/>
                <w:szCs w:val="24"/>
              </w:rPr>
              <w:t>q.</w:t>
            </w:r>
            <w:r w:rsidRPr="00C87850">
              <w:t xml:space="preserve"> </w:t>
            </w:r>
            <w:r w:rsidRPr="00C87850">
              <w:rPr>
                <w:rFonts w:ascii="MS Gothic" w:eastAsia="MS Gothic" w:hAnsi="MS Gothic"/>
              </w:rPr>
              <w:t>The digestive tracts shall be treated separately in order to prevent the other viscera from being contaminated by the contents of the digestive tracts.</w:t>
            </w:r>
          </w:p>
          <w:p w14:paraId="647A9C69" w14:textId="77777777" w:rsidR="001C267A" w:rsidRPr="00C87850" w:rsidRDefault="001C267A" w:rsidP="006F5EA1">
            <w:pPr>
              <w:rPr>
                <w:rFonts w:ascii="MS Gothic" w:eastAsia="MS Gothic" w:hAnsi="MS Gothic"/>
                <w:sz w:val="24"/>
                <w:szCs w:val="24"/>
              </w:rPr>
            </w:pPr>
          </w:p>
          <w:p w14:paraId="4ECF5324" w14:textId="77777777" w:rsidR="001C267A" w:rsidRPr="00C87850" w:rsidRDefault="001C267A" w:rsidP="006F5EA1">
            <w:pPr>
              <w:rPr>
                <w:rFonts w:ascii="MS Gothic" w:eastAsia="MS Gothic" w:hAnsi="MS Gothic"/>
                <w:sz w:val="24"/>
                <w:szCs w:val="24"/>
              </w:rPr>
            </w:pPr>
          </w:p>
          <w:p w14:paraId="02B5749B" w14:textId="77777777" w:rsidR="001C267A" w:rsidRPr="00C87850" w:rsidRDefault="001C267A" w:rsidP="006F5EA1">
            <w:pPr>
              <w:rPr>
                <w:rFonts w:ascii="MS Gothic" w:eastAsia="MS Gothic" w:hAnsi="MS Gothic"/>
                <w:sz w:val="24"/>
                <w:szCs w:val="24"/>
              </w:rPr>
            </w:pPr>
          </w:p>
        </w:tc>
      </w:tr>
    </w:tbl>
    <w:p w14:paraId="08CCE9C6" w14:textId="4EBE4A09" w:rsidR="00C543D0" w:rsidRPr="00C87850" w:rsidRDefault="00C543D0" w:rsidP="005B07C7">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375C24" w:rsidRPr="00C87850" w14:paraId="171A7F53" w14:textId="77777777" w:rsidTr="006F5EA1">
        <w:tc>
          <w:tcPr>
            <w:tcW w:w="8494" w:type="dxa"/>
          </w:tcPr>
          <w:p w14:paraId="6ABAF394" w14:textId="612073D6" w:rsidR="00375C24" w:rsidRPr="00C87850" w:rsidRDefault="00375C24" w:rsidP="00716EA5">
            <w:pPr>
              <w:ind w:left="240" w:hangingChars="100" w:hanging="240"/>
              <w:rPr>
                <w:rFonts w:ascii="MS Gothic" w:eastAsia="MS Gothic" w:hAnsi="MS Gothic"/>
                <w:sz w:val="24"/>
                <w:szCs w:val="24"/>
              </w:rPr>
            </w:pPr>
            <w:r w:rsidRPr="00C87850">
              <w:rPr>
                <w:rFonts w:ascii="MS Gothic" w:eastAsia="MS Gothic" w:hAnsi="MS Gothic" w:hint="eastAsia"/>
                <w:sz w:val="24"/>
                <w:szCs w:val="24"/>
              </w:rPr>
              <w:t>r.</w:t>
            </w:r>
            <w:r w:rsidRPr="00C87850">
              <w:rPr>
                <w:rFonts w:ascii="MS Gothic" w:eastAsia="MS Gothic" w:hAnsi="MS Gothic"/>
                <w:sz w:val="24"/>
                <w:szCs w:val="24"/>
              </w:rPr>
              <w:t xml:space="preserve"> </w:t>
            </w:r>
            <w:r w:rsidRPr="00C87850">
              <w:rPr>
                <w:rFonts w:ascii="MS Gothic" w:eastAsia="MS Gothic" w:hAnsi="MS Gothic" w:hint="eastAsia"/>
                <w:sz w:val="24"/>
                <w:szCs w:val="24"/>
              </w:rPr>
              <w:t>消化管の処理に当たつては、消化管の内容物による汚染を防ぐよう消化管の内容物を除去するとともに、当該消化管を十分に洗浄すること。</w:t>
            </w:r>
          </w:p>
          <w:p w14:paraId="211F5653" w14:textId="710783EC" w:rsidR="00375C24" w:rsidRPr="00C87850" w:rsidRDefault="00375C24" w:rsidP="00716EA5">
            <w:pPr>
              <w:ind w:left="240" w:hangingChars="100" w:hanging="240"/>
              <w:rPr>
                <w:rFonts w:ascii="MS Gothic" w:eastAsia="MS Gothic" w:hAnsi="MS Gothic"/>
                <w:sz w:val="24"/>
                <w:szCs w:val="24"/>
              </w:rPr>
            </w:pPr>
            <w:r w:rsidRPr="00C87850">
              <w:rPr>
                <w:rFonts w:ascii="MS Gothic" w:eastAsia="MS Gothic" w:hAnsi="MS Gothic" w:hint="eastAsia"/>
                <w:sz w:val="24"/>
                <w:szCs w:val="24"/>
              </w:rPr>
              <w:t>r.</w:t>
            </w:r>
            <w:r w:rsidRPr="00C87850">
              <w:t xml:space="preserve"> </w:t>
            </w:r>
            <w:r w:rsidRPr="00C87850">
              <w:rPr>
                <w:rFonts w:ascii="MS Gothic" w:eastAsia="MS Gothic" w:hAnsi="MS Gothic"/>
              </w:rPr>
              <w:t>When treating the digestive tracts, remove the contents of the digestive tracts in order to prevent contamination by the contents, and wash said digestive tracts thoroughly.</w:t>
            </w:r>
          </w:p>
          <w:p w14:paraId="4A3F74A9" w14:textId="77777777" w:rsidR="00375C24" w:rsidRPr="00C87850" w:rsidRDefault="00375C24" w:rsidP="006F5EA1">
            <w:pPr>
              <w:rPr>
                <w:rFonts w:ascii="MS Gothic" w:eastAsia="MS Gothic" w:hAnsi="MS Gothic"/>
                <w:sz w:val="24"/>
                <w:szCs w:val="24"/>
              </w:rPr>
            </w:pPr>
          </w:p>
          <w:p w14:paraId="7F6B4E4F" w14:textId="77777777" w:rsidR="00375C24" w:rsidRPr="00C87850" w:rsidRDefault="00375C24" w:rsidP="006F5EA1">
            <w:pPr>
              <w:rPr>
                <w:rFonts w:ascii="MS Gothic" w:eastAsia="MS Gothic" w:hAnsi="MS Gothic"/>
                <w:sz w:val="24"/>
                <w:szCs w:val="24"/>
              </w:rPr>
            </w:pPr>
          </w:p>
          <w:p w14:paraId="52A82183" w14:textId="77777777" w:rsidR="00375C24" w:rsidRPr="00C87850" w:rsidRDefault="00375C24" w:rsidP="006F5EA1">
            <w:pPr>
              <w:rPr>
                <w:rFonts w:ascii="MS Gothic" w:eastAsia="MS Gothic" w:hAnsi="MS Gothic"/>
                <w:sz w:val="24"/>
                <w:szCs w:val="24"/>
              </w:rPr>
            </w:pPr>
          </w:p>
        </w:tc>
      </w:tr>
    </w:tbl>
    <w:p w14:paraId="752B11A9" w14:textId="3EADDD52" w:rsidR="00375C24" w:rsidRPr="00C87850" w:rsidRDefault="00375C24" w:rsidP="005B07C7">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8E0C9C" w:rsidRPr="00C87850" w14:paraId="332C1CFB" w14:textId="77777777" w:rsidTr="006F5EA1">
        <w:tc>
          <w:tcPr>
            <w:tcW w:w="8494" w:type="dxa"/>
          </w:tcPr>
          <w:p w14:paraId="7462B518" w14:textId="41C723F5" w:rsidR="008E0C9C" w:rsidRPr="00C87850" w:rsidRDefault="008E0C9C" w:rsidP="00716EA5">
            <w:pPr>
              <w:ind w:left="240" w:hangingChars="100" w:hanging="240"/>
              <w:rPr>
                <w:rFonts w:ascii="MS Gothic" w:eastAsia="MS Gothic" w:hAnsi="MS Gothic"/>
                <w:sz w:val="24"/>
                <w:szCs w:val="24"/>
              </w:rPr>
            </w:pPr>
            <w:r w:rsidRPr="00C87850">
              <w:rPr>
                <w:rFonts w:ascii="MS Gothic" w:eastAsia="MS Gothic" w:hAnsi="MS Gothic" w:hint="eastAsia"/>
                <w:sz w:val="24"/>
                <w:szCs w:val="24"/>
              </w:rPr>
              <w:t>s.</w:t>
            </w:r>
            <w:r w:rsidRPr="00C87850">
              <w:rPr>
                <w:rFonts w:ascii="MS Gothic" w:eastAsia="MS Gothic" w:hAnsi="MS Gothic"/>
                <w:sz w:val="24"/>
                <w:szCs w:val="24"/>
              </w:rPr>
              <w:t xml:space="preserve"> </w:t>
            </w:r>
            <w:r w:rsidRPr="00C87850">
              <w:rPr>
                <w:rFonts w:ascii="MS Gothic" w:eastAsia="MS Gothic" w:hAnsi="MS Gothic" w:hint="eastAsia"/>
                <w:sz w:val="24"/>
                <w:szCs w:val="24"/>
              </w:rPr>
              <w:t>内臓処理台等が消化管の内容物により汚染された場合は、その都度洗浄消毒すること。</w:t>
            </w:r>
          </w:p>
          <w:p w14:paraId="09CA57FA" w14:textId="143C0A93" w:rsidR="008E0C9C" w:rsidRPr="00C87850" w:rsidRDefault="008E0C9C" w:rsidP="00716EA5">
            <w:pPr>
              <w:ind w:left="240" w:hangingChars="100" w:hanging="240"/>
              <w:rPr>
                <w:rFonts w:ascii="MS Gothic" w:eastAsia="MS Gothic" w:hAnsi="MS Gothic"/>
                <w:sz w:val="24"/>
                <w:szCs w:val="24"/>
              </w:rPr>
            </w:pPr>
            <w:r w:rsidRPr="00C87850">
              <w:rPr>
                <w:rFonts w:ascii="MS Gothic" w:eastAsia="MS Gothic" w:hAnsi="MS Gothic" w:hint="eastAsia"/>
                <w:sz w:val="24"/>
                <w:szCs w:val="24"/>
              </w:rPr>
              <w:t>s.</w:t>
            </w:r>
            <w:r w:rsidRPr="00C87850">
              <w:t xml:space="preserve"> </w:t>
            </w:r>
            <w:r w:rsidRPr="00C87850">
              <w:rPr>
                <w:rFonts w:ascii="MS Gothic" w:eastAsia="MS Gothic" w:hAnsi="MS Gothic"/>
              </w:rPr>
              <w:t>In cases where the viscera-treating board has been contaminated by the contents of the digestive tracts, wash and disinfect the board on all such occasions.</w:t>
            </w:r>
          </w:p>
          <w:p w14:paraId="329DC7D8" w14:textId="77777777" w:rsidR="008E0C9C" w:rsidRPr="00C87850" w:rsidRDefault="008E0C9C" w:rsidP="006F5EA1">
            <w:pPr>
              <w:rPr>
                <w:rFonts w:ascii="MS Gothic" w:eastAsia="MS Gothic" w:hAnsi="MS Gothic"/>
                <w:sz w:val="24"/>
                <w:szCs w:val="24"/>
              </w:rPr>
            </w:pPr>
          </w:p>
          <w:p w14:paraId="6A0881E2" w14:textId="77777777" w:rsidR="008E0C9C" w:rsidRPr="00C87850" w:rsidRDefault="008E0C9C" w:rsidP="006F5EA1">
            <w:pPr>
              <w:rPr>
                <w:rFonts w:ascii="MS Gothic" w:eastAsia="MS Gothic" w:hAnsi="MS Gothic"/>
                <w:sz w:val="24"/>
                <w:szCs w:val="24"/>
              </w:rPr>
            </w:pPr>
          </w:p>
          <w:p w14:paraId="636BA1D4" w14:textId="77777777" w:rsidR="008E0C9C" w:rsidRPr="00C87850" w:rsidRDefault="008E0C9C" w:rsidP="006F5EA1">
            <w:pPr>
              <w:rPr>
                <w:rFonts w:ascii="MS Gothic" w:eastAsia="MS Gothic" w:hAnsi="MS Gothic"/>
                <w:sz w:val="24"/>
                <w:szCs w:val="24"/>
              </w:rPr>
            </w:pPr>
          </w:p>
        </w:tc>
      </w:tr>
    </w:tbl>
    <w:p w14:paraId="4CA64EE3" w14:textId="636A82A9" w:rsidR="006C18E2" w:rsidRPr="00C87850" w:rsidRDefault="006C18E2" w:rsidP="005B07C7">
      <w:pPr>
        <w:rPr>
          <w:rFonts w:ascii="MS Gothic" w:eastAsia="MS Gothic" w:hAnsi="MS Gothic"/>
          <w:sz w:val="24"/>
          <w:szCs w:val="24"/>
        </w:rPr>
      </w:pPr>
    </w:p>
    <w:p w14:paraId="1F977786" w14:textId="0D3CF65C" w:rsidR="007E29D3" w:rsidRPr="00C87850" w:rsidRDefault="007E29D3" w:rsidP="00716EA5">
      <w:pPr>
        <w:ind w:left="480" w:hangingChars="200" w:hanging="480"/>
        <w:rPr>
          <w:rFonts w:ascii="MS Gothic" w:eastAsia="MS Gothic" w:hAnsi="MS Gothic"/>
          <w:sz w:val="24"/>
          <w:szCs w:val="24"/>
        </w:rPr>
      </w:pPr>
      <w:r w:rsidRPr="00C87850">
        <w:rPr>
          <w:rFonts w:ascii="MS Gothic" w:eastAsia="MS Gothic" w:hAnsi="MS Gothic" w:hint="eastAsia"/>
          <w:sz w:val="24"/>
          <w:szCs w:val="24"/>
        </w:rPr>
        <w:t>(1</w:t>
      </w:r>
      <w:r w:rsidR="00016061" w:rsidRPr="00C87850">
        <w:rPr>
          <w:rFonts w:ascii="MS Gothic" w:eastAsia="MS Gothic" w:hAnsi="MS Gothic" w:hint="eastAsia"/>
          <w:sz w:val="24"/>
          <w:szCs w:val="24"/>
        </w:rPr>
        <w:t>7</w:t>
      </w:r>
      <w:r w:rsidRPr="00C87850">
        <w:rPr>
          <w:rFonts w:ascii="MS Gothic" w:eastAsia="MS Gothic" w:hAnsi="MS Gothic" w:hint="eastAsia"/>
          <w:sz w:val="24"/>
          <w:szCs w:val="24"/>
        </w:rPr>
        <w:t>)</w:t>
      </w:r>
      <w:r w:rsidRPr="00C87850">
        <w:rPr>
          <w:rFonts w:hint="eastAsia"/>
        </w:rPr>
        <w:t xml:space="preserve"> </w:t>
      </w:r>
      <w:r w:rsidRPr="00C87850">
        <w:rPr>
          <w:rFonts w:ascii="MS Gothic" w:eastAsia="MS Gothic" w:hAnsi="MS Gothic" w:hint="eastAsia"/>
          <w:sz w:val="24"/>
          <w:szCs w:val="24"/>
        </w:rPr>
        <w:t>作業衛生責任者は、獣畜のとさつ又は解体を行う者に対して、獣畜の衛生的なとさつ又は解体の方法についての教育</w:t>
      </w:r>
      <w:r w:rsidR="00C02BD8" w:rsidRPr="00C87850">
        <w:rPr>
          <w:rFonts w:ascii="MS Gothic" w:eastAsia="MS Gothic" w:hAnsi="MS Gothic" w:hint="eastAsia"/>
          <w:sz w:val="24"/>
          <w:szCs w:val="24"/>
        </w:rPr>
        <w:t>する</w:t>
      </w:r>
      <w:r w:rsidRPr="00C87850">
        <w:rPr>
          <w:rFonts w:ascii="MS Gothic" w:eastAsia="MS Gothic" w:hAnsi="MS Gothic" w:hint="eastAsia"/>
          <w:sz w:val="24"/>
          <w:szCs w:val="24"/>
        </w:rPr>
        <w:t>こと。</w:t>
      </w:r>
    </w:p>
    <w:p w14:paraId="31DC7035" w14:textId="7E4D757A" w:rsidR="007E29D3" w:rsidRPr="00C87850" w:rsidRDefault="007E29D3" w:rsidP="00716EA5">
      <w:pPr>
        <w:ind w:left="480" w:hangingChars="200" w:hanging="480"/>
        <w:rPr>
          <w:rFonts w:ascii="MS Gothic" w:eastAsia="MS Gothic" w:hAnsi="MS Gothic"/>
          <w:sz w:val="24"/>
          <w:szCs w:val="24"/>
        </w:rPr>
      </w:pPr>
      <w:r w:rsidRPr="00C87850">
        <w:rPr>
          <w:rFonts w:ascii="MS Gothic" w:eastAsia="MS Gothic" w:hAnsi="MS Gothic" w:hint="eastAsia"/>
          <w:sz w:val="24"/>
          <w:szCs w:val="24"/>
        </w:rPr>
        <w:t>(1</w:t>
      </w:r>
      <w:r w:rsidR="00716EA5">
        <w:rPr>
          <w:rFonts w:ascii="MS Gothic" w:eastAsia="MS Gothic" w:hAnsi="MS Gothic" w:hint="eastAsia"/>
          <w:sz w:val="24"/>
          <w:szCs w:val="24"/>
        </w:rPr>
        <w:t>7</w:t>
      </w:r>
      <w:r w:rsidRPr="00C87850">
        <w:rPr>
          <w:rFonts w:ascii="MS Gothic" w:eastAsia="MS Gothic" w:hAnsi="MS Gothic" w:hint="eastAsia"/>
          <w:sz w:val="24"/>
          <w:szCs w:val="24"/>
        </w:rPr>
        <w:t>)</w:t>
      </w:r>
      <w:r w:rsidRPr="00C87850">
        <w:t xml:space="preserve"> </w:t>
      </w:r>
      <w:r w:rsidRPr="00C87850">
        <w:rPr>
          <w:rFonts w:ascii="MS Gothic" w:eastAsia="MS Gothic" w:hAnsi="MS Gothic"/>
          <w:sz w:val="24"/>
          <w:szCs w:val="24"/>
        </w:rPr>
        <w:t>The chief sanitation worker shall provide education regarding sanitary methods of slaughtering or dressing livestock to those who slaughter or dress livestock.</w:t>
      </w:r>
    </w:p>
    <w:tbl>
      <w:tblPr>
        <w:tblStyle w:val="a4"/>
        <w:tblW w:w="0" w:type="auto"/>
        <w:tblLook w:val="04A0" w:firstRow="1" w:lastRow="0" w:firstColumn="1" w:lastColumn="0" w:noHBand="0" w:noVBand="1"/>
      </w:tblPr>
      <w:tblGrid>
        <w:gridCol w:w="8494"/>
      </w:tblGrid>
      <w:tr w:rsidR="007E29D3" w:rsidRPr="00C87850" w14:paraId="3B3EAE7A" w14:textId="77777777" w:rsidTr="006F5EA1">
        <w:tc>
          <w:tcPr>
            <w:tcW w:w="8494" w:type="dxa"/>
          </w:tcPr>
          <w:p w14:paraId="539D23B7" w14:textId="1C8379CB" w:rsidR="007E29D3" w:rsidRPr="00C87850" w:rsidRDefault="007E29D3" w:rsidP="006F5EA1">
            <w:pPr>
              <w:rPr>
                <w:rFonts w:ascii="MS Gothic" w:eastAsia="MS Gothic" w:hAnsi="MS Gothic"/>
                <w:sz w:val="24"/>
                <w:szCs w:val="24"/>
              </w:rPr>
            </w:pPr>
          </w:p>
          <w:p w14:paraId="7AE416EA" w14:textId="77777777" w:rsidR="007E29D3" w:rsidRPr="00C87850" w:rsidRDefault="007E29D3" w:rsidP="006F5EA1">
            <w:pPr>
              <w:rPr>
                <w:rFonts w:ascii="MS Gothic" w:eastAsia="MS Gothic" w:hAnsi="MS Gothic"/>
                <w:sz w:val="24"/>
                <w:szCs w:val="24"/>
              </w:rPr>
            </w:pPr>
          </w:p>
          <w:p w14:paraId="4E700A0F" w14:textId="77777777" w:rsidR="007E29D3" w:rsidRPr="00C87850" w:rsidRDefault="007E29D3" w:rsidP="006F5EA1">
            <w:pPr>
              <w:rPr>
                <w:rFonts w:ascii="MS Gothic" w:eastAsia="MS Gothic" w:hAnsi="MS Gothic"/>
                <w:sz w:val="24"/>
                <w:szCs w:val="24"/>
              </w:rPr>
            </w:pPr>
          </w:p>
        </w:tc>
      </w:tr>
    </w:tbl>
    <w:p w14:paraId="60C67C80" w14:textId="7E3F3784" w:rsidR="007E29D3" w:rsidRPr="00C87850" w:rsidRDefault="007E29D3" w:rsidP="005B07C7">
      <w:pPr>
        <w:rPr>
          <w:rFonts w:ascii="MS Gothic" w:eastAsia="MS Gothic" w:hAnsi="MS Gothic"/>
          <w:sz w:val="24"/>
          <w:szCs w:val="24"/>
        </w:rPr>
      </w:pPr>
    </w:p>
    <w:p w14:paraId="43508D57" w14:textId="77777777" w:rsidR="00B43742" w:rsidRPr="00C87850" w:rsidRDefault="00B43742" w:rsidP="005B07C7">
      <w:pPr>
        <w:rPr>
          <w:rFonts w:ascii="MS Gothic" w:eastAsia="MS Gothic" w:hAnsi="MS Gothic"/>
          <w:sz w:val="24"/>
          <w:szCs w:val="24"/>
        </w:rPr>
      </w:pPr>
    </w:p>
    <w:p w14:paraId="1D4B1C64" w14:textId="66846191" w:rsidR="002A1644" w:rsidRPr="00A530E2" w:rsidRDefault="009C64DB" w:rsidP="00831C08">
      <w:pPr>
        <w:pStyle w:val="3"/>
        <w:ind w:leftChars="0" w:left="0"/>
        <w:rPr>
          <w:rFonts w:ascii="MS Gothic" w:eastAsia="MS Gothic" w:hAnsi="MS Gothic"/>
          <w:sz w:val="24"/>
          <w:szCs w:val="24"/>
          <w:highlight w:val="yellow"/>
        </w:rPr>
      </w:pPr>
      <w:bookmarkStart w:id="18" w:name="_Toc15647082"/>
      <w:r w:rsidRPr="00A530E2">
        <w:rPr>
          <w:rFonts w:ascii="MS Gothic" w:eastAsia="MS Gothic" w:hAnsi="MS Gothic" w:hint="eastAsia"/>
          <w:sz w:val="24"/>
          <w:szCs w:val="24"/>
          <w:highlight w:val="yellow"/>
        </w:rPr>
        <w:t>1.</w:t>
      </w:r>
      <w:r w:rsidR="002A1644" w:rsidRPr="00A530E2">
        <w:rPr>
          <w:rFonts w:ascii="MS Gothic" w:eastAsia="MS Gothic" w:hAnsi="MS Gothic" w:hint="eastAsia"/>
          <w:sz w:val="24"/>
          <w:szCs w:val="24"/>
          <w:highlight w:val="yellow"/>
        </w:rPr>
        <w:t>3　HACCP</w:t>
      </w:r>
      <w:bookmarkEnd w:id="18"/>
    </w:p>
    <w:p w14:paraId="67DFCBA9" w14:textId="56ECBDE3" w:rsidR="002A1644" w:rsidRPr="00A530E2" w:rsidRDefault="002A1644" w:rsidP="000B69EB">
      <w:pPr>
        <w:ind w:left="480" w:hangingChars="200" w:hanging="480"/>
        <w:rPr>
          <w:rFonts w:ascii="MS Gothic" w:eastAsia="MS Gothic" w:hAnsi="MS Gothic"/>
          <w:sz w:val="24"/>
          <w:szCs w:val="24"/>
          <w:highlight w:val="yellow"/>
        </w:rPr>
      </w:pPr>
      <w:r w:rsidRPr="00A530E2">
        <w:rPr>
          <w:rFonts w:ascii="MS Gothic" w:eastAsia="MS Gothic" w:hAnsi="MS Gothic" w:hint="eastAsia"/>
          <w:sz w:val="24"/>
          <w:szCs w:val="24"/>
          <w:highlight w:val="yellow"/>
        </w:rPr>
        <w:t xml:space="preserve">（1）　</w:t>
      </w:r>
      <w:r w:rsidR="00402B63" w:rsidRPr="00A530E2">
        <w:rPr>
          <w:rFonts w:ascii="MS Gothic" w:eastAsia="MS Gothic" w:hAnsi="MS Gothic" w:hint="eastAsia"/>
          <w:sz w:val="24"/>
          <w:szCs w:val="24"/>
          <w:highlight w:val="yellow"/>
        </w:rPr>
        <w:t>輸出食肉等を扱う</w:t>
      </w:r>
      <w:r w:rsidRPr="00A530E2">
        <w:rPr>
          <w:rFonts w:ascii="MS Gothic" w:eastAsia="MS Gothic" w:hAnsi="MS Gothic" w:hint="eastAsia"/>
          <w:sz w:val="24"/>
          <w:szCs w:val="24"/>
          <w:highlight w:val="yellow"/>
        </w:rPr>
        <w:t>と畜場はHACCPによる衛生管理が義務化されているか。</w:t>
      </w:r>
      <w:r w:rsidR="00402B63" w:rsidRPr="00A530E2">
        <w:rPr>
          <w:rFonts w:ascii="MS Gothic" w:eastAsia="MS Gothic" w:hAnsi="MS Gothic" w:hint="eastAsia"/>
          <w:sz w:val="24"/>
          <w:szCs w:val="24"/>
          <w:highlight w:val="yellow"/>
        </w:rPr>
        <w:t>義務化されていない場合、輸出国の要請に基づき、個別の輸出施設がHACCPによる衛生管理を実施しているか。</w:t>
      </w:r>
    </w:p>
    <w:p w14:paraId="256C259E" w14:textId="73326903" w:rsidR="002A1644" w:rsidRPr="002F4C21" w:rsidRDefault="002A1644" w:rsidP="000B69EB">
      <w:pPr>
        <w:ind w:left="480" w:hangingChars="200" w:hanging="480"/>
        <w:rPr>
          <w:rFonts w:ascii="MS Gothic" w:eastAsia="MS Gothic" w:hAnsi="MS Gothic"/>
          <w:sz w:val="24"/>
          <w:szCs w:val="24"/>
        </w:rPr>
      </w:pPr>
      <w:r w:rsidRPr="00A530E2">
        <w:rPr>
          <w:rFonts w:ascii="MS Gothic" w:eastAsia="MS Gothic" w:hAnsi="MS Gothic" w:hint="eastAsia"/>
          <w:sz w:val="24"/>
          <w:szCs w:val="24"/>
          <w:highlight w:val="yellow"/>
        </w:rPr>
        <w:t xml:space="preserve">（1）　Whether or not </w:t>
      </w:r>
      <w:r w:rsidRPr="009043AD">
        <w:rPr>
          <w:rFonts w:ascii="MS Gothic" w:eastAsia="MS Gothic" w:hAnsi="MS Gothic" w:hint="eastAsia"/>
          <w:color w:val="FF0000"/>
          <w:sz w:val="24"/>
          <w:szCs w:val="24"/>
          <w:highlight w:val="yellow"/>
        </w:rPr>
        <w:t>abattoirs</w:t>
      </w:r>
      <w:r w:rsidRPr="00A530E2">
        <w:rPr>
          <w:rFonts w:ascii="MS Gothic" w:eastAsia="MS Gothic" w:hAnsi="MS Gothic" w:hint="eastAsia"/>
          <w:sz w:val="24"/>
          <w:szCs w:val="24"/>
          <w:highlight w:val="yellow"/>
        </w:rPr>
        <w:t xml:space="preserve"> </w:t>
      </w:r>
      <w:r w:rsidR="00FE042A" w:rsidRPr="00A530E2">
        <w:rPr>
          <w:rFonts w:ascii="MS Gothic" w:eastAsia="MS Gothic" w:hAnsi="MS Gothic" w:hint="eastAsia"/>
          <w:sz w:val="24"/>
          <w:szCs w:val="24"/>
          <w:highlight w:val="yellow"/>
        </w:rPr>
        <w:t xml:space="preserve">exporting meat </w:t>
      </w:r>
      <w:r w:rsidRPr="00A530E2">
        <w:rPr>
          <w:rFonts w:ascii="MS Gothic" w:eastAsia="MS Gothic" w:hAnsi="MS Gothic" w:hint="eastAsia"/>
          <w:sz w:val="24"/>
          <w:szCs w:val="24"/>
          <w:highlight w:val="yellow"/>
        </w:rPr>
        <w:t>are obligated to manage hygiene procedures based on HACCP principles?</w:t>
      </w:r>
      <w:r w:rsidR="00402B63" w:rsidRPr="00A530E2">
        <w:rPr>
          <w:rFonts w:ascii="MS Gothic" w:eastAsia="MS Gothic" w:hAnsi="MS Gothic"/>
          <w:sz w:val="24"/>
          <w:szCs w:val="24"/>
          <w:highlight w:val="yellow"/>
        </w:rPr>
        <w:t xml:space="preserve"> If no, whether or not individual establishments implement hygiene management based on HACCP </w:t>
      </w:r>
      <w:r w:rsidR="00402B63" w:rsidRPr="00A530E2">
        <w:rPr>
          <w:rFonts w:ascii="MS Gothic" w:eastAsia="MS Gothic" w:hAnsi="MS Gothic"/>
          <w:sz w:val="24"/>
          <w:szCs w:val="24"/>
          <w:highlight w:val="yellow"/>
        </w:rPr>
        <w:lastRenderedPageBreak/>
        <w:t>principles according to request from exporting countries?</w:t>
      </w:r>
    </w:p>
    <w:tbl>
      <w:tblPr>
        <w:tblStyle w:val="a4"/>
        <w:tblW w:w="0" w:type="auto"/>
        <w:tblLook w:val="04A0" w:firstRow="1" w:lastRow="0" w:firstColumn="1" w:lastColumn="0" w:noHBand="0" w:noVBand="1"/>
      </w:tblPr>
      <w:tblGrid>
        <w:gridCol w:w="8494"/>
      </w:tblGrid>
      <w:tr w:rsidR="002A1644" w:rsidRPr="002F4C21" w14:paraId="20746D09" w14:textId="77777777" w:rsidTr="000106D2">
        <w:tc>
          <w:tcPr>
            <w:tcW w:w="8494" w:type="dxa"/>
          </w:tcPr>
          <w:p w14:paraId="2988B249" w14:textId="6ABB6E23" w:rsidR="0094718B" w:rsidRDefault="0094718B" w:rsidP="000106D2">
            <w:pPr>
              <w:rPr>
                <w:rFonts w:ascii="Times New Roman" w:eastAsia="標楷體" w:hAnsi="Times New Roman" w:cs="Times New Roman"/>
                <w:color w:val="0000FF"/>
                <w:sz w:val="24"/>
                <w:szCs w:val="24"/>
                <w:lang w:eastAsia="zh-TW"/>
              </w:rPr>
            </w:pPr>
          </w:p>
          <w:p w14:paraId="337D3046" w14:textId="77777777" w:rsidR="00C35313" w:rsidRDefault="00C35313" w:rsidP="000106D2">
            <w:pPr>
              <w:rPr>
                <w:rFonts w:ascii="Times New Roman" w:eastAsia="標楷體" w:hAnsi="Times New Roman" w:cs="Times New Roman" w:hint="eastAsia"/>
                <w:color w:val="0000FF"/>
                <w:sz w:val="24"/>
                <w:szCs w:val="24"/>
                <w:lang w:eastAsia="zh-TW"/>
              </w:rPr>
            </w:pPr>
          </w:p>
          <w:p w14:paraId="0572CECE" w14:textId="015AFBC1" w:rsidR="0094718B" w:rsidRPr="0094718B" w:rsidRDefault="0094718B" w:rsidP="000106D2">
            <w:pPr>
              <w:rPr>
                <w:rFonts w:ascii="Times New Roman" w:eastAsia="標楷體" w:hAnsi="Times New Roman" w:cs="Times New Roman"/>
                <w:color w:val="0000FF"/>
                <w:sz w:val="24"/>
                <w:szCs w:val="24"/>
                <w:lang w:eastAsia="zh-TW"/>
              </w:rPr>
            </w:pPr>
          </w:p>
        </w:tc>
      </w:tr>
    </w:tbl>
    <w:p w14:paraId="6326D3CA" w14:textId="3CB23EF6" w:rsidR="00D91708" w:rsidRPr="002F4C21" w:rsidRDefault="00D91708" w:rsidP="0052325B">
      <w:pPr>
        <w:rPr>
          <w:rFonts w:ascii="MS Gothic" w:eastAsia="MS Gothic" w:hAnsi="MS Gothic"/>
          <w:sz w:val="24"/>
          <w:szCs w:val="24"/>
        </w:rPr>
      </w:pPr>
    </w:p>
    <w:p w14:paraId="1D262A67" w14:textId="56C2E19C" w:rsidR="002A1644" w:rsidRPr="002F4C21" w:rsidRDefault="002A1644" w:rsidP="0052325B">
      <w:pPr>
        <w:rPr>
          <w:rFonts w:ascii="MS Gothic" w:eastAsia="MS Gothic" w:hAnsi="MS Gothic"/>
          <w:sz w:val="24"/>
          <w:szCs w:val="24"/>
        </w:rPr>
      </w:pPr>
      <w:r w:rsidRPr="002F4C21">
        <w:rPr>
          <w:rFonts w:ascii="MS Gothic" w:eastAsia="MS Gothic" w:hAnsi="MS Gothic" w:hint="eastAsia"/>
          <w:sz w:val="24"/>
          <w:szCs w:val="24"/>
        </w:rPr>
        <w:t>（2）　獣畜のと殺又は解体に係る衛生管理について、次の措置を実施すること。</w:t>
      </w:r>
    </w:p>
    <w:p w14:paraId="2D2D8D16" w14:textId="331648E4" w:rsidR="002A1644" w:rsidRPr="000B69EB" w:rsidRDefault="00563009" w:rsidP="000B69EB">
      <w:pPr>
        <w:ind w:left="480" w:hangingChars="200" w:hanging="480"/>
        <w:rPr>
          <w:rFonts w:ascii="MS Gothic" w:eastAsia="MS Gothic" w:hAnsi="MS Gothic"/>
          <w:sz w:val="24"/>
          <w:szCs w:val="24"/>
        </w:rPr>
      </w:pPr>
      <w:r w:rsidRPr="002F4C21">
        <w:rPr>
          <w:rFonts w:ascii="MS Gothic" w:eastAsia="MS Gothic" w:hAnsi="MS Gothic" w:hint="eastAsia"/>
          <w:sz w:val="24"/>
          <w:szCs w:val="24"/>
        </w:rPr>
        <w:t xml:space="preserve">（2）　</w:t>
      </w:r>
      <w:r w:rsidR="00BF1594" w:rsidRPr="002F4C21">
        <w:rPr>
          <w:rFonts w:ascii="MS Gothic" w:eastAsia="MS Gothic" w:hAnsi="MS Gothic"/>
          <w:sz w:val="24"/>
          <w:szCs w:val="24"/>
        </w:rPr>
        <w:t>R</w:t>
      </w:r>
      <w:r w:rsidRPr="002F4C21">
        <w:rPr>
          <w:rFonts w:ascii="MS Gothic" w:eastAsia="MS Gothic" w:hAnsi="MS Gothic"/>
          <w:sz w:val="24"/>
          <w:szCs w:val="24"/>
        </w:rPr>
        <w:t>egarding the</w:t>
      </w:r>
      <w:r w:rsidRPr="002F4C21">
        <w:rPr>
          <w:rFonts w:ascii="MS Gothic" w:eastAsia="MS Gothic" w:hAnsi="MS Gothic" w:hint="eastAsia"/>
          <w:sz w:val="24"/>
          <w:szCs w:val="24"/>
        </w:rPr>
        <w:t xml:space="preserve"> </w:t>
      </w:r>
      <w:r w:rsidRPr="002F4C21">
        <w:rPr>
          <w:rFonts w:ascii="MS Gothic" w:eastAsia="MS Gothic" w:hAnsi="MS Gothic"/>
          <w:sz w:val="24"/>
          <w:szCs w:val="24"/>
        </w:rPr>
        <w:t>sanitary control associated with the slaughtering or</w:t>
      </w:r>
      <w:r w:rsidRPr="002F4C21">
        <w:rPr>
          <w:rFonts w:ascii="MS Gothic" w:eastAsia="MS Gothic" w:hAnsi="MS Gothic" w:hint="eastAsia"/>
          <w:sz w:val="24"/>
          <w:szCs w:val="24"/>
        </w:rPr>
        <w:t xml:space="preserve"> </w:t>
      </w:r>
      <w:r w:rsidRPr="002F4C21">
        <w:rPr>
          <w:rFonts w:ascii="MS Gothic" w:eastAsia="MS Gothic" w:hAnsi="MS Gothic"/>
          <w:sz w:val="24"/>
          <w:szCs w:val="24"/>
        </w:rPr>
        <w:t>dressing of livestock</w:t>
      </w:r>
      <w:r w:rsidR="00BF1594" w:rsidRPr="002F4C21">
        <w:rPr>
          <w:rFonts w:ascii="MS Gothic" w:eastAsia="MS Gothic" w:hAnsi="MS Gothic"/>
          <w:sz w:val="24"/>
          <w:szCs w:val="24"/>
        </w:rPr>
        <w:t>,</w:t>
      </w:r>
      <w:r w:rsidRPr="002F4C21">
        <w:rPr>
          <w:rFonts w:ascii="MS Gothic" w:eastAsia="MS Gothic" w:hAnsi="MS Gothic"/>
          <w:sz w:val="24"/>
          <w:szCs w:val="24"/>
        </w:rPr>
        <w:t xml:space="preserve"> the</w:t>
      </w:r>
      <w:r w:rsidRPr="002F4C21">
        <w:rPr>
          <w:rFonts w:ascii="MS Gothic" w:eastAsia="MS Gothic" w:hAnsi="MS Gothic" w:hint="eastAsia"/>
          <w:sz w:val="24"/>
          <w:szCs w:val="24"/>
        </w:rPr>
        <w:t xml:space="preserve"> </w:t>
      </w:r>
      <w:r w:rsidRPr="002F4C21">
        <w:rPr>
          <w:rFonts w:ascii="MS Gothic" w:eastAsia="MS Gothic" w:hAnsi="MS Gothic"/>
          <w:sz w:val="24"/>
          <w:szCs w:val="24"/>
        </w:rPr>
        <w:t>following measures shall be taken.</w:t>
      </w:r>
    </w:p>
    <w:tbl>
      <w:tblPr>
        <w:tblStyle w:val="a4"/>
        <w:tblW w:w="0" w:type="auto"/>
        <w:tblLook w:val="04A0" w:firstRow="1" w:lastRow="0" w:firstColumn="1" w:lastColumn="0" w:noHBand="0" w:noVBand="1"/>
      </w:tblPr>
      <w:tblGrid>
        <w:gridCol w:w="8494"/>
      </w:tblGrid>
      <w:tr w:rsidR="000106D2" w:rsidRPr="002F4C21" w14:paraId="741CB551" w14:textId="77777777" w:rsidTr="000106D2">
        <w:tc>
          <w:tcPr>
            <w:tcW w:w="8494" w:type="dxa"/>
          </w:tcPr>
          <w:p w14:paraId="54420909" w14:textId="6435D63B" w:rsidR="00E3676F" w:rsidRPr="002F4C21" w:rsidRDefault="00BB7240" w:rsidP="00E3676F">
            <w:pPr>
              <w:rPr>
                <w:rFonts w:ascii="MS Gothic" w:eastAsia="MS Gothic" w:hAnsi="MS Gothic"/>
                <w:sz w:val="24"/>
                <w:szCs w:val="24"/>
              </w:rPr>
            </w:pPr>
            <w:r w:rsidRPr="002F4C21">
              <w:rPr>
                <w:rFonts w:ascii="MS Gothic" w:eastAsia="MS Gothic" w:hAnsi="MS Gothic"/>
                <w:sz w:val="24"/>
                <w:szCs w:val="24"/>
              </w:rPr>
              <w:t>a</w:t>
            </w:r>
            <w:r w:rsidR="000106D2" w:rsidRPr="002F4C21">
              <w:rPr>
                <w:rFonts w:ascii="MS Gothic" w:eastAsia="MS Gothic" w:hAnsi="MS Gothic"/>
                <w:sz w:val="24"/>
                <w:szCs w:val="24"/>
              </w:rPr>
              <w:t>.</w:t>
            </w:r>
            <w:r w:rsidR="00E3676F" w:rsidRPr="002F4C21">
              <w:rPr>
                <w:rFonts w:ascii="MS Gothic" w:eastAsia="MS Gothic" w:hAnsi="MS Gothic" w:cs="MS PGothic" w:hint="eastAsia"/>
                <w:kern w:val="0"/>
                <w:szCs w:val="21"/>
              </w:rPr>
              <w:t xml:space="preserve"> </w:t>
            </w:r>
            <w:r w:rsidR="00E3676F" w:rsidRPr="002F4C21">
              <w:rPr>
                <w:rFonts w:ascii="MS Gothic" w:eastAsia="MS Gothic" w:hAnsi="MS Gothic" w:hint="eastAsia"/>
                <w:sz w:val="24"/>
                <w:szCs w:val="24"/>
              </w:rPr>
              <w:t>次に掲げる事項を記載した文書を作成すること。</w:t>
            </w:r>
          </w:p>
          <w:p w14:paraId="1A82AF1C" w14:textId="00688442" w:rsidR="00307E39" w:rsidRPr="002F4C21" w:rsidRDefault="00BB7240" w:rsidP="00307E39">
            <w:pPr>
              <w:rPr>
                <w:rFonts w:ascii="MS Gothic" w:eastAsia="MS Gothic" w:hAnsi="MS Gothic"/>
                <w:sz w:val="24"/>
                <w:szCs w:val="24"/>
              </w:rPr>
            </w:pPr>
            <w:r w:rsidRPr="002F4C21">
              <w:rPr>
                <w:rFonts w:ascii="MS Gothic" w:eastAsia="MS Gothic" w:hAnsi="MS Gothic"/>
                <w:sz w:val="24"/>
                <w:szCs w:val="24"/>
              </w:rPr>
              <w:t>a</w:t>
            </w:r>
            <w:r w:rsidR="00307E39" w:rsidRPr="002F4C21">
              <w:rPr>
                <w:rFonts w:ascii="MS Gothic" w:eastAsia="MS Gothic" w:hAnsi="MS Gothic" w:hint="eastAsia"/>
                <w:sz w:val="24"/>
                <w:szCs w:val="24"/>
              </w:rPr>
              <w:t xml:space="preserve">. </w:t>
            </w:r>
            <w:r w:rsidR="00307E39" w:rsidRPr="002F4C21">
              <w:rPr>
                <w:rFonts w:ascii="MS Gothic" w:eastAsia="MS Gothic" w:hAnsi="MS Gothic"/>
                <w:sz w:val="24"/>
                <w:szCs w:val="24"/>
              </w:rPr>
              <w:t>A document describing the following items shall be</w:t>
            </w:r>
            <w:r w:rsidR="00307E39" w:rsidRPr="002F4C21">
              <w:rPr>
                <w:rFonts w:ascii="MS Gothic" w:eastAsia="MS Gothic" w:hAnsi="MS Gothic" w:hint="eastAsia"/>
                <w:sz w:val="24"/>
                <w:szCs w:val="24"/>
              </w:rPr>
              <w:t xml:space="preserve"> </w:t>
            </w:r>
            <w:r w:rsidR="00307E39" w:rsidRPr="002F4C21">
              <w:rPr>
                <w:rFonts w:ascii="MS Gothic" w:eastAsia="MS Gothic" w:hAnsi="MS Gothic"/>
                <w:sz w:val="24"/>
                <w:szCs w:val="24"/>
              </w:rPr>
              <w:t>prepared.</w:t>
            </w:r>
          </w:p>
          <w:p w14:paraId="04617125" w14:textId="6065D05E" w:rsidR="00E3676F" w:rsidRPr="002F4C21" w:rsidRDefault="00E3676F" w:rsidP="00E3676F">
            <w:pPr>
              <w:ind w:left="240" w:hangingChars="100" w:hanging="240"/>
              <w:rPr>
                <w:rFonts w:ascii="MS Gothic" w:eastAsia="MS Gothic" w:hAnsi="MS Gothic"/>
                <w:sz w:val="24"/>
                <w:szCs w:val="24"/>
              </w:rPr>
            </w:pPr>
            <w:r w:rsidRPr="002F4C21">
              <w:rPr>
                <w:rFonts w:ascii="MS Gothic" w:eastAsia="MS Gothic" w:hAnsi="MS Gothic" w:hint="eastAsia"/>
                <w:sz w:val="24"/>
                <w:szCs w:val="24"/>
              </w:rPr>
              <w:t>(i)　放血、頭部の処理、とたいの剥皮、乳房の切除、内臓の摘出、背割り(</w:t>
            </w:r>
            <w:r w:rsidR="007D53D0" w:rsidRPr="002F4C21">
              <w:rPr>
                <w:rFonts w:ascii="MS Gothic" w:eastAsia="MS Gothic" w:hAnsi="MS Gothic" w:hint="eastAsia"/>
                <w:sz w:val="24"/>
                <w:szCs w:val="24"/>
              </w:rPr>
              <w:t>枝肉を脊柱に沿っ</w:t>
            </w:r>
            <w:r w:rsidRPr="002F4C21">
              <w:rPr>
                <w:rFonts w:ascii="MS Gothic" w:eastAsia="MS Gothic" w:hAnsi="MS Gothic" w:hint="eastAsia"/>
                <w:sz w:val="24"/>
                <w:szCs w:val="24"/>
              </w:rPr>
              <w:t>て左右に切断する処理をいう。以下同じ。)、枝肉の洗浄、内臓の処理又は冷却を含む工程ごとに、当該工程につき発生するおそれのある食品衛生上の危害の原因となる物質及び当該危害の発生を防止するための措置(以下「管理措置」という。)(当該危害の原因となる物質が認められない場合にあつては、その理由)</w:t>
            </w:r>
          </w:p>
          <w:p w14:paraId="3CF791F9" w14:textId="6149651C" w:rsidR="00307E39" w:rsidRPr="002F4C21" w:rsidRDefault="00307E39" w:rsidP="00307E39">
            <w:pPr>
              <w:ind w:left="240" w:hangingChars="100" w:hanging="240"/>
              <w:rPr>
                <w:rFonts w:ascii="MS Gothic" w:eastAsia="MS Gothic" w:hAnsi="MS Gothic"/>
                <w:sz w:val="24"/>
                <w:szCs w:val="24"/>
              </w:rPr>
            </w:pPr>
            <w:r w:rsidRPr="002F4C21">
              <w:rPr>
                <w:rFonts w:ascii="MS Gothic" w:eastAsia="MS Gothic" w:hAnsi="MS Gothic" w:hint="eastAsia"/>
                <w:sz w:val="24"/>
                <w:szCs w:val="24"/>
              </w:rPr>
              <w:t xml:space="preserve">(i) </w:t>
            </w:r>
            <w:r w:rsidRPr="002F4C21">
              <w:rPr>
                <w:rFonts w:ascii="MS Gothic" w:eastAsia="MS Gothic" w:hAnsi="MS Gothic"/>
                <w:sz w:val="24"/>
                <w:szCs w:val="24"/>
              </w:rPr>
              <w:t>Measures to prevent the substances which may</w:t>
            </w:r>
            <w:r w:rsidRPr="002F4C21">
              <w:rPr>
                <w:rFonts w:ascii="MS Gothic" w:eastAsia="MS Gothic" w:hAnsi="MS Gothic" w:hint="eastAsia"/>
                <w:sz w:val="24"/>
                <w:szCs w:val="24"/>
              </w:rPr>
              <w:t xml:space="preserve"> </w:t>
            </w:r>
            <w:r w:rsidRPr="002F4C21">
              <w:rPr>
                <w:rFonts w:ascii="MS Gothic" w:eastAsia="MS Gothic" w:hAnsi="MS Gothic"/>
                <w:sz w:val="24"/>
                <w:szCs w:val="24"/>
              </w:rPr>
              <w:t>cause food sanitation hazards and the relevant</w:t>
            </w:r>
            <w:r w:rsidRPr="002F4C21">
              <w:rPr>
                <w:rFonts w:ascii="MS Gothic" w:eastAsia="MS Gothic" w:hAnsi="MS Gothic" w:hint="eastAsia"/>
                <w:sz w:val="24"/>
                <w:szCs w:val="24"/>
              </w:rPr>
              <w:t xml:space="preserve"> </w:t>
            </w:r>
            <w:r w:rsidRPr="002F4C21">
              <w:rPr>
                <w:rFonts w:ascii="MS Gothic" w:eastAsia="MS Gothic" w:hAnsi="MS Gothic"/>
                <w:sz w:val="24"/>
                <w:szCs w:val="24"/>
              </w:rPr>
              <w:t>hazards which may occur in the relevant processes</w:t>
            </w:r>
            <w:r w:rsidRPr="002F4C21">
              <w:rPr>
                <w:rFonts w:ascii="MS Gothic" w:eastAsia="MS Gothic" w:hAnsi="MS Gothic" w:hint="eastAsia"/>
                <w:sz w:val="24"/>
                <w:szCs w:val="24"/>
              </w:rPr>
              <w:t xml:space="preserve"> </w:t>
            </w:r>
            <w:r w:rsidRPr="002F4C21">
              <w:rPr>
                <w:rFonts w:ascii="MS Gothic" w:eastAsia="MS Gothic" w:hAnsi="MS Gothic"/>
                <w:sz w:val="24"/>
                <w:szCs w:val="24"/>
              </w:rPr>
              <w:t>from occurring (hereinafter referred to as “control</w:t>
            </w:r>
            <w:r w:rsidRPr="002F4C21">
              <w:rPr>
                <w:rFonts w:ascii="MS Gothic" w:eastAsia="MS Gothic" w:hAnsi="MS Gothic" w:hint="eastAsia"/>
                <w:sz w:val="24"/>
                <w:szCs w:val="24"/>
              </w:rPr>
              <w:t xml:space="preserve"> </w:t>
            </w:r>
            <w:r w:rsidRPr="002F4C21">
              <w:rPr>
                <w:rFonts w:ascii="MS Gothic" w:eastAsia="MS Gothic" w:hAnsi="MS Gothic"/>
                <w:sz w:val="24"/>
                <w:szCs w:val="24"/>
              </w:rPr>
              <w:t>measures”) for each process including the</w:t>
            </w:r>
            <w:r w:rsidRPr="002F4C21">
              <w:rPr>
                <w:rFonts w:ascii="MS Gothic" w:eastAsia="MS Gothic" w:hAnsi="MS Gothic" w:hint="eastAsia"/>
                <w:sz w:val="24"/>
                <w:szCs w:val="24"/>
              </w:rPr>
              <w:t xml:space="preserve"> </w:t>
            </w:r>
            <w:r w:rsidRPr="002F4C21">
              <w:rPr>
                <w:rFonts w:ascii="MS Gothic" w:eastAsia="MS Gothic" w:hAnsi="MS Gothic"/>
                <w:sz w:val="24"/>
                <w:szCs w:val="24"/>
              </w:rPr>
              <w:t>bleeding, processing of the head, skinning of the</w:t>
            </w:r>
            <w:r w:rsidRPr="002F4C21">
              <w:rPr>
                <w:rFonts w:ascii="MS Gothic" w:eastAsia="MS Gothic" w:hAnsi="MS Gothic" w:hint="eastAsia"/>
                <w:sz w:val="24"/>
                <w:szCs w:val="24"/>
              </w:rPr>
              <w:t xml:space="preserve"> </w:t>
            </w:r>
            <w:r w:rsidRPr="002F4C21">
              <w:rPr>
                <w:rFonts w:ascii="MS Gothic" w:eastAsia="MS Gothic" w:hAnsi="MS Gothic"/>
                <w:sz w:val="24"/>
                <w:szCs w:val="24"/>
              </w:rPr>
              <w:t>carcass, excision of the breasts, evisceration,</w:t>
            </w:r>
            <w:r w:rsidRPr="002F4C21">
              <w:rPr>
                <w:rFonts w:ascii="MS Gothic" w:eastAsia="MS Gothic" w:hAnsi="MS Gothic" w:hint="eastAsia"/>
                <w:sz w:val="24"/>
                <w:szCs w:val="24"/>
              </w:rPr>
              <w:t xml:space="preserve"> </w:t>
            </w:r>
            <w:r w:rsidRPr="002F4C21">
              <w:rPr>
                <w:rFonts w:ascii="MS Gothic" w:eastAsia="MS Gothic" w:hAnsi="MS Gothic"/>
                <w:sz w:val="24"/>
                <w:szCs w:val="24"/>
              </w:rPr>
              <w:t>splitting (the process of cutting the dressed carcass</w:t>
            </w:r>
            <w:r w:rsidRPr="002F4C21">
              <w:rPr>
                <w:rFonts w:ascii="MS Gothic" w:eastAsia="MS Gothic" w:hAnsi="MS Gothic" w:hint="eastAsia"/>
                <w:sz w:val="24"/>
                <w:szCs w:val="24"/>
              </w:rPr>
              <w:t xml:space="preserve"> </w:t>
            </w:r>
            <w:r w:rsidRPr="002F4C21">
              <w:rPr>
                <w:rFonts w:ascii="MS Gothic" w:eastAsia="MS Gothic" w:hAnsi="MS Gothic"/>
                <w:sz w:val="24"/>
                <w:szCs w:val="24"/>
              </w:rPr>
              <w:t>right and left along the vertebral column), washing</w:t>
            </w:r>
            <w:r w:rsidRPr="002F4C21">
              <w:rPr>
                <w:rFonts w:ascii="MS Gothic" w:eastAsia="MS Gothic" w:hAnsi="MS Gothic" w:hint="eastAsia"/>
                <w:sz w:val="24"/>
                <w:szCs w:val="24"/>
              </w:rPr>
              <w:t xml:space="preserve"> </w:t>
            </w:r>
            <w:r w:rsidRPr="002F4C21">
              <w:rPr>
                <w:rFonts w:ascii="MS Gothic" w:eastAsia="MS Gothic" w:hAnsi="MS Gothic"/>
                <w:sz w:val="24"/>
                <w:szCs w:val="24"/>
              </w:rPr>
              <w:t>of dressed carcass, processing of the viscera, and</w:t>
            </w:r>
            <w:r w:rsidRPr="002F4C21">
              <w:rPr>
                <w:rFonts w:ascii="MS Gothic" w:eastAsia="MS Gothic" w:hAnsi="MS Gothic" w:hint="eastAsia"/>
                <w:sz w:val="24"/>
                <w:szCs w:val="24"/>
              </w:rPr>
              <w:t xml:space="preserve"> </w:t>
            </w:r>
            <w:r w:rsidRPr="002F4C21">
              <w:rPr>
                <w:rFonts w:ascii="MS Gothic" w:eastAsia="MS Gothic" w:hAnsi="MS Gothic"/>
                <w:sz w:val="24"/>
                <w:szCs w:val="24"/>
              </w:rPr>
              <w:t>cooling (when no relevant substance which may</w:t>
            </w:r>
            <w:r w:rsidRPr="002F4C21">
              <w:rPr>
                <w:rFonts w:ascii="MS Gothic" w:eastAsia="MS Gothic" w:hAnsi="MS Gothic" w:hint="eastAsia"/>
                <w:sz w:val="24"/>
                <w:szCs w:val="24"/>
              </w:rPr>
              <w:t xml:space="preserve"> </w:t>
            </w:r>
            <w:r w:rsidRPr="002F4C21">
              <w:rPr>
                <w:rFonts w:ascii="MS Gothic" w:eastAsia="MS Gothic" w:hAnsi="MS Gothic"/>
                <w:sz w:val="24"/>
                <w:szCs w:val="24"/>
              </w:rPr>
              <w:t>cause hazards can be found, the reason is to be</w:t>
            </w:r>
            <w:r w:rsidRPr="002F4C21">
              <w:rPr>
                <w:rFonts w:ascii="MS Gothic" w:eastAsia="MS Gothic" w:hAnsi="MS Gothic" w:hint="eastAsia"/>
                <w:sz w:val="24"/>
                <w:szCs w:val="24"/>
              </w:rPr>
              <w:t xml:space="preserve"> </w:t>
            </w:r>
            <w:r w:rsidRPr="002F4C21">
              <w:rPr>
                <w:rFonts w:ascii="MS Gothic" w:eastAsia="MS Gothic" w:hAnsi="MS Gothic"/>
                <w:sz w:val="24"/>
                <w:szCs w:val="24"/>
              </w:rPr>
              <w:t>stated).</w:t>
            </w:r>
          </w:p>
          <w:p w14:paraId="66120CDD" w14:textId="38776A37" w:rsidR="00307E39" w:rsidRPr="002F4C21" w:rsidRDefault="00307E39" w:rsidP="00E3676F">
            <w:pPr>
              <w:ind w:left="240" w:hangingChars="100" w:hanging="240"/>
              <w:rPr>
                <w:rFonts w:ascii="MS Gothic" w:eastAsia="MS Gothic" w:hAnsi="MS Gothic"/>
                <w:sz w:val="24"/>
                <w:szCs w:val="24"/>
              </w:rPr>
            </w:pPr>
          </w:p>
          <w:p w14:paraId="5832A283" w14:textId="6ABF4F1D" w:rsidR="00307E39" w:rsidRPr="002F4C21" w:rsidRDefault="00307E39" w:rsidP="00E3676F">
            <w:pPr>
              <w:ind w:left="240" w:hangingChars="100" w:hanging="240"/>
              <w:rPr>
                <w:rFonts w:ascii="MS Gothic" w:eastAsia="MS Gothic" w:hAnsi="MS Gothic"/>
                <w:sz w:val="24"/>
                <w:szCs w:val="24"/>
              </w:rPr>
            </w:pPr>
          </w:p>
          <w:p w14:paraId="484AF58F" w14:textId="77777777" w:rsidR="00307E39" w:rsidRPr="002F4C21" w:rsidRDefault="00307E39" w:rsidP="00E3676F">
            <w:pPr>
              <w:ind w:left="240" w:hangingChars="100" w:hanging="240"/>
              <w:rPr>
                <w:rFonts w:ascii="MS Gothic" w:eastAsia="MS Gothic" w:hAnsi="MS Gothic"/>
                <w:sz w:val="24"/>
                <w:szCs w:val="24"/>
              </w:rPr>
            </w:pPr>
          </w:p>
          <w:p w14:paraId="293E47DF" w14:textId="5E7CB8B2" w:rsidR="00E3676F" w:rsidRPr="002F4C21" w:rsidRDefault="00E3676F" w:rsidP="00E3676F">
            <w:pPr>
              <w:ind w:left="240" w:hangingChars="100" w:hanging="240"/>
              <w:rPr>
                <w:rFonts w:ascii="MS Gothic" w:eastAsia="MS Gothic" w:hAnsi="MS Gothic"/>
                <w:sz w:val="24"/>
                <w:szCs w:val="24"/>
              </w:rPr>
            </w:pPr>
            <w:r w:rsidRPr="002F4C21">
              <w:rPr>
                <w:rFonts w:ascii="MS Gothic" w:eastAsia="MS Gothic" w:hAnsi="MS Gothic" w:hint="eastAsia"/>
                <w:sz w:val="24"/>
                <w:szCs w:val="24"/>
              </w:rPr>
              <w:t>(ii)　(i)の工程のうち、製品に係る食品衛生上の危害の発生を防止するため、当該工程に係る管理措置の実施状況の連続的な又は相当の頻度の確認を必要とするもの(以下「重要管理点」という。)(重要管理点を定めない場合にあつては、その理由)</w:t>
            </w:r>
          </w:p>
          <w:p w14:paraId="0D313017" w14:textId="69412724" w:rsidR="00251DE2" w:rsidRPr="002F4C21" w:rsidRDefault="00251DE2" w:rsidP="00251DE2">
            <w:pPr>
              <w:ind w:left="240" w:hangingChars="100" w:hanging="240"/>
              <w:rPr>
                <w:rFonts w:ascii="MS Gothic" w:eastAsia="MS Gothic" w:hAnsi="MS Gothic"/>
                <w:sz w:val="24"/>
                <w:szCs w:val="24"/>
              </w:rPr>
            </w:pPr>
            <w:r w:rsidRPr="002F4C21">
              <w:rPr>
                <w:rFonts w:ascii="MS Gothic" w:eastAsia="MS Gothic" w:hAnsi="MS Gothic" w:hint="eastAsia"/>
                <w:sz w:val="24"/>
                <w:szCs w:val="24"/>
              </w:rPr>
              <w:t xml:space="preserve">(ii) </w:t>
            </w:r>
            <w:r w:rsidRPr="002F4C21">
              <w:rPr>
                <w:rFonts w:ascii="MS Gothic" w:eastAsia="MS Gothic" w:hAnsi="MS Gothic"/>
                <w:sz w:val="24"/>
                <w:szCs w:val="24"/>
              </w:rPr>
              <w:t>The processes of (i) in which the implementation</w:t>
            </w:r>
            <w:r w:rsidRPr="002F4C21">
              <w:rPr>
                <w:rFonts w:ascii="MS Gothic" w:eastAsia="MS Gothic" w:hAnsi="MS Gothic" w:hint="eastAsia"/>
                <w:sz w:val="24"/>
                <w:szCs w:val="24"/>
              </w:rPr>
              <w:t xml:space="preserve"> </w:t>
            </w:r>
            <w:r w:rsidRPr="002F4C21">
              <w:rPr>
                <w:rFonts w:ascii="MS Gothic" w:eastAsia="MS Gothic" w:hAnsi="MS Gothic"/>
                <w:sz w:val="24"/>
                <w:szCs w:val="24"/>
              </w:rPr>
              <w:t>status of the control measures associated with the</w:t>
            </w:r>
            <w:r w:rsidRPr="002F4C21">
              <w:rPr>
                <w:rFonts w:ascii="MS Gothic" w:eastAsia="MS Gothic" w:hAnsi="MS Gothic" w:hint="eastAsia"/>
                <w:sz w:val="24"/>
                <w:szCs w:val="24"/>
              </w:rPr>
              <w:t xml:space="preserve"> </w:t>
            </w:r>
            <w:r w:rsidRPr="002F4C21">
              <w:rPr>
                <w:rFonts w:ascii="MS Gothic" w:eastAsia="MS Gothic" w:hAnsi="MS Gothic"/>
                <w:sz w:val="24"/>
                <w:szCs w:val="24"/>
              </w:rPr>
              <w:t>relevant process need to be checked continuously</w:t>
            </w:r>
            <w:r w:rsidRPr="002F4C21">
              <w:rPr>
                <w:rFonts w:ascii="MS Gothic" w:eastAsia="MS Gothic" w:hAnsi="MS Gothic" w:hint="eastAsia"/>
                <w:sz w:val="24"/>
                <w:szCs w:val="24"/>
              </w:rPr>
              <w:t xml:space="preserve"> </w:t>
            </w:r>
            <w:r w:rsidRPr="002F4C21">
              <w:rPr>
                <w:rFonts w:ascii="MS Gothic" w:eastAsia="MS Gothic" w:hAnsi="MS Gothic"/>
                <w:sz w:val="24"/>
                <w:szCs w:val="24"/>
              </w:rPr>
              <w:t>or at a fair frequency (hereinafter referred to as</w:t>
            </w:r>
            <w:r w:rsidRPr="002F4C21">
              <w:rPr>
                <w:rFonts w:ascii="MS Gothic" w:eastAsia="MS Gothic" w:hAnsi="MS Gothic" w:hint="eastAsia"/>
                <w:sz w:val="24"/>
                <w:szCs w:val="24"/>
              </w:rPr>
              <w:t>“</w:t>
            </w:r>
            <w:r w:rsidRPr="002F4C21">
              <w:rPr>
                <w:rFonts w:ascii="MS Gothic" w:eastAsia="MS Gothic" w:hAnsi="MS Gothic"/>
                <w:sz w:val="24"/>
                <w:szCs w:val="24"/>
              </w:rPr>
              <w:t>critical control point”) in order to prevent food</w:t>
            </w:r>
            <w:r w:rsidRPr="002F4C21">
              <w:rPr>
                <w:rFonts w:ascii="MS Gothic" w:eastAsia="MS Gothic" w:hAnsi="MS Gothic" w:hint="eastAsia"/>
                <w:sz w:val="24"/>
                <w:szCs w:val="24"/>
              </w:rPr>
              <w:t xml:space="preserve"> </w:t>
            </w:r>
            <w:r w:rsidRPr="002F4C21">
              <w:rPr>
                <w:rFonts w:ascii="MS Gothic" w:eastAsia="MS Gothic" w:hAnsi="MS Gothic"/>
                <w:sz w:val="24"/>
                <w:szCs w:val="24"/>
              </w:rPr>
              <w:t xml:space="preserve">sanitation </w:t>
            </w:r>
            <w:r w:rsidRPr="002F4C21">
              <w:rPr>
                <w:rFonts w:ascii="MS Gothic" w:eastAsia="MS Gothic" w:hAnsi="MS Gothic"/>
                <w:sz w:val="24"/>
                <w:szCs w:val="24"/>
              </w:rPr>
              <w:lastRenderedPageBreak/>
              <w:t>hazards associated with the products</w:t>
            </w:r>
            <w:r w:rsidRPr="002F4C21">
              <w:rPr>
                <w:rFonts w:ascii="MS Gothic" w:eastAsia="MS Gothic" w:hAnsi="MS Gothic" w:hint="eastAsia"/>
                <w:sz w:val="24"/>
                <w:szCs w:val="24"/>
              </w:rPr>
              <w:t xml:space="preserve"> </w:t>
            </w:r>
            <w:r w:rsidRPr="002F4C21">
              <w:rPr>
                <w:rFonts w:ascii="MS Gothic" w:eastAsia="MS Gothic" w:hAnsi="MS Gothic"/>
                <w:sz w:val="24"/>
                <w:szCs w:val="24"/>
              </w:rPr>
              <w:t>(when a critical control point is not determined,</w:t>
            </w:r>
            <w:r w:rsidRPr="002F4C21">
              <w:rPr>
                <w:rFonts w:ascii="MS Gothic" w:eastAsia="MS Gothic" w:hAnsi="MS Gothic" w:hint="eastAsia"/>
                <w:sz w:val="24"/>
                <w:szCs w:val="24"/>
              </w:rPr>
              <w:t xml:space="preserve"> </w:t>
            </w:r>
            <w:r w:rsidRPr="002F4C21">
              <w:rPr>
                <w:rFonts w:ascii="MS Gothic" w:eastAsia="MS Gothic" w:hAnsi="MS Gothic"/>
                <w:sz w:val="24"/>
                <w:szCs w:val="24"/>
              </w:rPr>
              <w:t>the reason is to be stated).</w:t>
            </w:r>
          </w:p>
          <w:p w14:paraId="3C1A3FC3" w14:textId="0ED9228B" w:rsidR="00251DE2" w:rsidRPr="002F4C21" w:rsidRDefault="00251DE2" w:rsidP="00E3676F">
            <w:pPr>
              <w:ind w:left="240" w:hangingChars="100" w:hanging="240"/>
              <w:rPr>
                <w:rFonts w:ascii="MS Gothic" w:eastAsia="MS Gothic" w:hAnsi="MS Gothic"/>
                <w:sz w:val="24"/>
                <w:szCs w:val="24"/>
              </w:rPr>
            </w:pPr>
          </w:p>
          <w:p w14:paraId="3B0EE69E" w14:textId="77777777" w:rsidR="00251DE2" w:rsidRPr="002F4C21" w:rsidRDefault="00251DE2" w:rsidP="00E3676F">
            <w:pPr>
              <w:ind w:left="240" w:hangingChars="100" w:hanging="240"/>
              <w:rPr>
                <w:rFonts w:ascii="MS Gothic" w:eastAsia="MS Gothic" w:hAnsi="MS Gothic"/>
                <w:sz w:val="24"/>
                <w:szCs w:val="24"/>
              </w:rPr>
            </w:pPr>
          </w:p>
          <w:p w14:paraId="1173883B" w14:textId="77777777" w:rsidR="00251DE2" w:rsidRPr="002F4C21" w:rsidRDefault="00251DE2" w:rsidP="00E3676F">
            <w:pPr>
              <w:ind w:left="240" w:hangingChars="100" w:hanging="240"/>
              <w:rPr>
                <w:rFonts w:ascii="MS Gothic" w:eastAsia="MS Gothic" w:hAnsi="MS Gothic"/>
                <w:sz w:val="24"/>
                <w:szCs w:val="24"/>
              </w:rPr>
            </w:pPr>
          </w:p>
          <w:p w14:paraId="55580F07" w14:textId="77777777" w:rsidR="00E3676F" w:rsidRPr="002F4C21" w:rsidRDefault="00E3676F" w:rsidP="00E3676F">
            <w:pPr>
              <w:ind w:left="240" w:hangingChars="100" w:hanging="240"/>
              <w:rPr>
                <w:rFonts w:ascii="MS Gothic" w:eastAsia="MS Gothic" w:hAnsi="MS Gothic"/>
                <w:sz w:val="24"/>
                <w:szCs w:val="24"/>
              </w:rPr>
            </w:pPr>
            <w:r w:rsidRPr="002F4C21">
              <w:rPr>
                <w:rFonts w:ascii="MS Gothic" w:eastAsia="MS Gothic" w:hAnsi="MS Gothic" w:hint="eastAsia"/>
                <w:sz w:val="24"/>
                <w:szCs w:val="24"/>
              </w:rPr>
              <w:t>(iii)　全ての重要管理点ごとに、当該重要管理点につき発生するおそれのある食品衛生上の危害の原因となる物質を許容できる範囲まで低減又は排除するための管理措置の基準</w:t>
            </w:r>
          </w:p>
          <w:p w14:paraId="118E9ADC" w14:textId="212A7230" w:rsidR="00251DE2" w:rsidRPr="002F4C21" w:rsidRDefault="00251DE2" w:rsidP="000B69EB">
            <w:pPr>
              <w:ind w:left="240" w:hangingChars="100" w:hanging="240"/>
              <w:rPr>
                <w:rFonts w:ascii="MS Gothic" w:eastAsia="MS Gothic" w:hAnsi="MS Gothic"/>
                <w:sz w:val="24"/>
                <w:szCs w:val="24"/>
              </w:rPr>
            </w:pPr>
            <w:r w:rsidRPr="002F4C21">
              <w:rPr>
                <w:rFonts w:ascii="MS Gothic" w:eastAsia="MS Gothic" w:hAnsi="MS Gothic"/>
                <w:sz w:val="24"/>
                <w:szCs w:val="24"/>
              </w:rPr>
              <w:t>(iii) Criteria of the control measures for each of all of the critical control points in order to reduce to an</w:t>
            </w:r>
            <w:r w:rsidRPr="002F4C21">
              <w:rPr>
                <w:rFonts w:ascii="MS Gothic" w:eastAsia="MS Gothic" w:hAnsi="MS Gothic" w:hint="eastAsia"/>
                <w:sz w:val="24"/>
                <w:szCs w:val="24"/>
              </w:rPr>
              <w:t xml:space="preserve"> </w:t>
            </w:r>
            <w:r w:rsidRPr="002F4C21">
              <w:rPr>
                <w:rFonts w:ascii="MS Gothic" w:eastAsia="MS Gothic" w:hAnsi="MS Gothic"/>
                <w:sz w:val="24"/>
                <w:szCs w:val="24"/>
              </w:rPr>
              <w:t>acceptable range or eliminate the substances</w:t>
            </w:r>
            <w:r w:rsidRPr="002F4C21">
              <w:rPr>
                <w:rFonts w:ascii="MS Gothic" w:eastAsia="MS Gothic" w:hAnsi="MS Gothic" w:hint="eastAsia"/>
                <w:sz w:val="24"/>
                <w:szCs w:val="24"/>
              </w:rPr>
              <w:t xml:space="preserve"> </w:t>
            </w:r>
            <w:r w:rsidRPr="002F4C21">
              <w:rPr>
                <w:rFonts w:ascii="MS Gothic" w:eastAsia="MS Gothic" w:hAnsi="MS Gothic"/>
                <w:sz w:val="24"/>
                <w:szCs w:val="24"/>
              </w:rPr>
              <w:t>which may cause food sanitation hazards which</w:t>
            </w:r>
            <w:r w:rsidRPr="002F4C21">
              <w:rPr>
                <w:rFonts w:ascii="MS Gothic" w:eastAsia="MS Gothic" w:hAnsi="MS Gothic" w:hint="eastAsia"/>
                <w:sz w:val="24"/>
                <w:szCs w:val="24"/>
              </w:rPr>
              <w:t xml:space="preserve"> </w:t>
            </w:r>
            <w:r w:rsidRPr="002F4C21">
              <w:rPr>
                <w:rFonts w:ascii="MS Gothic" w:eastAsia="MS Gothic" w:hAnsi="MS Gothic"/>
                <w:sz w:val="24"/>
                <w:szCs w:val="24"/>
              </w:rPr>
              <w:t>may occur at the relevant critical control point.</w:t>
            </w:r>
          </w:p>
          <w:p w14:paraId="3EE1687E" w14:textId="77777777" w:rsidR="00251DE2" w:rsidRPr="002F4C21" w:rsidRDefault="00251DE2" w:rsidP="00E3676F">
            <w:pPr>
              <w:rPr>
                <w:rFonts w:ascii="MS Gothic" w:eastAsia="MS Gothic" w:hAnsi="MS Gothic"/>
                <w:sz w:val="24"/>
                <w:szCs w:val="24"/>
              </w:rPr>
            </w:pPr>
          </w:p>
          <w:p w14:paraId="62EB1290" w14:textId="77777777" w:rsidR="00251DE2" w:rsidRPr="002F4C21" w:rsidRDefault="00251DE2" w:rsidP="00E3676F">
            <w:pPr>
              <w:rPr>
                <w:rFonts w:ascii="MS Gothic" w:eastAsia="MS Gothic" w:hAnsi="MS Gothic"/>
                <w:sz w:val="24"/>
                <w:szCs w:val="24"/>
              </w:rPr>
            </w:pPr>
          </w:p>
          <w:p w14:paraId="0405AD72" w14:textId="77777777" w:rsidR="00251DE2" w:rsidRPr="002F4C21" w:rsidRDefault="00251DE2" w:rsidP="00E3676F">
            <w:pPr>
              <w:rPr>
                <w:rFonts w:ascii="MS Gothic" w:eastAsia="MS Gothic" w:hAnsi="MS Gothic"/>
                <w:sz w:val="24"/>
                <w:szCs w:val="24"/>
              </w:rPr>
            </w:pPr>
          </w:p>
          <w:p w14:paraId="2E45514B" w14:textId="6F86F3A5" w:rsidR="00E3676F" w:rsidRPr="002F4C21" w:rsidRDefault="00E3676F" w:rsidP="00E3676F">
            <w:pPr>
              <w:rPr>
                <w:rFonts w:ascii="MS Gothic" w:eastAsia="MS Gothic" w:hAnsi="MS Gothic"/>
                <w:sz w:val="24"/>
                <w:szCs w:val="24"/>
              </w:rPr>
            </w:pPr>
            <w:r w:rsidRPr="002F4C21">
              <w:rPr>
                <w:rFonts w:ascii="MS Gothic" w:eastAsia="MS Gothic" w:hAnsi="MS Gothic" w:hint="eastAsia"/>
                <w:sz w:val="24"/>
                <w:szCs w:val="24"/>
              </w:rPr>
              <w:t>(iv)　(ii)の確認の方法</w:t>
            </w:r>
            <w:r w:rsidR="0041229F" w:rsidRPr="002F4C21">
              <w:rPr>
                <w:rFonts w:ascii="MS Gothic" w:eastAsia="MS Gothic" w:hAnsi="MS Gothic" w:hint="eastAsia"/>
                <w:sz w:val="24"/>
                <w:szCs w:val="24"/>
              </w:rPr>
              <w:t>（重要管理点のモニタリング）</w:t>
            </w:r>
          </w:p>
          <w:p w14:paraId="04701F24" w14:textId="69F10EA9" w:rsidR="000106D2" w:rsidRPr="002F4C21" w:rsidRDefault="00251DE2" w:rsidP="000106D2">
            <w:pPr>
              <w:rPr>
                <w:rFonts w:ascii="MS Gothic" w:eastAsia="MS Gothic" w:hAnsi="MS Gothic"/>
                <w:sz w:val="24"/>
                <w:szCs w:val="24"/>
              </w:rPr>
            </w:pPr>
            <w:r w:rsidRPr="002F4C21">
              <w:rPr>
                <w:rFonts w:ascii="MS Gothic" w:eastAsia="MS Gothic" w:hAnsi="MS Gothic"/>
                <w:sz w:val="24"/>
                <w:szCs w:val="24"/>
              </w:rPr>
              <w:t>(iv) Method to confirm (ii)</w:t>
            </w:r>
            <w:r w:rsidR="0041229F" w:rsidRPr="002F4C21">
              <w:rPr>
                <w:rFonts w:ascii="MS Gothic" w:eastAsia="MS Gothic" w:hAnsi="MS Gothic"/>
                <w:sz w:val="24"/>
                <w:szCs w:val="24"/>
              </w:rPr>
              <w:t xml:space="preserve"> (monitoring at the critical control points)</w:t>
            </w:r>
          </w:p>
          <w:p w14:paraId="5C6749CB" w14:textId="77777777" w:rsidR="000106D2" w:rsidRPr="002F4C21" w:rsidRDefault="000106D2" w:rsidP="000106D2">
            <w:pPr>
              <w:rPr>
                <w:rFonts w:ascii="MS Gothic" w:eastAsia="MS Gothic" w:hAnsi="MS Gothic"/>
                <w:sz w:val="24"/>
                <w:szCs w:val="24"/>
              </w:rPr>
            </w:pPr>
          </w:p>
          <w:p w14:paraId="0186E6EA" w14:textId="77777777" w:rsidR="000106D2" w:rsidRPr="002F4C21" w:rsidRDefault="000106D2" w:rsidP="000106D2">
            <w:pPr>
              <w:rPr>
                <w:rFonts w:ascii="MS Gothic" w:eastAsia="MS Gothic" w:hAnsi="MS Gothic"/>
                <w:sz w:val="24"/>
                <w:szCs w:val="24"/>
              </w:rPr>
            </w:pPr>
          </w:p>
          <w:p w14:paraId="2F553D48" w14:textId="77777777" w:rsidR="000106D2" w:rsidRPr="002F4C21" w:rsidRDefault="000106D2" w:rsidP="000106D2">
            <w:pPr>
              <w:rPr>
                <w:rFonts w:ascii="MS Gothic" w:eastAsia="MS Gothic" w:hAnsi="MS Gothic"/>
                <w:sz w:val="24"/>
                <w:szCs w:val="24"/>
              </w:rPr>
            </w:pPr>
          </w:p>
        </w:tc>
      </w:tr>
    </w:tbl>
    <w:p w14:paraId="6AA9799A" w14:textId="65CE7C20" w:rsidR="000106D2" w:rsidRPr="002F4C21" w:rsidRDefault="000106D2" w:rsidP="0052325B">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E3676F" w:rsidRPr="002F4C21" w14:paraId="207508F2" w14:textId="77777777" w:rsidTr="00F45CFA">
        <w:tc>
          <w:tcPr>
            <w:tcW w:w="8494" w:type="dxa"/>
          </w:tcPr>
          <w:p w14:paraId="371832D3" w14:textId="44A67DE4" w:rsidR="00852732" w:rsidRPr="002F4C21" w:rsidRDefault="00F136B9" w:rsidP="000B69EB">
            <w:pPr>
              <w:ind w:left="240" w:hangingChars="100" w:hanging="240"/>
              <w:rPr>
                <w:rFonts w:ascii="MS Gothic" w:eastAsia="MS Gothic" w:hAnsi="MS Gothic"/>
                <w:sz w:val="24"/>
                <w:szCs w:val="24"/>
              </w:rPr>
            </w:pPr>
            <w:r w:rsidRPr="002F4C21">
              <w:rPr>
                <w:rFonts w:ascii="MS Gothic" w:eastAsia="MS Gothic" w:hAnsi="MS Gothic"/>
                <w:sz w:val="24"/>
                <w:szCs w:val="24"/>
              </w:rPr>
              <w:t>b</w:t>
            </w:r>
            <w:r w:rsidR="00E3676F" w:rsidRPr="002F4C21">
              <w:rPr>
                <w:rFonts w:ascii="MS Gothic" w:eastAsia="MS Gothic" w:hAnsi="MS Gothic"/>
                <w:sz w:val="24"/>
                <w:szCs w:val="24"/>
              </w:rPr>
              <w:t>.</w:t>
            </w:r>
            <w:r w:rsidR="00E3676F" w:rsidRPr="002F4C21">
              <w:rPr>
                <w:rFonts w:ascii="MS Gothic" w:eastAsia="MS Gothic" w:hAnsi="MS Gothic" w:cs="MS PGothic" w:hint="eastAsia"/>
                <w:kern w:val="0"/>
                <w:szCs w:val="21"/>
              </w:rPr>
              <w:t xml:space="preserve"> </w:t>
            </w:r>
            <w:r w:rsidR="00E3676F" w:rsidRPr="002F4C21">
              <w:rPr>
                <w:rFonts w:ascii="MS Gothic" w:eastAsia="MS Gothic" w:hAnsi="MS Gothic" w:hint="eastAsia"/>
                <w:sz w:val="24"/>
                <w:szCs w:val="24"/>
              </w:rPr>
              <w:t>c</w:t>
            </w:r>
            <w:r w:rsidR="00E3676F" w:rsidRPr="002F4C21">
              <w:rPr>
                <w:rFonts w:ascii="MS Gothic" w:eastAsia="MS Gothic" w:hAnsi="MS Gothic"/>
                <w:sz w:val="24"/>
                <w:szCs w:val="24"/>
              </w:rPr>
              <w:t>(ii)の確認により重要管理点に係る管理措置が適切に講じられていないと認められたときに講ずべき改善措置の方法を記載した文書を作成すること。</w:t>
            </w:r>
          </w:p>
          <w:p w14:paraId="4A575671" w14:textId="42386A39" w:rsidR="00852732" w:rsidRPr="002F4C21" w:rsidRDefault="00F136B9" w:rsidP="000B69EB">
            <w:pPr>
              <w:ind w:left="240" w:hangingChars="100" w:hanging="240"/>
              <w:rPr>
                <w:rFonts w:ascii="MS Gothic" w:eastAsia="MS Gothic" w:hAnsi="MS Gothic"/>
                <w:sz w:val="24"/>
                <w:szCs w:val="24"/>
              </w:rPr>
            </w:pPr>
            <w:r w:rsidRPr="002F4C21">
              <w:rPr>
                <w:rFonts w:ascii="MS Gothic" w:eastAsia="MS Gothic" w:hAnsi="MS Gothic"/>
                <w:sz w:val="24"/>
                <w:szCs w:val="24"/>
              </w:rPr>
              <w:t>b</w:t>
            </w:r>
            <w:r w:rsidR="00852732" w:rsidRPr="002F4C21">
              <w:rPr>
                <w:rFonts w:ascii="MS Gothic" w:eastAsia="MS Gothic" w:hAnsi="MS Gothic"/>
                <w:sz w:val="24"/>
                <w:szCs w:val="24"/>
              </w:rPr>
              <w:t>. A document describing the method of the</w:t>
            </w:r>
            <w:r w:rsidR="00852732" w:rsidRPr="002F4C21">
              <w:rPr>
                <w:rFonts w:ascii="MS Gothic" w:eastAsia="MS Gothic" w:hAnsi="MS Gothic" w:hint="eastAsia"/>
                <w:sz w:val="24"/>
                <w:szCs w:val="24"/>
              </w:rPr>
              <w:t xml:space="preserve"> </w:t>
            </w:r>
            <w:r w:rsidR="00852732" w:rsidRPr="002F4C21">
              <w:rPr>
                <w:rFonts w:ascii="MS Gothic" w:eastAsia="MS Gothic" w:hAnsi="MS Gothic"/>
                <w:sz w:val="24"/>
                <w:szCs w:val="24"/>
              </w:rPr>
              <w:t>improvement measures which shall be taken when</w:t>
            </w:r>
            <w:r w:rsidR="00852732" w:rsidRPr="002F4C21">
              <w:rPr>
                <w:rFonts w:ascii="MS Gothic" w:eastAsia="MS Gothic" w:hAnsi="MS Gothic" w:hint="eastAsia"/>
                <w:sz w:val="24"/>
                <w:szCs w:val="24"/>
              </w:rPr>
              <w:t xml:space="preserve"> </w:t>
            </w:r>
            <w:r w:rsidR="00852732" w:rsidRPr="002F4C21">
              <w:rPr>
                <w:rFonts w:ascii="MS Gothic" w:eastAsia="MS Gothic" w:hAnsi="MS Gothic"/>
                <w:sz w:val="24"/>
                <w:szCs w:val="24"/>
              </w:rPr>
              <w:t>the control measures associated with the critical</w:t>
            </w:r>
            <w:r w:rsidR="00852732" w:rsidRPr="002F4C21">
              <w:rPr>
                <w:rFonts w:ascii="MS Gothic" w:eastAsia="MS Gothic" w:hAnsi="MS Gothic" w:hint="eastAsia"/>
                <w:sz w:val="24"/>
                <w:szCs w:val="24"/>
              </w:rPr>
              <w:t xml:space="preserve"> </w:t>
            </w:r>
            <w:r w:rsidR="00852732" w:rsidRPr="002F4C21">
              <w:rPr>
                <w:rFonts w:ascii="MS Gothic" w:eastAsia="MS Gothic" w:hAnsi="MS Gothic"/>
                <w:sz w:val="24"/>
                <w:szCs w:val="24"/>
              </w:rPr>
              <w:t>control points are not found to be taken properly</w:t>
            </w:r>
            <w:r w:rsidR="00852732" w:rsidRPr="002F4C21">
              <w:rPr>
                <w:rFonts w:ascii="MS Gothic" w:eastAsia="MS Gothic" w:hAnsi="MS Gothic" w:hint="eastAsia"/>
                <w:sz w:val="24"/>
                <w:szCs w:val="24"/>
              </w:rPr>
              <w:t xml:space="preserve"> </w:t>
            </w:r>
            <w:r w:rsidR="00852732" w:rsidRPr="002F4C21">
              <w:rPr>
                <w:rFonts w:ascii="MS Gothic" w:eastAsia="MS Gothic" w:hAnsi="MS Gothic"/>
                <w:sz w:val="24"/>
                <w:szCs w:val="24"/>
              </w:rPr>
              <w:t>upon the confirmation of c (ii) shall be prepared.</w:t>
            </w:r>
          </w:p>
          <w:p w14:paraId="0B0AF1F1" w14:textId="77777777" w:rsidR="00E3676F" w:rsidRPr="002F4C21" w:rsidRDefault="00E3676F" w:rsidP="00F45CFA">
            <w:pPr>
              <w:rPr>
                <w:rFonts w:ascii="MS Gothic" w:eastAsia="MS Gothic" w:hAnsi="MS Gothic"/>
                <w:sz w:val="24"/>
                <w:szCs w:val="24"/>
              </w:rPr>
            </w:pPr>
          </w:p>
          <w:p w14:paraId="4A2B9A84" w14:textId="6E0FFC1B" w:rsidR="00E3676F" w:rsidRPr="002F4C21" w:rsidRDefault="00E3676F" w:rsidP="00F45CFA">
            <w:pPr>
              <w:rPr>
                <w:rFonts w:ascii="MS Gothic" w:eastAsia="MS Gothic" w:hAnsi="MS Gothic"/>
                <w:sz w:val="24"/>
                <w:szCs w:val="24"/>
              </w:rPr>
            </w:pPr>
          </w:p>
          <w:p w14:paraId="05D3912C" w14:textId="77777777" w:rsidR="00E3676F" w:rsidRPr="002F4C21" w:rsidRDefault="00E3676F" w:rsidP="00F45CFA">
            <w:pPr>
              <w:rPr>
                <w:rFonts w:ascii="MS Gothic" w:eastAsia="MS Gothic" w:hAnsi="MS Gothic"/>
                <w:sz w:val="24"/>
                <w:szCs w:val="24"/>
              </w:rPr>
            </w:pPr>
          </w:p>
        </w:tc>
      </w:tr>
    </w:tbl>
    <w:p w14:paraId="3D7CD1AF" w14:textId="587A9332" w:rsidR="00E3676F" w:rsidRPr="002F4C21" w:rsidRDefault="00E3676F" w:rsidP="0052325B">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E3676F" w:rsidRPr="002F4C21" w14:paraId="2A7B1A75" w14:textId="77777777" w:rsidTr="00F45CFA">
        <w:tc>
          <w:tcPr>
            <w:tcW w:w="8494" w:type="dxa"/>
          </w:tcPr>
          <w:p w14:paraId="0548F47F" w14:textId="094FDF22" w:rsidR="00E3676F" w:rsidRPr="002F4C21" w:rsidRDefault="00F136B9" w:rsidP="000B69EB">
            <w:pPr>
              <w:ind w:left="240" w:hangingChars="100" w:hanging="240"/>
              <w:rPr>
                <w:rFonts w:ascii="MS Gothic" w:eastAsia="MS Gothic" w:hAnsi="MS Gothic"/>
                <w:sz w:val="24"/>
                <w:szCs w:val="24"/>
              </w:rPr>
            </w:pPr>
            <w:r w:rsidRPr="002F4C21">
              <w:rPr>
                <w:rFonts w:ascii="MS Gothic" w:eastAsia="MS Gothic" w:hAnsi="MS Gothic"/>
                <w:sz w:val="24"/>
                <w:szCs w:val="24"/>
              </w:rPr>
              <w:t>c</w:t>
            </w:r>
            <w:r w:rsidR="00E3676F" w:rsidRPr="002F4C21">
              <w:rPr>
                <w:rFonts w:ascii="MS Gothic" w:eastAsia="MS Gothic" w:hAnsi="MS Gothic"/>
                <w:sz w:val="24"/>
                <w:szCs w:val="24"/>
              </w:rPr>
              <w:t>.</w:t>
            </w:r>
            <w:r w:rsidR="00E3676F" w:rsidRPr="002F4C21">
              <w:rPr>
                <w:rFonts w:ascii="MS Gothic" w:eastAsia="MS Gothic" w:hAnsi="MS Gothic" w:cs="MS PGothic" w:hint="eastAsia"/>
                <w:kern w:val="0"/>
                <w:szCs w:val="21"/>
              </w:rPr>
              <w:t xml:space="preserve"> </w:t>
            </w:r>
            <w:r w:rsidR="00E3676F" w:rsidRPr="002F4C21">
              <w:rPr>
                <w:rFonts w:ascii="MS Gothic" w:eastAsia="MS Gothic" w:hAnsi="MS Gothic" w:hint="eastAsia"/>
                <w:sz w:val="24"/>
                <w:szCs w:val="24"/>
              </w:rPr>
              <w:t>製品の試験の方法その他の食品衛生上の危害の発生が適切に防止されていることを検証するための方法を記載した文書を作成すること。</w:t>
            </w:r>
          </w:p>
          <w:p w14:paraId="5AD85220" w14:textId="582FC755" w:rsidR="00E3676F" w:rsidRPr="002F4C21" w:rsidRDefault="00F136B9" w:rsidP="000B69EB">
            <w:pPr>
              <w:ind w:left="240" w:hangingChars="100" w:hanging="240"/>
              <w:rPr>
                <w:rFonts w:ascii="MS Gothic" w:eastAsia="MS Gothic" w:hAnsi="MS Gothic"/>
                <w:sz w:val="24"/>
                <w:szCs w:val="24"/>
              </w:rPr>
            </w:pPr>
            <w:r w:rsidRPr="002F4C21">
              <w:rPr>
                <w:rFonts w:ascii="MS Gothic" w:eastAsia="MS Gothic" w:hAnsi="MS Gothic"/>
                <w:sz w:val="24"/>
                <w:szCs w:val="24"/>
              </w:rPr>
              <w:t>c</w:t>
            </w:r>
            <w:r w:rsidR="00852732" w:rsidRPr="002F4C21">
              <w:rPr>
                <w:rFonts w:ascii="MS Gothic" w:eastAsia="MS Gothic" w:hAnsi="MS Gothic"/>
                <w:sz w:val="24"/>
                <w:szCs w:val="24"/>
              </w:rPr>
              <w:t>. A document describing the method to verify that the</w:t>
            </w:r>
            <w:r w:rsidR="00852732" w:rsidRPr="002F4C21">
              <w:rPr>
                <w:rFonts w:ascii="MS Gothic" w:eastAsia="MS Gothic" w:hAnsi="MS Gothic" w:hint="eastAsia"/>
                <w:sz w:val="24"/>
                <w:szCs w:val="24"/>
              </w:rPr>
              <w:t xml:space="preserve"> </w:t>
            </w:r>
            <w:r w:rsidR="00852732" w:rsidRPr="002F4C21">
              <w:rPr>
                <w:rFonts w:ascii="MS Gothic" w:eastAsia="MS Gothic" w:hAnsi="MS Gothic"/>
                <w:sz w:val="24"/>
                <w:szCs w:val="24"/>
              </w:rPr>
              <w:t>testing method of the products is properly</w:t>
            </w:r>
            <w:r w:rsidR="00852732" w:rsidRPr="002F4C21">
              <w:rPr>
                <w:rFonts w:ascii="MS Gothic" w:eastAsia="MS Gothic" w:hAnsi="MS Gothic" w:hint="eastAsia"/>
                <w:sz w:val="24"/>
                <w:szCs w:val="24"/>
              </w:rPr>
              <w:t xml:space="preserve"> </w:t>
            </w:r>
            <w:r w:rsidR="00852732" w:rsidRPr="002F4C21">
              <w:rPr>
                <w:rFonts w:ascii="MS Gothic" w:eastAsia="MS Gothic" w:hAnsi="MS Gothic"/>
                <w:sz w:val="24"/>
                <w:szCs w:val="24"/>
              </w:rPr>
              <w:t xml:space="preserve">preventing food sanitation hazards shall </w:t>
            </w:r>
            <w:r w:rsidR="00852732" w:rsidRPr="002F4C21">
              <w:rPr>
                <w:rFonts w:ascii="MS Gothic" w:eastAsia="MS Gothic" w:hAnsi="MS Gothic"/>
                <w:sz w:val="24"/>
                <w:szCs w:val="24"/>
              </w:rPr>
              <w:lastRenderedPageBreak/>
              <w:t>be</w:t>
            </w:r>
            <w:r w:rsidR="00852732" w:rsidRPr="002F4C21">
              <w:rPr>
                <w:rFonts w:ascii="MS Gothic" w:eastAsia="MS Gothic" w:hAnsi="MS Gothic" w:hint="eastAsia"/>
                <w:sz w:val="24"/>
                <w:szCs w:val="24"/>
              </w:rPr>
              <w:t xml:space="preserve"> </w:t>
            </w:r>
            <w:r w:rsidR="00852732" w:rsidRPr="002F4C21">
              <w:rPr>
                <w:rFonts w:ascii="MS Gothic" w:eastAsia="MS Gothic" w:hAnsi="MS Gothic"/>
                <w:sz w:val="24"/>
                <w:szCs w:val="24"/>
              </w:rPr>
              <w:t>prepared.</w:t>
            </w:r>
          </w:p>
          <w:p w14:paraId="37D372FD" w14:textId="77777777" w:rsidR="00E3676F" w:rsidRPr="002F4C21" w:rsidRDefault="00E3676F" w:rsidP="00F45CFA">
            <w:pPr>
              <w:rPr>
                <w:rFonts w:ascii="MS Gothic" w:eastAsia="MS Gothic" w:hAnsi="MS Gothic"/>
                <w:sz w:val="24"/>
                <w:szCs w:val="24"/>
              </w:rPr>
            </w:pPr>
          </w:p>
          <w:p w14:paraId="45EF13D3" w14:textId="77777777" w:rsidR="00E3676F" w:rsidRPr="002F4C21" w:rsidRDefault="00E3676F" w:rsidP="00F45CFA">
            <w:pPr>
              <w:rPr>
                <w:rFonts w:ascii="MS Gothic" w:eastAsia="MS Gothic" w:hAnsi="MS Gothic"/>
                <w:sz w:val="24"/>
                <w:szCs w:val="24"/>
              </w:rPr>
            </w:pPr>
          </w:p>
          <w:p w14:paraId="7FD85D2A" w14:textId="77777777" w:rsidR="00E3676F" w:rsidRPr="002F4C21" w:rsidRDefault="00E3676F" w:rsidP="00F45CFA">
            <w:pPr>
              <w:rPr>
                <w:rFonts w:ascii="MS Gothic" w:eastAsia="MS Gothic" w:hAnsi="MS Gothic"/>
                <w:sz w:val="24"/>
                <w:szCs w:val="24"/>
              </w:rPr>
            </w:pPr>
          </w:p>
        </w:tc>
      </w:tr>
    </w:tbl>
    <w:p w14:paraId="716DD52E" w14:textId="0A0AF88D" w:rsidR="00E3676F" w:rsidRPr="002F4C21" w:rsidRDefault="00E3676F" w:rsidP="0052325B">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E3676F" w:rsidRPr="002F4C21" w14:paraId="67064242" w14:textId="77777777" w:rsidTr="00F45CFA">
        <w:tc>
          <w:tcPr>
            <w:tcW w:w="8494" w:type="dxa"/>
          </w:tcPr>
          <w:p w14:paraId="15A5B239" w14:textId="3BFEF99F" w:rsidR="00E3676F" w:rsidRPr="002F4C21" w:rsidRDefault="00F136B9" w:rsidP="000B69EB">
            <w:pPr>
              <w:ind w:left="240" w:hangingChars="100" w:hanging="240"/>
              <w:rPr>
                <w:rFonts w:ascii="MS Gothic" w:eastAsia="MS Gothic" w:hAnsi="MS Gothic"/>
                <w:sz w:val="24"/>
                <w:szCs w:val="24"/>
              </w:rPr>
            </w:pPr>
            <w:r w:rsidRPr="002F4C21">
              <w:rPr>
                <w:rFonts w:ascii="MS Gothic" w:eastAsia="MS Gothic" w:hAnsi="MS Gothic"/>
                <w:sz w:val="24"/>
                <w:szCs w:val="24"/>
              </w:rPr>
              <w:t>d</w:t>
            </w:r>
            <w:r w:rsidR="00E3676F" w:rsidRPr="002F4C21">
              <w:rPr>
                <w:rFonts w:ascii="MS Gothic" w:eastAsia="MS Gothic" w:hAnsi="MS Gothic"/>
                <w:sz w:val="24"/>
                <w:szCs w:val="24"/>
              </w:rPr>
              <w:t>.</w:t>
            </w:r>
            <w:r w:rsidR="00E3676F" w:rsidRPr="002F4C21">
              <w:rPr>
                <w:rFonts w:ascii="MS Gothic" w:eastAsia="MS Gothic" w:hAnsi="MS Gothic" w:cs="MS PGothic" w:hint="eastAsia"/>
                <w:kern w:val="0"/>
                <w:szCs w:val="21"/>
              </w:rPr>
              <w:t xml:space="preserve"> </w:t>
            </w:r>
            <w:r w:rsidR="00E3676F" w:rsidRPr="002F4C21">
              <w:rPr>
                <w:rFonts w:ascii="MS Gothic" w:eastAsia="MS Gothic" w:hAnsi="MS Gothic" w:hint="eastAsia"/>
                <w:sz w:val="24"/>
                <w:szCs w:val="24"/>
              </w:rPr>
              <w:t>次に掲げる事項について、その記録の方法並びに当該記録の保存の方法及び期間を記載した文書を作成すること。</w:t>
            </w:r>
          </w:p>
          <w:p w14:paraId="6B8FD026" w14:textId="3FBB1843" w:rsidR="006A64D2" w:rsidRPr="002F4C21" w:rsidRDefault="00F136B9" w:rsidP="000B69EB">
            <w:pPr>
              <w:ind w:left="240" w:hangingChars="100" w:hanging="240"/>
              <w:rPr>
                <w:rFonts w:ascii="MS Gothic" w:eastAsia="MS Gothic" w:hAnsi="MS Gothic"/>
                <w:sz w:val="24"/>
                <w:szCs w:val="24"/>
              </w:rPr>
            </w:pPr>
            <w:r w:rsidRPr="002F4C21">
              <w:rPr>
                <w:rFonts w:ascii="MS Gothic" w:eastAsia="MS Gothic" w:hAnsi="MS Gothic"/>
                <w:sz w:val="24"/>
                <w:szCs w:val="24"/>
              </w:rPr>
              <w:t>d</w:t>
            </w:r>
            <w:r w:rsidR="006A64D2" w:rsidRPr="002F4C21">
              <w:rPr>
                <w:rFonts w:ascii="MS Gothic" w:eastAsia="MS Gothic" w:hAnsi="MS Gothic"/>
                <w:sz w:val="24"/>
                <w:szCs w:val="24"/>
              </w:rPr>
              <w:t>. A document describing the recording method and</w:t>
            </w:r>
            <w:r w:rsidR="006A64D2" w:rsidRPr="002F4C21">
              <w:rPr>
                <w:rFonts w:ascii="MS Gothic" w:eastAsia="MS Gothic" w:hAnsi="MS Gothic" w:hint="eastAsia"/>
                <w:sz w:val="24"/>
                <w:szCs w:val="24"/>
              </w:rPr>
              <w:t xml:space="preserve"> </w:t>
            </w:r>
            <w:r w:rsidR="006A64D2" w:rsidRPr="002F4C21">
              <w:rPr>
                <w:rFonts w:ascii="MS Gothic" w:eastAsia="MS Gothic" w:hAnsi="MS Gothic"/>
                <w:sz w:val="24"/>
                <w:szCs w:val="24"/>
              </w:rPr>
              <w:t>the method and duration of storage of the relevant</w:t>
            </w:r>
            <w:r w:rsidR="006A64D2" w:rsidRPr="002F4C21">
              <w:rPr>
                <w:rFonts w:ascii="MS Gothic" w:eastAsia="MS Gothic" w:hAnsi="MS Gothic" w:hint="eastAsia"/>
                <w:sz w:val="24"/>
                <w:szCs w:val="24"/>
              </w:rPr>
              <w:t xml:space="preserve"> </w:t>
            </w:r>
            <w:r w:rsidR="006A64D2" w:rsidRPr="002F4C21">
              <w:rPr>
                <w:rFonts w:ascii="MS Gothic" w:eastAsia="MS Gothic" w:hAnsi="MS Gothic"/>
                <w:sz w:val="24"/>
                <w:szCs w:val="24"/>
              </w:rPr>
              <w:t>records shall be prepared for the following items.</w:t>
            </w:r>
          </w:p>
          <w:p w14:paraId="02427BC4" w14:textId="210B72FA" w:rsidR="00E3676F" w:rsidRPr="002F4C21" w:rsidRDefault="00E3676F" w:rsidP="00E3676F">
            <w:pPr>
              <w:rPr>
                <w:rFonts w:ascii="MS Gothic" w:eastAsia="MS Gothic" w:hAnsi="MS Gothic"/>
                <w:sz w:val="24"/>
                <w:szCs w:val="24"/>
              </w:rPr>
            </w:pPr>
            <w:r w:rsidRPr="002F4C21">
              <w:rPr>
                <w:rFonts w:ascii="MS Gothic" w:eastAsia="MS Gothic" w:hAnsi="MS Gothic"/>
                <w:sz w:val="24"/>
                <w:szCs w:val="24"/>
              </w:rPr>
              <w:t xml:space="preserve">(i)　</w:t>
            </w:r>
            <w:r w:rsidRPr="002F4C21">
              <w:rPr>
                <w:rFonts w:ascii="MS Gothic" w:eastAsia="MS Gothic" w:hAnsi="MS Gothic" w:hint="eastAsia"/>
                <w:sz w:val="24"/>
                <w:szCs w:val="24"/>
              </w:rPr>
              <w:t>c</w:t>
            </w:r>
            <w:r w:rsidRPr="002F4C21">
              <w:rPr>
                <w:rFonts w:ascii="MS Gothic" w:eastAsia="MS Gothic" w:hAnsi="MS Gothic"/>
                <w:sz w:val="24"/>
                <w:szCs w:val="24"/>
              </w:rPr>
              <w:t>(ii)の確認に関する事項</w:t>
            </w:r>
          </w:p>
          <w:p w14:paraId="12BA7D1A" w14:textId="664D7D42" w:rsidR="006A64D2" w:rsidRPr="002F4C21" w:rsidRDefault="006A64D2" w:rsidP="00E3676F">
            <w:pPr>
              <w:rPr>
                <w:rFonts w:ascii="MS Gothic" w:eastAsia="MS Gothic" w:hAnsi="MS Gothic"/>
                <w:sz w:val="24"/>
                <w:szCs w:val="24"/>
              </w:rPr>
            </w:pPr>
            <w:r w:rsidRPr="002F4C21">
              <w:rPr>
                <w:rFonts w:ascii="MS Gothic" w:eastAsia="MS Gothic" w:hAnsi="MS Gothic" w:hint="eastAsia"/>
                <w:sz w:val="24"/>
                <w:szCs w:val="24"/>
              </w:rPr>
              <w:t xml:space="preserve">(i) </w:t>
            </w:r>
            <w:r w:rsidRPr="002F4C21">
              <w:rPr>
                <w:rFonts w:ascii="MS Gothic" w:eastAsia="MS Gothic" w:hAnsi="MS Gothic"/>
                <w:sz w:val="24"/>
                <w:szCs w:val="24"/>
              </w:rPr>
              <w:t>Items regarding the confirmation of (c) (ii)</w:t>
            </w:r>
          </w:p>
          <w:p w14:paraId="0A025DBB" w14:textId="77777777" w:rsidR="006A64D2" w:rsidRPr="002F4C21" w:rsidRDefault="006A64D2" w:rsidP="00E3676F">
            <w:pPr>
              <w:rPr>
                <w:rFonts w:ascii="MS Gothic" w:eastAsia="MS Gothic" w:hAnsi="MS Gothic"/>
                <w:sz w:val="24"/>
                <w:szCs w:val="24"/>
              </w:rPr>
            </w:pPr>
          </w:p>
          <w:p w14:paraId="753D3E6A" w14:textId="77777777" w:rsidR="006A64D2" w:rsidRPr="002F4C21" w:rsidRDefault="006A64D2" w:rsidP="00E3676F">
            <w:pPr>
              <w:rPr>
                <w:rFonts w:ascii="MS Gothic" w:eastAsia="MS Gothic" w:hAnsi="MS Gothic"/>
                <w:sz w:val="24"/>
                <w:szCs w:val="24"/>
              </w:rPr>
            </w:pPr>
          </w:p>
          <w:p w14:paraId="663C1A0A" w14:textId="77777777" w:rsidR="006A64D2" w:rsidRPr="002F4C21" w:rsidRDefault="006A64D2" w:rsidP="00E3676F">
            <w:pPr>
              <w:rPr>
                <w:rFonts w:ascii="MS Gothic" w:eastAsia="MS Gothic" w:hAnsi="MS Gothic"/>
                <w:sz w:val="24"/>
                <w:szCs w:val="24"/>
              </w:rPr>
            </w:pPr>
          </w:p>
          <w:p w14:paraId="617A95A4" w14:textId="1B5EAC7A" w:rsidR="00E3676F" w:rsidRPr="002F4C21" w:rsidRDefault="00E3676F" w:rsidP="00E3676F">
            <w:pPr>
              <w:rPr>
                <w:rFonts w:ascii="MS Gothic" w:eastAsia="MS Gothic" w:hAnsi="MS Gothic"/>
                <w:sz w:val="24"/>
                <w:szCs w:val="24"/>
              </w:rPr>
            </w:pPr>
            <w:r w:rsidRPr="002F4C21">
              <w:rPr>
                <w:rFonts w:ascii="MS Gothic" w:eastAsia="MS Gothic" w:hAnsi="MS Gothic"/>
                <w:sz w:val="24"/>
                <w:szCs w:val="24"/>
              </w:rPr>
              <w:t xml:space="preserve">(ii)　</w:t>
            </w:r>
            <w:r w:rsidRPr="002F4C21">
              <w:rPr>
                <w:rFonts w:ascii="MS Gothic" w:eastAsia="MS Gothic" w:hAnsi="MS Gothic" w:hint="eastAsia"/>
                <w:sz w:val="24"/>
                <w:szCs w:val="24"/>
              </w:rPr>
              <w:t>d</w:t>
            </w:r>
            <w:r w:rsidRPr="002F4C21">
              <w:rPr>
                <w:rFonts w:ascii="MS Gothic" w:eastAsia="MS Gothic" w:hAnsi="MS Gothic"/>
                <w:sz w:val="24"/>
                <w:szCs w:val="24"/>
              </w:rPr>
              <w:t>の改善措置に関する事項</w:t>
            </w:r>
          </w:p>
          <w:p w14:paraId="1A0B82F7" w14:textId="284FCB14" w:rsidR="006A64D2" w:rsidRPr="002F4C21" w:rsidRDefault="006A64D2" w:rsidP="00E3676F">
            <w:pPr>
              <w:rPr>
                <w:rFonts w:ascii="MS Gothic" w:eastAsia="MS Gothic" w:hAnsi="MS Gothic"/>
                <w:sz w:val="24"/>
                <w:szCs w:val="24"/>
              </w:rPr>
            </w:pPr>
            <w:r w:rsidRPr="002F4C21">
              <w:rPr>
                <w:rFonts w:ascii="MS Gothic" w:eastAsia="MS Gothic" w:hAnsi="MS Gothic"/>
                <w:sz w:val="24"/>
                <w:szCs w:val="24"/>
              </w:rPr>
              <w:t>(ii) Items regarding the improvement measures of (d)</w:t>
            </w:r>
          </w:p>
          <w:p w14:paraId="53E62D47" w14:textId="64A4C801" w:rsidR="006A64D2" w:rsidRPr="002F4C21" w:rsidRDefault="006A64D2" w:rsidP="00E3676F">
            <w:pPr>
              <w:rPr>
                <w:rFonts w:ascii="MS Gothic" w:eastAsia="MS Gothic" w:hAnsi="MS Gothic"/>
                <w:sz w:val="24"/>
                <w:szCs w:val="24"/>
              </w:rPr>
            </w:pPr>
          </w:p>
          <w:p w14:paraId="2099B578" w14:textId="21753A3F" w:rsidR="006A64D2" w:rsidRPr="002F4C21" w:rsidRDefault="006A64D2" w:rsidP="00E3676F">
            <w:pPr>
              <w:rPr>
                <w:rFonts w:ascii="MS Gothic" w:eastAsia="MS Gothic" w:hAnsi="MS Gothic"/>
                <w:sz w:val="24"/>
                <w:szCs w:val="24"/>
              </w:rPr>
            </w:pPr>
          </w:p>
          <w:p w14:paraId="29485383" w14:textId="77777777" w:rsidR="006A64D2" w:rsidRPr="002F4C21" w:rsidRDefault="006A64D2" w:rsidP="00E3676F">
            <w:pPr>
              <w:rPr>
                <w:rFonts w:ascii="MS Gothic" w:eastAsia="MS Gothic" w:hAnsi="MS Gothic"/>
                <w:sz w:val="24"/>
                <w:szCs w:val="24"/>
              </w:rPr>
            </w:pPr>
          </w:p>
          <w:p w14:paraId="3D8B85DF" w14:textId="0F944EC8" w:rsidR="00E3676F" w:rsidRPr="002F4C21" w:rsidRDefault="00E3676F" w:rsidP="00E3676F">
            <w:pPr>
              <w:rPr>
                <w:rFonts w:ascii="MS Gothic" w:eastAsia="MS Gothic" w:hAnsi="MS Gothic"/>
                <w:sz w:val="24"/>
                <w:szCs w:val="24"/>
              </w:rPr>
            </w:pPr>
            <w:r w:rsidRPr="002F4C21">
              <w:rPr>
                <w:rFonts w:ascii="MS Gothic" w:eastAsia="MS Gothic" w:hAnsi="MS Gothic"/>
                <w:sz w:val="24"/>
                <w:szCs w:val="24"/>
              </w:rPr>
              <w:t xml:space="preserve">(iii)　</w:t>
            </w:r>
            <w:r w:rsidRPr="002F4C21">
              <w:rPr>
                <w:rFonts w:ascii="MS Gothic" w:eastAsia="MS Gothic" w:hAnsi="MS Gothic" w:hint="eastAsia"/>
                <w:sz w:val="24"/>
                <w:szCs w:val="24"/>
              </w:rPr>
              <w:t>e</w:t>
            </w:r>
            <w:r w:rsidRPr="002F4C21">
              <w:rPr>
                <w:rFonts w:ascii="MS Gothic" w:eastAsia="MS Gothic" w:hAnsi="MS Gothic"/>
                <w:sz w:val="24"/>
                <w:szCs w:val="24"/>
              </w:rPr>
              <w:t>の検証に関する事項</w:t>
            </w:r>
          </w:p>
          <w:p w14:paraId="2C9B8212" w14:textId="6C8D4B15" w:rsidR="00E3676F" w:rsidRPr="002F4C21" w:rsidRDefault="006A64D2" w:rsidP="00F45CFA">
            <w:pPr>
              <w:rPr>
                <w:rFonts w:ascii="MS Gothic" w:eastAsia="MS Gothic" w:hAnsi="MS Gothic"/>
                <w:sz w:val="24"/>
                <w:szCs w:val="24"/>
              </w:rPr>
            </w:pPr>
            <w:r w:rsidRPr="002F4C21">
              <w:rPr>
                <w:rFonts w:ascii="MS Gothic" w:eastAsia="MS Gothic" w:hAnsi="MS Gothic"/>
                <w:sz w:val="24"/>
                <w:szCs w:val="24"/>
              </w:rPr>
              <w:t>(iii) Items regarding the verification of (e)</w:t>
            </w:r>
          </w:p>
          <w:p w14:paraId="64D9C002" w14:textId="77777777" w:rsidR="00E3676F" w:rsidRPr="002F4C21" w:rsidRDefault="00E3676F" w:rsidP="00F45CFA">
            <w:pPr>
              <w:rPr>
                <w:rFonts w:ascii="MS Gothic" w:eastAsia="MS Gothic" w:hAnsi="MS Gothic"/>
                <w:sz w:val="24"/>
                <w:szCs w:val="24"/>
              </w:rPr>
            </w:pPr>
          </w:p>
          <w:p w14:paraId="10A7F3E8" w14:textId="77777777" w:rsidR="00E3676F" w:rsidRPr="002F4C21" w:rsidRDefault="00E3676F" w:rsidP="00F45CFA">
            <w:pPr>
              <w:rPr>
                <w:rFonts w:ascii="MS Gothic" w:eastAsia="MS Gothic" w:hAnsi="MS Gothic"/>
                <w:sz w:val="24"/>
                <w:szCs w:val="24"/>
              </w:rPr>
            </w:pPr>
          </w:p>
          <w:p w14:paraId="1644C355" w14:textId="77777777" w:rsidR="00E3676F" w:rsidRPr="002F4C21" w:rsidRDefault="00E3676F" w:rsidP="00F45CFA">
            <w:pPr>
              <w:rPr>
                <w:rFonts w:ascii="MS Gothic" w:eastAsia="MS Gothic" w:hAnsi="MS Gothic"/>
                <w:sz w:val="24"/>
                <w:szCs w:val="24"/>
              </w:rPr>
            </w:pPr>
          </w:p>
        </w:tc>
      </w:tr>
    </w:tbl>
    <w:p w14:paraId="61EDE55B" w14:textId="6426160D" w:rsidR="00E3676F" w:rsidRPr="002F4C21" w:rsidRDefault="00E3676F" w:rsidP="0052325B">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C10983" w:rsidRPr="00C87850" w14:paraId="284370A6" w14:textId="77777777" w:rsidTr="00F45CFA">
        <w:tc>
          <w:tcPr>
            <w:tcW w:w="8494" w:type="dxa"/>
          </w:tcPr>
          <w:p w14:paraId="3AF141AF" w14:textId="3DA7FCA0" w:rsidR="00E3676F" w:rsidRPr="002F4C21" w:rsidRDefault="00F136B9" w:rsidP="000B69EB">
            <w:pPr>
              <w:ind w:left="240" w:hangingChars="100" w:hanging="240"/>
              <w:rPr>
                <w:rFonts w:ascii="MS Gothic" w:eastAsia="MS Gothic" w:hAnsi="MS Gothic"/>
                <w:sz w:val="24"/>
                <w:szCs w:val="24"/>
              </w:rPr>
            </w:pPr>
            <w:r w:rsidRPr="002F4C21">
              <w:rPr>
                <w:rFonts w:ascii="MS Gothic" w:eastAsia="MS Gothic" w:hAnsi="MS Gothic"/>
                <w:sz w:val="24"/>
                <w:szCs w:val="24"/>
              </w:rPr>
              <w:t>e</w:t>
            </w:r>
            <w:r w:rsidR="00E3676F" w:rsidRPr="002F4C21">
              <w:rPr>
                <w:rFonts w:ascii="MS Gothic" w:eastAsia="MS Gothic" w:hAnsi="MS Gothic"/>
                <w:sz w:val="24"/>
                <w:szCs w:val="24"/>
              </w:rPr>
              <w:t>.</w:t>
            </w:r>
            <w:r w:rsidR="00E3676F" w:rsidRPr="002F4C21">
              <w:rPr>
                <w:rFonts w:ascii="MS Gothic" w:eastAsia="MS Gothic" w:hAnsi="MS Gothic" w:cs="MS PGothic" w:hint="eastAsia"/>
                <w:kern w:val="0"/>
                <w:szCs w:val="21"/>
              </w:rPr>
              <w:t xml:space="preserve"> </w:t>
            </w:r>
            <w:r w:rsidR="00846AC8" w:rsidRPr="002F4C21">
              <w:rPr>
                <w:rFonts w:ascii="MS Gothic" w:eastAsia="MS Gothic" w:hAnsi="MS Gothic" w:hint="eastAsia"/>
                <w:sz w:val="24"/>
                <w:szCs w:val="24"/>
              </w:rPr>
              <w:t>a</w:t>
            </w:r>
            <w:r w:rsidR="00353156" w:rsidRPr="002F4C21">
              <w:rPr>
                <w:rFonts w:ascii="MS Gothic" w:eastAsia="MS Gothic" w:hAnsi="MS Gothic"/>
                <w:sz w:val="24"/>
                <w:szCs w:val="24"/>
              </w:rPr>
              <w:t>から</w:t>
            </w:r>
            <w:r w:rsidR="00846AC8" w:rsidRPr="002F4C21">
              <w:rPr>
                <w:rFonts w:ascii="MS Gothic" w:eastAsia="MS Gothic" w:hAnsi="MS Gothic" w:hint="eastAsia"/>
                <w:sz w:val="24"/>
                <w:szCs w:val="24"/>
              </w:rPr>
              <w:t>d</w:t>
            </w:r>
            <w:r w:rsidR="00353156" w:rsidRPr="002F4C21">
              <w:rPr>
                <w:rFonts w:ascii="MS Gothic" w:eastAsia="MS Gothic" w:hAnsi="MS Gothic"/>
                <w:sz w:val="24"/>
                <w:szCs w:val="24"/>
              </w:rPr>
              <w:t>までの規定に基づき作成した文書に従い、獣畜、とたい、枝肉及び食用に供する内臓等に係る食品衛生上の危害の発生の防止のために公衆衛生上必要な措置を講ずること。</w:t>
            </w:r>
          </w:p>
          <w:p w14:paraId="5471A82C" w14:textId="4A08F3F8" w:rsidR="00E3676F" w:rsidRPr="00C87850" w:rsidRDefault="00F136B9" w:rsidP="000B69EB">
            <w:pPr>
              <w:ind w:left="240" w:hangingChars="100" w:hanging="240"/>
              <w:rPr>
                <w:rFonts w:ascii="MS Gothic" w:eastAsia="MS Gothic" w:hAnsi="MS Gothic"/>
                <w:sz w:val="24"/>
                <w:szCs w:val="24"/>
              </w:rPr>
            </w:pPr>
            <w:r w:rsidRPr="002F4C21">
              <w:rPr>
                <w:rFonts w:ascii="MS Gothic" w:eastAsia="MS Gothic" w:hAnsi="MS Gothic"/>
                <w:sz w:val="24"/>
                <w:szCs w:val="24"/>
              </w:rPr>
              <w:t>e</w:t>
            </w:r>
            <w:r w:rsidR="00122146" w:rsidRPr="002F4C21">
              <w:rPr>
                <w:rFonts w:ascii="MS Gothic" w:eastAsia="MS Gothic" w:hAnsi="MS Gothic" w:hint="eastAsia"/>
                <w:sz w:val="24"/>
                <w:szCs w:val="24"/>
              </w:rPr>
              <w:t xml:space="preserve">. </w:t>
            </w:r>
            <w:r w:rsidR="00122146" w:rsidRPr="002F4C21">
              <w:rPr>
                <w:rFonts w:ascii="MS Gothic" w:eastAsia="MS Gothic" w:hAnsi="MS Gothic"/>
                <w:sz w:val="24"/>
                <w:szCs w:val="24"/>
              </w:rPr>
              <w:t>According to the documents prepared based on the</w:t>
            </w:r>
            <w:r w:rsidR="00122146" w:rsidRPr="002F4C21">
              <w:rPr>
                <w:rFonts w:ascii="MS Gothic" w:eastAsia="MS Gothic" w:hAnsi="MS Gothic" w:hint="eastAsia"/>
                <w:sz w:val="24"/>
                <w:szCs w:val="24"/>
              </w:rPr>
              <w:t xml:space="preserve"> </w:t>
            </w:r>
            <w:r w:rsidR="00122146" w:rsidRPr="002F4C21">
              <w:rPr>
                <w:rFonts w:ascii="MS Gothic" w:eastAsia="MS Gothic" w:hAnsi="MS Gothic"/>
                <w:sz w:val="24"/>
                <w:szCs w:val="24"/>
              </w:rPr>
              <w:t>provisions of (</w:t>
            </w:r>
            <w:r w:rsidR="00846AC8" w:rsidRPr="002F4C21">
              <w:rPr>
                <w:rFonts w:ascii="MS Gothic" w:eastAsia="MS Gothic" w:hAnsi="MS Gothic"/>
                <w:sz w:val="24"/>
                <w:szCs w:val="24"/>
              </w:rPr>
              <w:t>a</w:t>
            </w:r>
            <w:r w:rsidR="00122146" w:rsidRPr="002F4C21">
              <w:rPr>
                <w:rFonts w:ascii="MS Gothic" w:eastAsia="MS Gothic" w:hAnsi="MS Gothic"/>
                <w:sz w:val="24"/>
                <w:szCs w:val="24"/>
              </w:rPr>
              <w:t>) to (</w:t>
            </w:r>
            <w:r w:rsidR="00846AC8" w:rsidRPr="002F4C21">
              <w:rPr>
                <w:rFonts w:ascii="MS Gothic" w:eastAsia="MS Gothic" w:hAnsi="MS Gothic"/>
                <w:sz w:val="24"/>
                <w:szCs w:val="24"/>
              </w:rPr>
              <w:t>d</w:t>
            </w:r>
            <w:r w:rsidR="00122146" w:rsidRPr="002F4C21">
              <w:rPr>
                <w:rFonts w:ascii="MS Gothic" w:eastAsia="MS Gothic" w:hAnsi="MS Gothic"/>
                <w:sz w:val="24"/>
                <w:szCs w:val="24"/>
              </w:rPr>
              <w:t>), measures necessary for</w:t>
            </w:r>
            <w:r w:rsidR="00122146" w:rsidRPr="002F4C21">
              <w:rPr>
                <w:rFonts w:ascii="MS Gothic" w:eastAsia="MS Gothic" w:hAnsi="MS Gothic" w:hint="eastAsia"/>
                <w:sz w:val="24"/>
                <w:szCs w:val="24"/>
              </w:rPr>
              <w:t xml:space="preserve"> </w:t>
            </w:r>
            <w:r w:rsidR="00122146" w:rsidRPr="002F4C21">
              <w:rPr>
                <w:rFonts w:ascii="MS Gothic" w:eastAsia="MS Gothic" w:hAnsi="MS Gothic"/>
                <w:sz w:val="24"/>
                <w:szCs w:val="24"/>
              </w:rPr>
              <w:t>public health shall be taken in order to prevent food</w:t>
            </w:r>
            <w:r w:rsidR="00122146" w:rsidRPr="002F4C21">
              <w:rPr>
                <w:rFonts w:ascii="MS Gothic" w:eastAsia="MS Gothic" w:hAnsi="MS Gothic" w:hint="eastAsia"/>
                <w:sz w:val="24"/>
                <w:szCs w:val="24"/>
              </w:rPr>
              <w:t xml:space="preserve"> </w:t>
            </w:r>
            <w:r w:rsidR="00122146" w:rsidRPr="002F4C21">
              <w:rPr>
                <w:rFonts w:ascii="MS Gothic" w:eastAsia="MS Gothic" w:hAnsi="MS Gothic"/>
                <w:sz w:val="24"/>
                <w:szCs w:val="24"/>
              </w:rPr>
              <w:t>sanitation hazards associated with livestock, carcass,</w:t>
            </w:r>
            <w:r w:rsidR="00122146" w:rsidRPr="002F4C21">
              <w:rPr>
                <w:rFonts w:ascii="MS Gothic" w:eastAsia="MS Gothic" w:hAnsi="MS Gothic" w:hint="eastAsia"/>
                <w:sz w:val="24"/>
                <w:szCs w:val="24"/>
              </w:rPr>
              <w:t xml:space="preserve"> </w:t>
            </w:r>
            <w:r w:rsidR="00122146" w:rsidRPr="002F4C21">
              <w:rPr>
                <w:rFonts w:ascii="MS Gothic" w:eastAsia="MS Gothic" w:hAnsi="MS Gothic"/>
                <w:sz w:val="24"/>
                <w:szCs w:val="24"/>
              </w:rPr>
              <w:t>dressed carcass, and viscera for human</w:t>
            </w:r>
            <w:r w:rsidR="00122146" w:rsidRPr="002F4C21">
              <w:rPr>
                <w:rFonts w:ascii="MS Gothic" w:eastAsia="MS Gothic" w:hAnsi="MS Gothic" w:hint="eastAsia"/>
                <w:sz w:val="24"/>
                <w:szCs w:val="24"/>
              </w:rPr>
              <w:t xml:space="preserve"> </w:t>
            </w:r>
            <w:r w:rsidR="00122146" w:rsidRPr="002F4C21">
              <w:rPr>
                <w:rFonts w:ascii="MS Gothic" w:eastAsia="MS Gothic" w:hAnsi="MS Gothic"/>
                <w:sz w:val="24"/>
                <w:szCs w:val="24"/>
              </w:rPr>
              <w:t>consumption.</w:t>
            </w:r>
          </w:p>
          <w:p w14:paraId="274D7268" w14:textId="77777777" w:rsidR="00E3676F" w:rsidRPr="00C87850" w:rsidRDefault="00E3676F" w:rsidP="00F45CFA">
            <w:pPr>
              <w:rPr>
                <w:rFonts w:ascii="MS Gothic" w:eastAsia="MS Gothic" w:hAnsi="MS Gothic"/>
                <w:sz w:val="24"/>
                <w:szCs w:val="24"/>
              </w:rPr>
            </w:pPr>
          </w:p>
          <w:p w14:paraId="612AD220" w14:textId="77777777" w:rsidR="00E3676F" w:rsidRPr="00C87850" w:rsidRDefault="00E3676F" w:rsidP="00F45CFA">
            <w:pPr>
              <w:rPr>
                <w:rFonts w:ascii="MS Gothic" w:eastAsia="MS Gothic" w:hAnsi="MS Gothic"/>
                <w:sz w:val="24"/>
                <w:szCs w:val="24"/>
              </w:rPr>
            </w:pPr>
          </w:p>
          <w:p w14:paraId="42CC075E" w14:textId="77777777" w:rsidR="00E3676F" w:rsidRPr="00C87850" w:rsidRDefault="00E3676F" w:rsidP="00F45CFA">
            <w:pPr>
              <w:rPr>
                <w:rFonts w:ascii="MS Gothic" w:eastAsia="MS Gothic" w:hAnsi="MS Gothic"/>
                <w:sz w:val="24"/>
                <w:szCs w:val="24"/>
              </w:rPr>
            </w:pPr>
          </w:p>
        </w:tc>
      </w:tr>
    </w:tbl>
    <w:p w14:paraId="68D79E15" w14:textId="412127D5" w:rsidR="00D815DB" w:rsidRPr="00C87850" w:rsidRDefault="00D815DB" w:rsidP="0052325B">
      <w:pPr>
        <w:rPr>
          <w:rFonts w:ascii="MS Gothic" w:eastAsia="MS Gothic" w:hAnsi="MS Gothic"/>
          <w:sz w:val="24"/>
          <w:szCs w:val="24"/>
        </w:rPr>
      </w:pPr>
    </w:p>
    <w:p w14:paraId="12F75439" w14:textId="6A61ABDA" w:rsidR="007D53D0" w:rsidRPr="00C87850" w:rsidRDefault="007D53D0" w:rsidP="0052325B">
      <w:pPr>
        <w:rPr>
          <w:rFonts w:ascii="MS Gothic" w:eastAsia="MS Gothic" w:hAnsi="MS Gothic"/>
          <w:sz w:val="24"/>
          <w:szCs w:val="24"/>
        </w:rPr>
      </w:pPr>
      <w:r w:rsidRPr="00C87850">
        <w:rPr>
          <w:rFonts w:ascii="MS Gothic" w:eastAsia="MS Gothic" w:hAnsi="MS Gothic" w:hint="eastAsia"/>
          <w:sz w:val="24"/>
          <w:szCs w:val="24"/>
        </w:rPr>
        <w:t>（2）（1）に掲げるもののほか、次に掲げる措置を行うこと。</w:t>
      </w:r>
    </w:p>
    <w:p w14:paraId="400AC9CC" w14:textId="2CC115A2" w:rsidR="00F136B9" w:rsidRPr="00C87850" w:rsidRDefault="00F136B9" w:rsidP="00291EC4">
      <w:pPr>
        <w:ind w:left="240" w:hangingChars="100" w:hanging="240"/>
        <w:rPr>
          <w:rFonts w:ascii="MS Gothic" w:eastAsia="MS Gothic" w:hAnsi="MS Gothic"/>
          <w:sz w:val="24"/>
          <w:szCs w:val="24"/>
        </w:rPr>
      </w:pPr>
      <w:r w:rsidRPr="00C87850">
        <w:rPr>
          <w:rFonts w:ascii="MS Gothic" w:eastAsia="MS Gothic" w:hAnsi="MS Gothic" w:hint="eastAsia"/>
          <w:sz w:val="24"/>
          <w:szCs w:val="24"/>
        </w:rPr>
        <w:t xml:space="preserve">　　牛、めん羊及び山羊について、ピッシング</w:t>
      </w:r>
      <w:r w:rsidRPr="00C87850">
        <w:rPr>
          <w:rFonts w:ascii="MS Gothic" w:eastAsia="MS Gothic" w:hAnsi="MS Gothic"/>
          <w:sz w:val="24"/>
          <w:szCs w:val="24"/>
        </w:rPr>
        <w:t>(ワイヤーその他これに類する器具を用いて脳及び脊髄を破壊することをいう。以下同じ。)を行わずにとさつすること。</w:t>
      </w:r>
    </w:p>
    <w:p w14:paraId="79856093" w14:textId="58439CAC" w:rsidR="00462D0C" w:rsidRPr="00C87850" w:rsidRDefault="00462D0C" w:rsidP="00B508C1">
      <w:pPr>
        <w:ind w:left="480" w:hangingChars="200" w:hanging="480"/>
        <w:rPr>
          <w:rFonts w:ascii="MS Gothic" w:eastAsia="MS Gothic" w:hAnsi="MS Gothic"/>
          <w:sz w:val="24"/>
          <w:szCs w:val="24"/>
        </w:rPr>
      </w:pPr>
      <w:r w:rsidRPr="00C87850">
        <w:rPr>
          <w:rFonts w:ascii="MS Gothic" w:eastAsia="MS Gothic" w:hAnsi="MS Gothic" w:hint="eastAsia"/>
          <w:sz w:val="24"/>
          <w:szCs w:val="24"/>
        </w:rPr>
        <w:t>（2）</w:t>
      </w:r>
      <w:r w:rsidRPr="00C87850">
        <w:rPr>
          <w:rFonts w:ascii="MS Gothic" w:eastAsia="MS Gothic" w:hAnsi="MS Gothic"/>
          <w:sz w:val="24"/>
          <w:szCs w:val="24"/>
        </w:rPr>
        <w:t>Other than those specified in (1), the following measures</w:t>
      </w:r>
      <w:r w:rsidRPr="00C87850">
        <w:rPr>
          <w:rFonts w:ascii="MS Gothic" w:eastAsia="MS Gothic" w:hAnsi="MS Gothic" w:hint="eastAsia"/>
          <w:sz w:val="24"/>
          <w:szCs w:val="24"/>
        </w:rPr>
        <w:t xml:space="preserve"> </w:t>
      </w:r>
      <w:r w:rsidRPr="00C87850">
        <w:rPr>
          <w:rFonts w:ascii="MS Gothic" w:eastAsia="MS Gothic" w:hAnsi="MS Gothic"/>
          <w:sz w:val="24"/>
          <w:szCs w:val="24"/>
        </w:rPr>
        <w:t>shall be taken.</w:t>
      </w:r>
    </w:p>
    <w:p w14:paraId="34DE4E33" w14:textId="28608A43" w:rsidR="00F136B9" w:rsidRPr="00C87850" w:rsidRDefault="00F136B9" w:rsidP="00291EC4">
      <w:pPr>
        <w:ind w:leftChars="200" w:left="420"/>
        <w:rPr>
          <w:rFonts w:ascii="MS Gothic" w:eastAsia="MS Gothic" w:hAnsi="MS Gothic"/>
          <w:sz w:val="24"/>
          <w:szCs w:val="24"/>
        </w:rPr>
      </w:pPr>
      <w:r w:rsidRPr="00C87850">
        <w:rPr>
          <w:rFonts w:ascii="MS Gothic" w:eastAsia="MS Gothic" w:hAnsi="MS Gothic"/>
          <w:sz w:val="24"/>
          <w:szCs w:val="24"/>
        </w:rPr>
        <w:t>Cattle, sheep, and goats shall be slaughtered without</w:t>
      </w:r>
      <w:r w:rsidRPr="00C87850">
        <w:rPr>
          <w:rFonts w:ascii="MS Gothic" w:eastAsia="MS Gothic" w:hAnsi="MS Gothic" w:hint="eastAsia"/>
          <w:sz w:val="24"/>
          <w:szCs w:val="24"/>
        </w:rPr>
        <w:t xml:space="preserve"> </w:t>
      </w:r>
      <w:r w:rsidRPr="00C87850">
        <w:rPr>
          <w:rFonts w:ascii="MS Gothic" w:eastAsia="MS Gothic" w:hAnsi="MS Gothic"/>
          <w:sz w:val="24"/>
          <w:szCs w:val="24"/>
        </w:rPr>
        <w:t>pithing (meaning destruction of brain and spinal</w:t>
      </w:r>
      <w:r w:rsidRPr="00C87850">
        <w:rPr>
          <w:rFonts w:ascii="MS Gothic" w:eastAsia="MS Gothic" w:hAnsi="MS Gothic" w:hint="eastAsia"/>
          <w:sz w:val="24"/>
          <w:szCs w:val="24"/>
        </w:rPr>
        <w:t xml:space="preserve"> </w:t>
      </w:r>
      <w:r w:rsidRPr="00C87850">
        <w:rPr>
          <w:rFonts w:ascii="MS Gothic" w:eastAsia="MS Gothic" w:hAnsi="MS Gothic"/>
          <w:sz w:val="24"/>
          <w:szCs w:val="24"/>
        </w:rPr>
        <w:t>cord using a wire or similar instrument).</w:t>
      </w:r>
    </w:p>
    <w:tbl>
      <w:tblPr>
        <w:tblStyle w:val="a4"/>
        <w:tblW w:w="0" w:type="auto"/>
        <w:tblLook w:val="04A0" w:firstRow="1" w:lastRow="0" w:firstColumn="1" w:lastColumn="0" w:noHBand="0" w:noVBand="1"/>
      </w:tblPr>
      <w:tblGrid>
        <w:gridCol w:w="8494"/>
      </w:tblGrid>
      <w:tr w:rsidR="00986647" w:rsidRPr="00C87850" w14:paraId="390E57BE" w14:textId="77777777" w:rsidTr="00F45CFA">
        <w:tc>
          <w:tcPr>
            <w:tcW w:w="8494" w:type="dxa"/>
          </w:tcPr>
          <w:p w14:paraId="536BD42C" w14:textId="753E8887" w:rsidR="00986647" w:rsidRPr="00C87850" w:rsidRDefault="00986647" w:rsidP="00462D0C">
            <w:pPr>
              <w:rPr>
                <w:rFonts w:ascii="MS Gothic" w:eastAsia="MS Gothic" w:hAnsi="MS Gothic"/>
                <w:sz w:val="24"/>
                <w:szCs w:val="24"/>
              </w:rPr>
            </w:pPr>
          </w:p>
          <w:p w14:paraId="588302DE" w14:textId="77777777" w:rsidR="00462D0C" w:rsidRPr="00C87850" w:rsidRDefault="00462D0C" w:rsidP="00F45CFA">
            <w:pPr>
              <w:rPr>
                <w:rFonts w:ascii="MS Gothic" w:eastAsia="MS Gothic" w:hAnsi="MS Gothic"/>
                <w:sz w:val="24"/>
                <w:szCs w:val="24"/>
              </w:rPr>
            </w:pPr>
          </w:p>
          <w:p w14:paraId="6AB76B68" w14:textId="77777777" w:rsidR="00986647" w:rsidRPr="00C87850" w:rsidRDefault="00986647" w:rsidP="00F45CFA">
            <w:pPr>
              <w:rPr>
                <w:rFonts w:ascii="MS Gothic" w:eastAsia="MS Gothic" w:hAnsi="MS Gothic"/>
                <w:sz w:val="24"/>
                <w:szCs w:val="24"/>
              </w:rPr>
            </w:pPr>
          </w:p>
          <w:p w14:paraId="19A0634E" w14:textId="77777777" w:rsidR="00986647" w:rsidRPr="00C87850" w:rsidRDefault="00986647" w:rsidP="00F45CFA">
            <w:pPr>
              <w:rPr>
                <w:rFonts w:ascii="MS Gothic" w:eastAsia="MS Gothic" w:hAnsi="MS Gothic"/>
                <w:sz w:val="24"/>
                <w:szCs w:val="24"/>
              </w:rPr>
            </w:pPr>
          </w:p>
        </w:tc>
      </w:tr>
    </w:tbl>
    <w:p w14:paraId="22CAD91A" w14:textId="77777777" w:rsidR="007D53D0" w:rsidRPr="00C87850" w:rsidRDefault="007D53D0" w:rsidP="0052325B">
      <w:pPr>
        <w:rPr>
          <w:rFonts w:ascii="MS Gothic" w:eastAsia="MS Gothic" w:hAnsi="MS Gothic"/>
          <w:sz w:val="24"/>
          <w:szCs w:val="24"/>
        </w:rPr>
      </w:pPr>
    </w:p>
    <w:p w14:paraId="15A87DB4" w14:textId="61D3CB62" w:rsidR="00986647" w:rsidRPr="00C87850" w:rsidRDefault="00986647" w:rsidP="0052325B">
      <w:pPr>
        <w:rPr>
          <w:rFonts w:ascii="MS Gothic" w:eastAsia="MS Gothic" w:hAnsi="MS Gothic"/>
          <w:sz w:val="24"/>
          <w:szCs w:val="24"/>
        </w:rPr>
      </w:pPr>
    </w:p>
    <w:p w14:paraId="45CEE4C7" w14:textId="3C6405F4" w:rsidR="001F58E7" w:rsidRPr="00C87850" w:rsidRDefault="001F58E7" w:rsidP="00831C08">
      <w:pPr>
        <w:pStyle w:val="3"/>
        <w:ind w:leftChars="0" w:left="0"/>
        <w:rPr>
          <w:rFonts w:ascii="MS Gothic" w:eastAsia="MS Gothic" w:hAnsi="MS Gothic"/>
          <w:sz w:val="24"/>
          <w:szCs w:val="24"/>
        </w:rPr>
      </w:pPr>
      <w:bookmarkStart w:id="19" w:name="_Toc15647083"/>
      <w:r w:rsidRPr="00C87850">
        <w:rPr>
          <w:rFonts w:ascii="MS Gothic" w:eastAsia="MS Gothic" w:hAnsi="MS Gothic" w:hint="eastAsia"/>
          <w:sz w:val="24"/>
          <w:szCs w:val="24"/>
        </w:rPr>
        <w:t>1-4　と</w:t>
      </w:r>
      <w:r w:rsidR="0016022C" w:rsidRPr="00C87850">
        <w:rPr>
          <w:rFonts w:ascii="MS Gothic" w:eastAsia="MS Gothic" w:hAnsi="MS Gothic" w:hint="eastAsia"/>
          <w:sz w:val="24"/>
          <w:szCs w:val="24"/>
        </w:rPr>
        <w:t>畜場における</w:t>
      </w:r>
      <w:r w:rsidRPr="00C87850">
        <w:rPr>
          <w:rFonts w:ascii="MS Gothic" w:eastAsia="MS Gothic" w:hAnsi="MS Gothic" w:hint="eastAsia"/>
          <w:sz w:val="24"/>
          <w:szCs w:val="24"/>
        </w:rPr>
        <w:t>監視の実施状況（体制、手順、記録など）</w:t>
      </w:r>
      <w:bookmarkEnd w:id="19"/>
    </w:p>
    <w:p w14:paraId="2D85B897" w14:textId="43110057" w:rsidR="001F58E7" w:rsidRPr="00C87850" w:rsidRDefault="001F58E7" w:rsidP="00B508C1">
      <w:pPr>
        <w:pStyle w:val="3"/>
        <w:ind w:leftChars="0" w:left="480" w:hangingChars="200" w:hanging="480"/>
        <w:rPr>
          <w:rFonts w:ascii="MS Gothic" w:eastAsia="MS Gothic" w:hAnsi="MS Gothic"/>
          <w:sz w:val="24"/>
          <w:szCs w:val="24"/>
        </w:rPr>
      </w:pPr>
      <w:bookmarkStart w:id="20" w:name="_Toc15647084"/>
      <w:r w:rsidRPr="00C87850">
        <w:rPr>
          <w:rFonts w:ascii="MS Gothic" w:eastAsia="MS Gothic" w:hAnsi="MS Gothic" w:hint="eastAsia"/>
          <w:sz w:val="24"/>
          <w:szCs w:val="24"/>
        </w:rPr>
        <w:t xml:space="preserve">1-4　</w:t>
      </w:r>
      <w:r w:rsidRPr="00C87850">
        <w:rPr>
          <w:rFonts w:ascii="MS Gothic" w:eastAsia="MS Gothic" w:hAnsi="MS Gothic"/>
          <w:sz w:val="24"/>
          <w:szCs w:val="24"/>
        </w:rPr>
        <w:t xml:space="preserve"> </w:t>
      </w:r>
      <w:r w:rsidR="0016022C" w:rsidRPr="00C87850">
        <w:rPr>
          <w:rFonts w:ascii="MS Gothic" w:eastAsia="MS Gothic" w:hAnsi="MS Gothic"/>
          <w:sz w:val="24"/>
          <w:szCs w:val="24"/>
        </w:rPr>
        <w:t>C</w:t>
      </w:r>
      <w:r w:rsidRPr="00C87850">
        <w:rPr>
          <w:rFonts w:ascii="MS Gothic" w:eastAsia="MS Gothic" w:hAnsi="MS Gothic"/>
          <w:sz w:val="24"/>
          <w:szCs w:val="24"/>
        </w:rPr>
        <w:t>ontrols implemented in slaughterhouses (e.g. system, procedures, recording).</w:t>
      </w:r>
      <w:bookmarkEnd w:id="20"/>
    </w:p>
    <w:p w14:paraId="1A86589C" w14:textId="1DAAEE74" w:rsidR="0016022C" w:rsidRPr="00C87850" w:rsidRDefault="0016022C" w:rsidP="0016022C">
      <w:pPr>
        <w:rPr>
          <w:rFonts w:ascii="MS Gothic" w:eastAsia="MS Gothic" w:hAnsi="MS Gothic"/>
          <w:sz w:val="24"/>
          <w:szCs w:val="24"/>
        </w:rPr>
      </w:pPr>
      <w:r w:rsidRPr="00C87850">
        <w:rPr>
          <w:rFonts w:ascii="MS Gothic" w:eastAsia="MS Gothic" w:hAnsi="MS Gothic" w:hint="eastAsia"/>
          <w:sz w:val="24"/>
          <w:szCs w:val="24"/>
        </w:rPr>
        <w:t>（1）　と畜場における通常監視の実施状況</w:t>
      </w:r>
    </w:p>
    <w:p w14:paraId="326145B3" w14:textId="317F7FE9" w:rsidR="0016022C" w:rsidRPr="00C87850" w:rsidRDefault="0016022C" w:rsidP="0016022C">
      <w:pPr>
        <w:rPr>
          <w:rFonts w:ascii="MS Gothic" w:eastAsia="MS Gothic" w:hAnsi="MS Gothic"/>
          <w:sz w:val="24"/>
          <w:szCs w:val="24"/>
        </w:rPr>
      </w:pPr>
      <w:r w:rsidRPr="00C87850">
        <w:rPr>
          <w:rFonts w:ascii="MS Gothic" w:eastAsia="MS Gothic" w:hAnsi="MS Gothic" w:hint="eastAsia"/>
          <w:sz w:val="24"/>
          <w:szCs w:val="24"/>
        </w:rPr>
        <w:t xml:space="preserve">（1）　</w:t>
      </w:r>
      <w:r w:rsidRPr="00C87850">
        <w:rPr>
          <w:rFonts w:ascii="MS Gothic" w:eastAsia="MS Gothic" w:hAnsi="MS Gothic"/>
          <w:sz w:val="24"/>
          <w:szCs w:val="24"/>
        </w:rPr>
        <w:t xml:space="preserve"> Routine controls implemented in slaughterhouses</w:t>
      </w:r>
    </w:p>
    <w:tbl>
      <w:tblPr>
        <w:tblStyle w:val="a4"/>
        <w:tblW w:w="0" w:type="auto"/>
        <w:tblLook w:val="04A0" w:firstRow="1" w:lastRow="0" w:firstColumn="1" w:lastColumn="0" w:noHBand="0" w:noVBand="1"/>
      </w:tblPr>
      <w:tblGrid>
        <w:gridCol w:w="8494"/>
      </w:tblGrid>
      <w:tr w:rsidR="008912D3" w:rsidRPr="00C87850" w14:paraId="56C955D6" w14:textId="77777777" w:rsidTr="00430A37">
        <w:tc>
          <w:tcPr>
            <w:tcW w:w="8494" w:type="dxa"/>
          </w:tcPr>
          <w:p w14:paraId="5FA86BB3" w14:textId="28D4781A" w:rsidR="00673BFD" w:rsidRPr="00C87850" w:rsidRDefault="001F58E7" w:rsidP="00673BFD">
            <w:pPr>
              <w:rPr>
                <w:rFonts w:ascii="MS Gothic" w:eastAsia="MS Gothic" w:hAnsi="MS Gothic"/>
                <w:sz w:val="24"/>
                <w:szCs w:val="24"/>
              </w:rPr>
            </w:pPr>
            <w:r w:rsidRPr="00C87850">
              <w:rPr>
                <w:rFonts w:ascii="MS Gothic" w:eastAsia="MS Gothic" w:hAnsi="MS Gothic"/>
                <w:sz w:val="24"/>
                <w:szCs w:val="24"/>
              </w:rPr>
              <w:t>a.</w:t>
            </w:r>
            <w:r w:rsidR="00673BFD" w:rsidRPr="00C87850">
              <w:rPr>
                <w:rFonts w:ascii="MS Gothic" w:eastAsia="MS Gothic" w:hAnsi="MS Gothic" w:hint="eastAsia"/>
                <w:sz w:val="24"/>
                <w:szCs w:val="24"/>
              </w:rPr>
              <w:t>と畜の間の獣医師の存在</w:t>
            </w:r>
          </w:p>
          <w:p w14:paraId="5B38953B" w14:textId="3EDEA2FC" w:rsidR="00673BFD" w:rsidRPr="00C87850" w:rsidRDefault="001F58E7" w:rsidP="00673BFD">
            <w:pPr>
              <w:rPr>
                <w:rFonts w:ascii="MS Gothic" w:eastAsia="MS Gothic" w:hAnsi="MS Gothic"/>
                <w:sz w:val="24"/>
                <w:szCs w:val="24"/>
              </w:rPr>
            </w:pPr>
            <w:r w:rsidRPr="00C87850">
              <w:rPr>
                <w:rFonts w:ascii="MS Gothic" w:eastAsia="MS Gothic" w:hAnsi="MS Gothic"/>
                <w:sz w:val="24"/>
                <w:szCs w:val="24"/>
              </w:rPr>
              <w:t xml:space="preserve">a. </w:t>
            </w:r>
            <w:r w:rsidR="00673BFD" w:rsidRPr="00C87850">
              <w:rPr>
                <w:rFonts w:ascii="MS Gothic" w:eastAsia="MS Gothic" w:hAnsi="MS Gothic"/>
                <w:sz w:val="24"/>
                <w:szCs w:val="24"/>
              </w:rPr>
              <w:t>Presence of veterinarians during slaughter</w:t>
            </w:r>
            <w:r w:rsidR="00B01AAB" w:rsidRPr="00C87850">
              <w:rPr>
                <w:rFonts w:ascii="MS Gothic" w:eastAsia="MS Gothic" w:hAnsi="MS Gothic"/>
                <w:sz w:val="24"/>
                <w:szCs w:val="24"/>
              </w:rPr>
              <w:t>.</w:t>
            </w:r>
          </w:p>
          <w:p w14:paraId="24C1E528" w14:textId="77777777" w:rsidR="00673BFD" w:rsidRPr="00C87850" w:rsidRDefault="00673BFD" w:rsidP="00673BFD">
            <w:pPr>
              <w:rPr>
                <w:rFonts w:ascii="MS Gothic" w:eastAsia="MS Gothic" w:hAnsi="MS Gothic"/>
                <w:sz w:val="24"/>
                <w:szCs w:val="24"/>
              </w:rPr>
            </w:pPr>
          </w:p>
          <w:p w14:paraId="501B6CD0" w14:textId="77777777" w:rsidR="00BB64D2" w:rsidRPr="00C87850" w:rsidRDefault="00BB64D2" w:rsidP="00673BFD">
            <w:pPr>
              <w:rPr>
                <w:rFonts w:ascii="MS Gothic" w:eastAsia="MS Gothic" w:hAnsi="MS Gothic"/>
                <w:sz w:val="24"/>
                <w:szCs w:val="24"/>
              </w:rPr>
            </w:pPr>
          </w:p>
          <w:p w14:paraId="472A3BDB" w14:textId="77777777" w:rsidR="008912D3" w:rsidRPr="00C87850" w:rsidRDefault="008912D3" w:rsidP="00430A37">
            <w:pPr>
              <w:rPr>
                <w:rFonts w:ascii="MS Gothic" w:eastAsia="MS Gothic" w:hAnsi="MS Gothic"/>
                <w:sz w:val="24"/>
                <w:szCs w:val="24"/>
              </w:rPr>
            </w:pPr>
          </w:p>
          <w:p w14:paraId="3A4727A9" w14:textId="77777777" w:rsidR="008912D3" w:rsidRPr="00C87850" w:rsidRDefault="008912D3" w:rsidP="00430A37">
            <w:pPr>
              <w:rPr>
                <w:rFonts w:ascii="MS Gothic" w:eastAsia="MS Gothic" w:hAnsi="MS Gothic"/>
                <w:sz w:val="24"/>
                <w:szCs w:val="24"/>
              </w:rPr>
            </w:pPr>
          </w:p>
        </w:tc>
      </w:tr>
    </w:tbl>
    <w:p w14:paraId="04EECB9C" w14:textId="7355C886" w:rsidR="008912D3" w:rsidRPr="00C87850" w:rsidRDefault="008912D3" w:rsidP="008912D3">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1F58E7" w:rsidRPr="00C87850" w14:paraId="48A887F9" w14:textId="77777777" w:rsidTr="00F45CFA">
        <w:tc>
          <w:tcPr>
            <w:tcW w:w="8494" w:type="dxa"/>
          </w:tcPr>
          <w:p w14:paraId="4DF5C995" w14:textId="27FDEF32" w:rsidR="001F58E7" w:rsidRPr="00C87850" w:rsidRDefault="001F58E7" w:rsidP="000B69EB">
            <w:pPr>
              <w:ind w:left="240" w:hangingChars="100" w:hanging="240"/>
              <w:rPr>
                <w:rFonts w:ascii="MS Gothic" w:eastAsia="MS Gothic" w:hAnsi="MS Gothic"/>
                <w:sz w:val="24"/>
                <w:szCs w:val="24"/>
              </w:rPr>
            </w:pPr>
            <w:r w:rsidRPr="00C87850">
              <w:rPr>
                <w:rFonts w:ascii="MS Gothic" w:eastAsia="MS Gothic" w:hAnsi="MS Gothic"/>
                <w:sz w:val="24"/>
                <w:szCs w:val="24"/>
              </w:rPr>
              <w:t>b.</w:t>
            </w:r>
            <w:r w:rsidRPr="00C87850">
              <w:rPr>
                <w:rFonts w:ascii="MS Gothic" w:eastAsia="MS Gothic" w:hAnsi="MS Gothic" w:hint="eastAsia"/>
                <w:sz w:val="24"/>
                <w:szCs w:val="24"/>
              </w:rPr>
              <w:t xml:space="preserve"> と畜場に搬入される動物の健康及び動物用医薬品に関して提供が義務づけられている情報</w:t>
            </w:r>
          </w:p>
          <w:p w14:paraId="694325DA" w14:textId="0564FD61" w:rsidR="001F58E7" w:rsidRPr="00C87850" w:rsidRDefault="001F58E7" w:rsidP="000B69EB">
            <w:pPr>
              <w:ind w:left="240" w:hangingChars="100" w:hanging="240"/>
              <w:rPr>
                <w:rFonts w:ascii="MS Gothic" w:eastAsia="MS Gothic" w:hAnsi="MS Gothic"/>
                <w:sz w:val="24"/>
                <w:szCs w:val="24"/>
              </w:rPr>
            </w:pPr>
            <w:r w:rsidRPr="00C87850">
              <w:rPr>
                <w:rFonts w:ascii="MS Gothic" w:eastAsia="MS Gothic" w:hAnsi="MS Gothic"/>
                <w:sz w:val="24"/>
                <w:szCs w:val="24"/>
              </w:rPr>
              <w:t>b. Mandatory information to be provided regarding health and medicine application status of animals for slaughter.</w:t>
            </w:r>
          </w:p>
          <w:p w14:paraId="50101C66" w14:textId="77777777" w:rsidR="001F58E7" w:rsidRPr="00C87850" w:rsidRDefault="001F58E7" w:rsidP="00F45CFA">
            <w:pPr>
              <w:rPr>
                <w:rFonts w:ascii="MS Gothic" w:eastAsia="MS Gothic" w:hAnsi="MS Gothic"/>
                <w:sz w:val="24"/>
                <w:szCs w:val="24"/>
              </w:rPr>
            </w:pPr>
          </w:p>
          <w:p w14:paraId="151E46BB" w14:textId="77777777" w:rsidR="001F58E7" w:rsidRPr="00C87850" w:rsidRDefault="001F58E7" w:rsidP="00F45CFA">
            <w:pPr>
              <w:rPr>
                <w:rFonts w:ascii="MS Gothic" w:eastAsia="MS Gothic" w:hAnsi="MS Gothic"/>
                <w:sz w:val="24"/>
                <w:szCs w:val="24"/>
              </w:rPr>
            </w:pPr>
          </w:p>
          <w:p w14:paraId="458C26F6" w14:textId="77777777" w:rsidR="001F58E7" w:rsidRPr="00C87850" w:rsidRDefault="001F58E7" w:rsidP="00F45CFA">
            <w:pPr>
              <w:rPr>
                <w:rFonts w:ascii="MS Gothic" w:eastAsia="MS Gothic" w:hAnsi="MS Gothic"/>
                <w:sz w:val="24"/>
                <w:szCs w:val="24"/>
              </w:rPr>
            </w:pPr>
          </w:p>
          <w:p w14:paraId="2CBF7998" w14:textId="77777777" w:rsidR="001F58E7" w:rsidRPr="00C87850" w:rsidRDefault="001F58E7" w:rsidP="00F45CFA">
            <w:pPr>
              <w:rPr>
                <w:rFonts w:ascii="MS Gothic" w:eastAsia="MS Gothic" w:hAnsi="MS Gothic"/>
                <w:sz w:val="24"/>
                <w:szCs w:val="24"/>
              </w:rPr>
            </w:pPr>
          </w:p>
        </w:tc>
      </w:tr>
    </w:tbl>
    <w:p w14:paraId="3CFAB05F" w14:textId="77777777" w:rsidR="001F58E7" w:rsidRPr="00C87850" w:rsidRDefault="001F58E7" w:rsidP="008912D3">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1F58E7" w:rsidRPr="00C87850" w14:paraId="46796550" w14:textId="77777777" w:rsidTr="00F45CFA">
        <w:tc>
          <w:tcPr>
            <w:tcW w:w="8494" w:type="dxa"/>
          </w:tcPr>
          <w:p w14:paraId="3C59902E" w14:textId="1643A589" w:rsidR="001F58E7" w:rsidRPr="00C87850" w:rsidRDefault="001F58E7" w:rsidP="00F45CFA">
            <w:pPr>
              <w:rPr>
                <w:rFonts w:ascii="MS Gothic" w:eastAsia="MS Gothic" w:hAnsi="MS Gothic"/>
                <w:sz w:val="24"/>
                <w:szCs w:val="24"/>
              </w:rPr>
            </w:pPr>
            <w:r w:rsidRPr="00C87850">
              <w:rPr>
                <w:rFonts w:ascii="MS Gothic" w:eastAsia="MS Gothic" w:hAnsi="MS Gothic"/>
                <w:sz w:val="24"/>
                <w:szCs w:val="24"/>
              </w:rPr>
              <w:t>c.</w:t>
            </w:r>
            <w:r w:rsidRPr="00C87850">
              <w:rPr>
                <w:rFonts w:ascii="MS Gothic" w:eastAsia="MS Gothic" w:hAnsi="MS Gothic" w:hint="eastAsia"/>
                <w:sz w:val="24"/>
                <w:szCs w:val="24"/>
              </w:rPr>
              <w:t xml:space="preserve"> と畜前検査の手順及び記録システム</w:t>
            </w:r>
          </w:p>
          <w:p w14:paraId="52FD0FE6" w14:textId="6EDC44DF" w:rsidR="001F58E7" w:rsidRPr="00C87850" w:rsidRDefault="001F58E7" w:rsidP="00F45CFA">
            <w:pPr>
              <w:rPr>
                <w:rFonts w:ascii="MS Gothic" w:eastAsia="MS Gothic" w:hAnsi="MS Gothic"/>
                <w:sz w:val="24"/>
                <w:szCs w:val="24"/>
              </w:rPr>
            </w:pPr>
            <w:r w:rsidRPr="00C87850">
              <w:rPr>
                <w:rFonts w:ascii="MS Gothic" w:eastAsia="MS Gothic" w:hAnsi="MS Gothic"/>
                <w:sz w:val="24"/>
                <w:szCs w:val="24"/>
              </w:rPr>
              <w:t>c. Procedures and recording system for ante-mortem inspection.</w:t>
            </w:r>
          </w:p>
          <w:p w14:paraId="5157D208" w14:textId="77777777" w:rsidR="001F58E7" w:rsidRPr="00C87850" w:rsidRDefault="001F58E7" w:rsidP="00F45CFA">
            <w:pPr>
              <w:rPr>
                <w:rFonts w:ascii="MS Gothic" w:eastAsia="MS Gothic" w:hAnsi="MS Gothic"/>
                <w:sz w:val="24"/>
                <w:szCs w:val="24"/>
              </w:rPr>
            </w:pPr>
          </w:p>
          <w:p w14:paraId="312150D4" w14:textId="77777777" w:rsidR="001F58E7" w:rsidRPr="00C87850" w:rsidRDefault="001F58E7" w:rsidP="00F45CFA">
            <w:pPr>
              <w:rPr>
                <w:rFonts w:ascii="MS Gothic" w:eastAsia="MS Gothic" w:hAnsi="MS Gothic"/>
                <w:sz w:val="24"/>
                <w:szCs w:val="24"/>
              </w:rPr>
            </w:pPr>
          </w:p>
          <w:p w14:paraId="66269946" w14:textId="77777777" w:rsidR="001F58E7" w:rsidRPr="00C87850" w:rsidRDefault="001F58E7" w:rsidP="00F45CFA">
            <w:pPr>
              <w:rPr>
                <w:rFonts w:ascii="MS Gothic" w:eastAsia="MS Gothic" w:hAnsi="MS Gothic"/>
                <w:sz w:val="24"/>
                <w:szCs w:val="24"/>
              </w:rPr>
            </w:pPr>
          </w:p>
          <w:p w14:paraId="71D2FE79" w14:textId="77777777" w:rsidR="001F58E7" w:rsidRPr="00C87850" w:rsidRDefault="001F58E7" w:rsidP="00F45CFA">
            <w:pPr>
              <w:rPr>
                <w:rFonts w:ascii="MS Gothic" w:eastAsia="MS Gothic" w:hAnsi="MS Gothic"/>
                <w:sz w:val="24"/>
                <w:szCs w:val="24"/>
              </w:rPr>
            </w:pPr>
          </w:p>
        </w:tc>
      </w:tr>
    </w:tbl>
    <w:p w14:paraId="37014339" w14:textId="77777777" w:rsidR="001F58E7" w:rsidRPr="00C87850" w:rsidRDefault="001F58E7" w:rsidP="001F58E7">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1F58E7" w:rsidRPr="00C87850" w14:paraId="737C6610" w14:textId="77777777" w:rsidTr="00F45CFA">
        <w:tc>
          <w:tcPr>
            <w:tcW w:w="8494" w:type="dxa"/>
          </w:tcPr>
          <w:p w14:paraId="35F13637" w14:textId="5D458E00" w:rsidR="001F58E7" w:rsidRPr="00C87850" w:rsidRDefault="001F58E7" w:rsidP="00F45CFA">
            <w:pPr>
              <w:rPr>
                <w:rFonts w:ascii="MS Gothic" w:eastAsia="MS Gothic" w:hAnsi="MS Gothic"/>
                <w:sz w:val="24"/>
                <w:szCs w:val="24"/>
              </w:rPr>
            </w:pPr>
            <w:r w:rsidRPr="00C87850">
              <w:rPr>
                <w:rFonts w:ascii="MS Gothic" w:eastAsia="MS Gothic" w:hAnsi="MS Gothic"/>
                <w:sz w:val="24"/>
                <w:szCs w:val="24"/>
              </w:rPr>
              <w:t>d.</w:t>
            </w:r>
            <w:r w:rsidRPr="00C87850">
              <w:rPr>
                <w:rFonts w:ascii="MS Gothic" w:eastAsia="MS Gothic" w:hAnsi="MS Gothic" w:hint="eastAsia"/>
                <w:sz w:val="24"/>
                <w:szCs w:val="24"/>
              </w:rPr>
              <w:t xml:space="preserve"> と畜後検査の手順及び記録システム</w:t>
            </w:r>
          </w:p>
          <w:p w14:paraId="01B9A809" w14:textId="27006984" w:rsidR="001F58E7" w:rsidRPr="00C87850" w:rsidRDefault="001F58E7" w:rsidP="00F45CFA">
            <w:pPr>
              <w:rPr>
                <w:rFonts w:ascii="MS Gothic" w:eastAsia="MS Gothic" w:hAnsi="MS Gothic"/>
                <w:sz w:val="24"/>
                <w:szCs w:val="24"/>
              </w:rPr>
            </w:pPr>
            <w:r w:rsidRPr="00C87850">
              <w:rPr>
                <w:rFonts w:ascii="MS Gothic" w:eastAsia="MS Gothic" w:hAnsi="MS Gothic"/>
                <w:sz w:val="24"/>
                <w:szCs w:val="24"/>
              </w:rPr>
              <w:t>d. Procedures and recording system for post-mortem inspection.</w:t>
            </w:r>
          </w:p>
          <w:p w14:paraId="4A7022C2" w14:textId="77777777" w:rsidR="001F58E7" w:rsidRPr="00C87850" w:rsidRDefault="001F58E7" w:rsidP="00F45CFA">
            <w:pPr>
              <w:rPr>
                <w:rFonts w:ascii="MS Gothic" w:eastAsia="MS Gothic" w:hAnsi="MS Gothic"/>
                <w:sz w:val="24"/>
                <w:szCs w:val="24"/>
              </w:rPr>
            </w:pPr>
          </w:p>
          <w:p w14:paraId="4AF23CE0" w14:textId="77777777" w:rsidR="001F58E7" w:rsidRPr="00C87850" w:rsidRDefault="001F58E7" w:rsidP="00F45CFA">
            <w:pPr>
              <w:rPr>
                <w:rFonts w:ascii="MS Gothic" w:eastAsia="MS Gothic" w:hAnsi="MS Gothic"/>
                <w:sz w:val="24"/>
                <w:szCs w:val="24"/>
              </w:rPr>
            </w:pPr>
          </w:p>
          <w:p w14:paraId="4A164A65" w14:textId="77777777" w:rsidR="001F58E7" w:rsidRPr="00C87850" w:rsidRDefault="001F58E7" w:rsidP="00F45CFA">
            <w:pPr>
              <w:rPr>
                <w:rFonts w:ascii="MS Gothic" w:eastAsia="MS Gothic" w:hAnsi="MS Gothic"/>
                <w:sz w:val="24"/>
                <w:szCs w:val="24"/>
              </w:rPr>
            </w:pPr>
          </w:p>
          <w:p w14:paraId="5430E98B" w14:textId="77777777" w:rsidR="001F58E7" w:rsidRPr="00C87850" w:rsidRDefault="001F58E7" w:rsidP="00F45CFA">
            <w:pPr>
              <w:rPr>
                <w:rFonts w:ascii="MS Gothic" w:eastAsia="MS Gothic" w:hAnsi="MS Gothic"/>
                <w:sz w:val="24"/>
                <w:szCs w:val="24"/>
              </w:rPr>
            </w:pPr>
          </w:p>
        </w:tc>
      </w:tr>
    </w:tbl>
    <w:p w14:paraId="0CF6F74A" w14:textId="77777777" w:rsidR="001F58E7" w:rsidRPr="00C87850" w:rsidRDefault="001F58E7" w:rsidP="001F58E7">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1F58E7" w:rsidRPr="00C87850" w14:paraId="1F0717CA" w14:textId="77777777" w:rsidTr="00F45CFA">
        <w:tc>
          <w:tcPr>
            <w:tcW w:w="8494" w:type="dxa"/>
          </w:tcPr>
          <w:p w14:paraId="467F7800" w14:textId="59B1D8C6" w:rsidR="001F58E7" w:rsidRPr="00C87850" w:rsidRDefault="001F58E7" w:rsidP="00F45CFA">
            <w:pPr>
              <w:rPr>
                <w:rFonts w:ascii="MS Gothic" w:eastAsia="MS Gothic" w:hAnsi="MS Gothic"/>
                <w:sz w:val="24"/>
                <w:szCs w:val="24"/>
              </w:rPr>
            </w:pPr>
            <w:r w:rsidRPr="00C87850">
              <w:rPr>
                <w:rFonts w:ascii="MS Gothic" w:eastAsia="MS Gothic" w:hAnsi="MS Gothic"/>
                <w:sz w:val="24"/>
                <w:szCs w:val="24"/>
              </w:rPr>
              <w:t>e.</w:t>
            </w:r>
            <w:r w:rsidRPr="00C87850">
              <w:rPr>
                <w:rFonts w:ascii="MS Gothic" w:eastAsia="MS Gothic" w:hAnsi="MS Gothic" w:hint="eastAsia"/>
                <w:sz w:val="24"/>
                <w:szCs w:val="24"/>
              </w:rPr>
              <w:t xml:space="preserve"> と体の検印の手順</w:t>
            </w:r>
          </w:p>
          <w:p w14:paraId="232B6208" w14:textId="4C624732" w:rsidR="001F58E7" w:rsidRPr="00C87850" w:rsidRDefault="001F58E7" w:rsidP="00F45CFA">
            <w:pPr>
              <w:rPr>
                <w:rFonts w:ascii="MS Gothic" w:eastAsia="MS Gothic" w:hAnsi="MS Gothic"/>
                <w:sz w:val="24"/>
                <w:szCs w:val="24"/>
              </w:rPr>
            </w:pPr>
            <w:r w:rsidRPr="00C87850">
              <w:rPr>
                <w:rFonts w:ascii="MS Gothic" w:eastAsia="MS Gothic" w:hAnsi="MS Gothic"/>
                <w:sz w:val="24"/>
                <w:szCs w:val="24"/>
              </w:rPr>
              <w:t xml:space="preserve">e. </w:t>
            </w:r>
            <w:r w:rsidRPr="00C87850">
              <w:rPr>
                <w:rFonts w:ascii="MS Gothic" w:eastAsia="MS Gothic" w:hAnsi="MS Gothic" w:hint="eastAsia"/>
                <w:sz w:val="24"/>
                <w:szCs w:val="24"/>
              </w:rPr>
              <w:t>Procedures for health marking of carcasses</w:t>
            </w:r>
            <w:r w:rsidRPr="00C87850">
              <w:rPr>
                <w:rFonts w:ascii="MS Gothic" w:eastAsia="MS Gothic" w:hAnsi="MS Gothic"/>
                <w:sz w:val="24"/>
                <w:szCs w:val="24"/>
              </w:rPr>
              <w:t>.</w:t>
            </w:r>
          </w:p>
          <w:p w14:paraId="525C9210" w14:textId="77777777" w:rsidR="001F58E7" w:rsidRPr="00C87850" w:rsidRDefault="001F58E7" w:rsidP="00F45CFA">
            <w:pPr>
              <w:rPr>
                <w:rFonts w:ascii="MS Gothic" w:eastAsia="MS Gothic" w:hAnsi="MS Gothic"/>
                <w:sz w:val="24"/>
                <w:szCs w:val="24"/>
              </w:rPr>
            </w:pPr>
          </w:p>
          <w:p w14:paraId="445C62C1" w14:textId="77777777" w:rsidR="001F58E7" w:rsidRPr="00C87850" w:rsidRDefault="001F58E7" w:rsidP="00F45CFA">
            <w:pPr>
              <w:rPr>
                <w:rFonts w:ascii="MS Gothic" w:eastAsia="MS Gothic" w:hAnsi="MS Gothic"/>
                <w:sz w:val="24"/>
                <w:szCs w:val="24"/>
              </w:rPr>
            </w:pPr>
          </w:p>
          <w:p w14:paraId="27455204" w14:textId="77777777" w:rsidR="001F58E7" w:rsidRPr="00C87850" w:rsidRDefault="001F58E7" w:rsidP="00F45CFA">
            <w:pPr>
              <w:rPr>
                <w:rFonts w:ascii="MS Gothic" w:eastAsia="MS Gothic" w:hAnsi="MS Gothic"/>
                <w:sz w:val="24"/>
                <w:szCs w:val="24"/>
              </w:rPr>
            </w:pPr>
          </w:p>
          <w:p w14:paraId="29683D5E" w14:textId="77777777" w:rsidR="001F58E7" w:rsidRPr="00C87850" w:rsidRDefault="001F58E7" w:rsidP="00F45CFA">
            <w:pPr>
              <w:rPr>
                <w:rFonts w:ascii="MS Gothic" w:eastAsia="MS Gothic" w:hAnsi="MS Gothic"/>
                <w:sz w:val="24"/>
                <w:szCs w:val="24"/>
              </w:rPr>
            </w:pPr>
          </w:p>
        </w:tc>
      </w:tr>
    </w:tbl>
    <w:p w14:paraId="5AA53C33" w14:textId="77777777" w:rsidR="001F58E7" w:rsidRPr="00C87850" w:rsidRDefault="001F58E7" w:rsidP="001F58E7">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1F58E7" w:rsidRPr="00C87850" w14:paraId="17661959" w14:textId="77777777" w:rsidTr="00F45CFA">
        <w:tc>
          <w:tcPr>
            <w:tcW w:w="8494" w:type="dxa"/>
          </w:tcPr>
          <w:p w14:paraId="62C8E3B3" w14:textId="285D3EA7" w:rsidR="001F58E7" w:rsidRPr="00C87850" w:rsidRDefault="001F58E7" w:rsidP="000B69EB">
            <w:pPr>
              <w:ind w:left="240" w:hangingChars="100" w:hanging="240"/>
              <w:rPr>
                <w:rFonts w:ascii="MS Gothic" w:eastAsia="MS Gothic" w:hAnsi="MS Gothic"/>
                <w:sz w:val="24"/>
                <w:szCs w:val="24"/>
              </w:rPr>
            </w:pPr>
            <w:r w:rsidRPr="00C87850">
              <w:rPr>
                <w:rFonts w:ascii="MS Gothic" w:eastAsia="MS Gothic" w:hAnsi="MS Gothic"/>
                <w:sz w:val="24"/>
                <w:szCs w:val="24"/>
              </w:rPr>
              <w:t>f.</w:t>
            </w:r>
            <w:r w:rsidRPr="00C87850">
              <w:rPr>
                <w:rFonts w:ascii="MS Gothic" w:eastAsia="MS Gothic" w:hAnsi="MS Gothic" w:hint="eastAsia"/>
                <w:sz w:val="24"/>
                <w:szCs w:val="24"/>
              </w:rPr>
              <w:t xml:space="preserve"> 食中毒の原因病原菌が検出された場合の対応手順（報告義務がある病原菌の情報）</w:t>
            </w:r>
          </w:p>
          <w:p w14:paraId="4FD43DA4" w14:textId="02BE2475" w:rsidR="001F58E7" w:rsidRPr="00C87850" w:rsidRDefault="001F58E7" w:rsidP="000B69EB">
            <w:pPr>
              <w:ind w:left="240" w:hangingChars="100" w:hanging="240"/>
              <w:rPr>
                <w:rFonts w:ascii="MS Gothic" w:eastAsia="MS Gothic" w:hAnsi="MS Gothic"/>
                <w:sz w:val="24"/>
                <w:szCs w:val="24"/>
              </w:rPr>
            </w:pPr>
            <w:r w:rsidRPr="00C87850">
              <w:rPr>
                <w:rFonts w:ascii="MS Gothic" w:eastAsia="MS Gothic" w:hAnsi="MS Gothic"/>
                <w:sz w:val="24"/>
                <w:szCs w:val="24"/>
              </w:rPr>
              <w:t>f. Procedures to be followed in the event of detection of food-borne pathogens (please provide food-borne pathogens which are subject to mandatory reporting).</w:t>
            </w:r>
          </w:p>
          <w:p w14:paraId="1C4DA0D6" w14:textId="77777777" w:rsidR="001F58E7" w:rsidRPr="00C87850" w:rsidRDefault="001F58E7" w:rsidP="00F45CFA">
            <w:pPr>
              <w:rPr>
                <w:rFonts w:ascii="MS Gothic" w:eastAsia="MS Gothic" w:hAnsi="MS Gothic"/>
                <w:sz w:val="24"/>
                <w:szCs w:val="24"/>
              </w:rPr>
            </w:pPr>
          </w:p>
          <w:p w14:paraId="691FE691" w14:textId="77777777" w:rsidR="001F58E7" w:rsidRPr="00C87850" w:rsidRDefault="001F58E7" w:rsidP="00F45CFA">
            <w:pPr>
              <w:rPr>
                <w:rFonts w:ascii="MS Gothic" w:eastAsia="MS Gothic" w:hAnsi="MS Gothic"/>
                <w:sz w:val="24"/>
                <w:szCs w:val="24"/>
              </w:rPr>
            </w:pPr>
          </w:p>
          <w:p w14:paraId="07DD24B1" w14:textId="77777777" w:rsidR="001F58E7" w:rsidRPr="00C87850" w:rsidRDefault="001F58E7" w:rsidP="00F45CFA">
            <w:pPr>
              <w:rPr>
                <w:rFonts w:ascii="MS Gothic" w:eastAsia="MS Gothic" w:hAnsi="MS Gothic"/>
                <w:sz w:val="24"/>
                <w:szCs w:val="24"/>
              </w:rPr>
            </w:pPr>
          </w:p>
          <w:p w14:paraId="49D54FE0" w14:textId="77777777" w:rsidR="001F58E7" w:rsidRPr="00C87850" w:rsidRDefault="001F58E7" w:rsidP="00F45CFA">
            <w:pPr>
              <w:rPr>
                <w:rFonts w:ascii="MS Gothic" w:eastAsia="MS Gothic" w:hAnsi="MS Gothic"/>
                <w:sz w:val="24"/>
                <w:szCs w:val="24"/>
              </w:rPr>
            </w:pPr>
          </w:p>
        </w:tc>
      </w:tr>
    </w:tbl>
    <w:p w14:paraId="1CACA6FA" w14:textId="77777777" w:rsidR="001F58E7" w:rsidRPr="00C87850" w:rsidRDefault="001F58E7" w:rsidP="001F58E7">
      <w:pPr>
        <w:rPr>
          <w:rFonts w:ascii="MS Gothic" w:eastAsia="MS Gothic" w:hAnsi="MS Gothic"/>
          <w:sz w:val="24"/>
          <w:szCs w:val="24"/>
        </w:rPr>
      </w:pPr>
    </w:p>
    <w:p w14:paraId="50787921" w14:textId="685DC3CC" w:rsidR="00167F36" w:rsidRPr="00C87850" w:rsidRDefault="0016022C" w:rsidP="0097251F">
      <w:pPr>
        <w:rPr>
          <w:rFonts w:ascii="MS Gothic" w:eastAsia="MS Gothic" w:hAnsi="MS Gothic"/>
          <w:sz w:val="24"/>
          <w:szCs w:val="24"/>
        </w:rPr>
      </w:pPr>
      <w:r w:rsidRPr="00C87850">
        <w:rPr>
          <w:rFonts w:ascii="MS Gothic" w:eastAsia="MS Gothic" w:hAnsi="MS Gothic" w:hint="eastAsia"/>
          <w:sz w:val="24"/>
          <w:szCs w:val="24"/>
        </w:rPr>
        <w:t>(2</w:t>
      </w:r>
      <w:r w:rsidR="0097251F" w:rsidRPr="00C87850">
        <w:rPr>
          <w:rFonts w:ascii="MS Gothic" w:eastAsia="MS Gothic" w:hAnsi="MS Gothic" w:hint="eastAsia"/>
          <w:sz w:val="24"/>
          <w:szCs w:val="24"/>
        </w:rPr>
        <w:t>)</w:t>
      </w:r>
      <w:r w:rsidR="00863279" w:rsidRPr="00C87850">
        <w:rPr>
          <w:rFonts w:ascii="MS Gothic" w:eastAsia="MS Gothic" w:hAnsi="MS Gothic"/>
          <w:sz w:val="24"/>
          <w:szCs w:val="24"/>
        </w:rPr>
        <w:t xml:space="preserve"> </w:t>
      </w:r>
      <w:r w:rsidR="0097251F" w:rsidRPr="00C87850">
        <w:rPr>
          <w:rFonts w:ascii="MS Gothic" w:eastAsia="MS Gothic" w:hAnsi="MS Gothic" w:hint="eastAsia"/>
          <w:sz w:val="24"/>
          <w:szCs w:val="24"/>
        </w:rPr>
        <w:t>と畜場における衛生管理</w:t>
      </w:r>
      <w:r w:rsidR="00540977" w:rsidRPr="00C87850">
        <w:rPr>
          <w:rFonts w:ascii="MS Gothic" w:eastAsia="MS Gothic" w:hAnsi="MS Gothic" w:hint="eastAsia"/>
          <w:sz w:val="24"/>
          <w:szCs w:val="24"/>
        </w:rPr>
        <w:t>（公的管理中心）</w:t>
      </w:r>
    </w:p>
    <w:p w14:paraId="246EB7BE" w14:textId="77A693D5" w:rsidR="00100C14" w:rsidRPr="00C87850" w:rsidRDefault="0097251F" w:rsidP="000B69EB">
      <w:pPr>
        <w:ind w:left="240" w:hangingChars="100" w:hanging="240"/>
        <w:rPr>
          <w:rFonts w:ascii="MS Gothic" w:eastAsia="MS Gothic" w:hAnsi="MS Gothic"/>
          <w:sz w:val="24"/>
          <w:szCs w:val="24"/>
        </w:rPr>
      </w:pPr>
      <w:r w:rsidRPr="00C87850">
        <w:rPr>
          <w:rFonts w:ascii="MS Gothic" w:eastAsia="MS Gothic" w:hAnsi="MS Gothic"/>
          <w:sz w:val="24"/>
          <w:szCs w:val="24"/>
        </w:rPr>
        <w:t>(</w:t>
      </w:r>
      <w:r w:rsidR="0016022C" w:rsidRPr="00C87850">
        <w:rPr>
          <w:rFonts w:ascii="MS Gothic" w:eastAsia="MS Gothic" w:hAnsi="MS Gothic" w:hint="eastAsia"/>
          <w:sz w:val="24"/>
          <w:szCs w:val="24"/>
        </w:rPr>
        <w:t>2</w:t>
      </w:r>
      <w:r w:rsidRPr="00C87850">
        <w:rPr>
          <w:rFonts w:ascii="MS Gothic" w:eastAsia="MS Gothic" w:hAnsi="MS Gothic"/>
          <w:sz w:val="24"/>
          <w:szCs w:val="24"/>
        </w:rPr>
        <w:t xml:space="preserve">) </w:t>
      </w:r>
      <w:r w:rsidR="00167F36" w:rsidRPr="00C87850">
        <w:rPr>
          <w:rFonts w:ascii="MS Gothic" w:eastAsia="MS Gothic" w:hAnsi="MS Gothic" w:hint="eastAsia"/>
          <w:sz w:val="24"/>
          <w:szCs w:val="24"/>
        </w:rPr>
        <w:t xml:space="preserve">Hygiene </w:t>
      </w:r>
      <w:r w:rsidR="00167F36" w:rsidRPr="00C87850">
        <w:rPr>
          <w:rFonts w:ascii="MS Gothic" w:eastAsia="MS Gothic" w:hAnsi="MS Gothic"/>
          <w:sz w:val="24"/>
          <w:szCs w:val="24"/>
        </w:rPr>
        <w:t>control</w:t>
      </w:r>
      <w:r w:rsidR="00167F36" w:rsidRPr="00C87850">
        <w:rPr>
          <w:rFonts w:ascii="MS Gothic" w:eastAsia="MS Gothic" w:hAnsi="MS Gothic" w:hint="eastAsia"/>
          <w:sz w:val="24"/>
          <w:szCs w:val="24"/>
        </w:rPr>
        <w:t xml:space="preserve"> in abattoirs</w:t>
      </w:r>
      <w:r w:rsidR="00540977" w:rsidRPr="00C87850">
        <w:rPr>
          <w:rFonts w:ascii="MS Gothic" w:eastAsia="MS Gothic" w:hAnsi="MS Gothic"/>
          <w:sz w:val="24"/>
          <w:szCs w:val="24"/>
        </w:rPr>
        <w:t>, especially control by officials</w:t>
      </w:r>
      <w:r w:rsidRPr="00C87850">
        <w:rPr>
          <w:rFonts w:ascii="MS Gothic" w:eastAsia="MS Gothic" w:hAnsi="MS Gothic"/>
          <w:sz w:val="24"/>
          <w:szCs w:val="24"/>
        </w:rPr>
        <w:t>. (Please describe the following)</w:t>
      </w:r>
    </w:p>
    <w:tbl>
      <w:tblPr>
        <w:tblStyle w:val="a4"/>
        <w:tblW w:w="0" w:type="auto"/>
        <w:tblLook w:val="04A0" w:firstRow="1" w:lastRow="0" w:firstColumn="1" w:lastColumn="0" w:noHBand="0" w:noVBand="1"/>
      </w:tblPr>
      <w:tblGrid>
        <w:gridCol w:w="8494"/>
      </w:tblGrid>
      <w:tr w:rsidR="00CF18B8" w:rsidRPr="00C87850" w14:paraId="68DFD19F" w14:textId="77777777" w:rsidTr="00430A37">
        <w:tc>
          <w:tcPr>
            <w:tcW w:w="8494" w:type="dxa"/>
          </w:tcPr>
          <w:p w14:paraId="3A8E579F" w14:textId="2BF446FF" w:rsidR="00CF18B8" w:rsidRPr="000B69EB" w:rsidRDefault="00F46EAB" w:rsidP="00CF18B8">
            <w:pPr>
              <w:rPr>
                <w:rFonts w:ascii="MS Gothic" w:eastAsia="MS Gothic" w:hAnsi="MS Gothic"/>
                <w:sz w:val="24"/>
                <w:szCs w:val="24"/>
              </w:rPr>
            </w:pPr>
            <w:r w:rsidRPr="000B69EB">
              <w:rPr>
                <w:rFonts w:ascii="MS Gothic" w:eastAsia="MS Gothic" w:hAnsi="MS Gothic"/>
                <w:sz w:val="24"/>
                <w:szCs w:val="24"/>
              </w:rPr>
              <w:t xml:space="preserve">a. </w:t>
            </w:r>
            <w:r w:rsidR="00CF18B8" w:rsidRPr="000B69EB">
              <w:rPr>
                <w:rFonts w:ascii="MS Gothic" w:eastAsia="MS Gothic" w:hAnsi="MS Gothic" w:hint="eastAsia"/>
                <w:sz w:val="24"/>
                <w:szCs w:val="24"/>
              </w:rPr>
              <w:t>食品事業者のHACCPシステムに関する公的管理</w:t>
            </w:r>
          </w:p>
          <w:p w14:paraId="01C4411D" w14:textId="5A342707" w:rsidR="00CF18B8" w:rsidRPr="00C87850" w:rsidRDefault="00F46EAB" w:rsidP="00CF18B8">
            <w:pPr>
              <w:rPr>
                <w:rFonts w:ascii="MS Gothic" w:eastAsia="MS Gothic" w:hAnsi="MS Gothic"/>
                <w:sz w:val="24"/>
                <w:szCs w:val="24"/>
              </w:rPr>
            </w:pPr>
            <w:r w:rsidRPr="000B69EB">
              <w:rPr>
                <w:rFonts w:ascii="MS Gothic" w:eastAsia="MS Gothic" w:hAnsi="MS Gothic"/>
                <w:sz w:val="24"/>
                <w:szCs w:val="24"/>
              </w:rPr>
              <w:lastRenderedPageBreak/>
              <w:t xml:space="preserve">a. </w:t>
            </w:r>
            <w:r w:rsidR="00CF18B8" w:rsidRPr="000B69EB">
              <w:rPr>
                <w:rFonts w:ascii="MS Gothic" w:eastAsia="MS Gothic" w:hAnsi="MS Gothic"/>
                <w:sz w:val="24"/>
                <w:szCs w:val="24"/>
              </w:rPr>
              <w:t>Official controls on Food Business Operators’ (FBO) HACCP system.</w:t>
            </w:r>
          </w:p>
          <w:p w14:paraId="7E6C08BF" w14:textId="77777777" w:rsidR="00CF18B8" w:rsidRPr="00C87850" w:rsidRDefault="00CF18B8" w:rsidP="00430A37">
            <w:pPr>
              <w:rPr>
                <w:rFonts w:ascii="MS Gothic" w:eastAsia="MS Gothic" w:hAnsi="MS Gothic"/>
                <w:sz w:val="24"/>
                <w:szCs w:val="24"/>
              </w:rPr>
            </w:pPr>
          </w:p>
          <w:p w14:paraId="11989514" w14:textId="77777777" w:rsidR="00CF18B8" w:rsidRPr="00C87850" w:rsidRDefault="00CF18B8" w:rsidP="00430A37">
            <w:pPr>
              <w:rPr>
                <w:rFonts w:ascii="MS Gothic" w:eastAsia="MS Gothic" w:hAnsi="MS Gothic"/>
                <w:sz w:val="24"/>
                <w:szCs w:val="24"/>
              </w:rPr>
            </w:pPr>
          </w:p>
          <w:p w14:paraId="259BE653" w14:textId="77777777" w:rsidR="00CF18B8" w:rsidRPr="00C87850" w:rsidRDefault="00CF18B8" w:rsidP="00430A37">
            <w:pPr>
              <w:rPr>
                <w:rFonts w:ascii="MS Gothic" w:eastAsia="MS Gothic" w:hAnsi="MS Gothic"/>
                <w:sz w:val="24"/>
                <w:szCs w:val="24"/>
              </w:rPr>
            </w:pPr>
          </w:p>
        </w:tc>
      </w:tr>
    </w:tbl>
    <w:p w14:paraId="6D79A7EF" w14:textId="62289ABF" w:rsidR="00CF18B8" w:rsidRPr="00C87850" w:rsidRDefault="00CF18B8" w:rsidP="008912D3">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540977" w:rsidRPr="00C87850" w14:paraId="3007083C" w14:textId="77777777" w:rsidTr="00F45CFA">
        <w:tc>
          <w:tcPr>
            <w:tcW w:w="8494" w:type="dxa"/>
          </w:tcPr>
          <w:p w14:paraId="61639BA0" w14:textId="1BC36A88" w:rsidR="00540977" w:rsidRPr="00C87850" w:rsidRDefault="00540977" w:rsidP="00F45CFA">
            <w:pPr>
              <w:rPr>
                <w:rFonts w:ascii="MS Gothic" w:eastAsia="MS Gothic" w:hAnsi="MS Gothic"/>
                <w:sz w:val="24"/>
                <w:szCs w:val="24"/>
              </w:rPr>
            </w:pPr>
            <w:r w:rsidRPr="00C87850">
              <w:rPr>
                <w:rFonts w:ascii="MS Gothic" w:eastAsia="MS Gothic" w:hAnsi="MS Gothic"/>
                <w:sz w:val="24"/>
                <w:szCs w:val="24"/>
              </w:rPr>
              <w:t xml:space="preserve">b. </w:t>
            </w:r>
            <w:r w:rsidRPr="00C87850">
              <w:rPr>
                <w:rFonts w:ascii="MS Gothic" w:eastAsia="MS Gothic" w:hAnsi="MS Gothic" w:hint="eastAsia"/>
                <w:sz w:val="24"/>
                <w:szCs w:val="24"/>
              </w:rPr>
              <w:t>と畜場の衛生に関する公的管理</w:t>
            </w:r>
          </w:p>
          <w:p w14:paraId="455643A2" w14:textId="1E5C7FE0" w:rsidR="00540977" w:rsidRPr="00C87850" w:rsidRDefault="00540977" w:rsidP="00F45CFA">
            <w:pPr>
              <w:rPr>
                <w:rFonts w:ascii="MS Gothic" w:eastAsia="MS Gothic" w:hAnsi="MS Gothic"/>
                <w:sz w:val="24"/>
                <w:szCs w:val="24"/>
              </w:rPr>
            </w:pPr>
            <w:r w:rsidRPr="00C87850">
              <w:rPr>
                <w:rFonts w:ascii="MS Gothic" w:eastAsia="MS Gothic" w:hAnsi="MS Gothic"/>
                <w:sz w:val="24"/>
                <w:szCs w:val="24"/>
              </w:rPr>
              <w:t>b. Official controls on slaughter hygiene.</w:t>
            </w:r>
          </w:p>
          <w:p w14:paraId="196D7705" w14:textId="77777777" w:rsidR="00540977" w:rsidRPr="00C87850" w:rsidRDefault="00540977" w:rsidP="00F45CFA">
            <w:pPr>
              <w:rPr>
                <w:rFonts w:ascii="MS Gothic" w:eastAsia="MS Gothic" w:hAnsi="MS Gothic"/>
                <w:sz w:val="24"/>
                <w:szCs w:val="24"/>
              </w:rPr>
            </w:pPr>
          </w:p>
          <w:p w14:paraId="177BB424" w14:textId="77777777" w:rsidR="00540977" w:rsidRPr="00C87850" w:rsidRDefault="00540977" w:rsidP="00F45CFA">
            <w:pPr>
              <w:rPr>
                <w:rFonts w:ascii="MS Gothic" w:eastAsia="MS Gothic" w:hAnsi="MS Gothic"/>
                <w:sz w:val="24"/>
                <w:szCs w:val="24"/>
              </w:rPr>
            </w:pPr>
          </w:p>
          <w:p w14:paraId="7FBA7AD4" w14:textId="77777777" w:rsidR="00540977" w:rsidRPr="00C87850" w:rsidRDefault="00540977" w:rsidP="00F45CFA">
            <w:pPr>
              <w:rPr>
                <w:rFonts w:ascii="MS Gothic" w:eastAsia="MS Gothic" w:hAnsi="MS Gothic"/>
                <w:sz w:val="24"/>
                <w:szCs w:val="24"/>
              </w:rPr>
            </w:pPr>
          </w:p>
        </w:tc>
      </w:tr>
    </w:tbl>
    <w:p w14:paraId="4B90D463" w14:textId="77777777" w:rsidR="00540977" w:rsidRPr="00C87850" w:rsidRDefault="00540977" w:rsidP="00540977">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540977" w:rsidRPr="00C87850" w14:paraId="3E0BA22D" w14:textId="77777777" w:rsidTr="00F45CFA">
        <w:tc>
          <w:tcPr>
            <w:tcW w:w="8494" w:type="dxa"/>
          </w:tcPr>
          <w:p w14:paraId="2E2D965F" w14:textId="6E175311" w:rsidR="00540977" w:rsidRPr="00C87850" w:rsidRDefault="00540977" w:rsidP="000B69EB">
            <w:pPr>
              <w:ind w:left="240" w:hangingChars="100" w:hanging="240"/>
              <w:rPr>
                <w:rFonts w:ascii="MS Gothic" w:eastAsia="MS Gothic" w:hAnsi="MS Gothic"/>
                <w:sz w:val="24"/>
                <w:szCs w:val="24"/>
              </w:rPr>
            </w:pPr>
            <w:r w:rsidRPr="00C87850">
              <w:rPr>
                <w:rFonts w:ascii="MS Gothic" w:eastAsia="MS Gothic" w:hAnsi="MS Gothic"/>
                <w:sz w:val="24"/>
                <w:szCs w:val="24"/>
              </w:rPr>
              <w:t xml:space="preserve">c. </w:t>
            </w:r>
            <w:r w:rsidRPr="00C87850">
              <w:rPr>
                <w:rFonts w:ascii="MS Gothic" w:eastAsia="MS Gothic" w:hAnsi="MS Gothic" w:hint="eastAsia"/>
                <w:sz w:val="24"/>
                <w:szCs w:val="24"/>
              </w:rPr>
              <w:t>食品事業者が微生物学的</w:t>
            </w:r>
            <w:r w:rsidR="003F316C" w:rsidRPr="00C87850">
              <w:rPr>
                <w:rFonts w:ascii="MS Gothic" w:eastAsia="MS Gothic" w:hAnsi="MS Gothic" w:hint="eastAsia"/>
                <w:sz w:val="24"/>
                <w:szCs w:val="24"/>
              </w:rPr>
              <w:t>及び理化学的（例：残留物質）</w:t>
            </w:r>
            <w:r w:rsidRPr="00C87850">
              <w:rPr>
                <w:rFonts w:ascii="MS Gothic" w:eastAsia="MS Gothic" w:hAnsi="MS Gothic" w:hint="eastAsia"/>
                <w:sz w:val="24"/>
                <w:szCs w:val="24"/>
              </w:rPr>
              <w:t>検査を実施するための要件</w:t>
            </w:r>
          </w:p>
          <w:p w14:paraId="25EE945A" w14:textId="4AA94EA2" w:rsidR="00540977" w:rsidRPr="00C87850" w:rsidRDefault="00540977" w:rsidP="000B69EB">
            <w:pPr>
              <w:ind w:left="240" w:hangingChars="100" w:hanging="240"/>
              <w:rPr>
                <w:rFonts w:ascii="MS Gothic" w:eastAsia="MS Gothic" w:hAnsi="MS Gothic"/>
                <w:sz w:val="24"/>
                <w:szCs w:val="24"/>
              </w:rPr>
            </w:pPr>
            <w:r w:rsidRPr="00C87850">
              <w:rPr>
                <w:rFonts w:ascii="MS Gothic" w:eastAsia="MS Gothic" w:hAnsi="MS Gothic"/>
                <w:sz w:val="24"/>
                <w:szCs w:val="24"/>
              </w:rPr>
              <w:t xml:space="preserve">c. Requirements for FBOs to perform microbiological </w:t>
            </w:r>
            <w:r w:rsidR="003F316C" w:rsidRPr="00C87850">
              <w:rPr>
                <w:rFonts w:ascii="MS Gothic" w:eastAsia="MS Gothic" w:hAnsi="MS Gothic"/>
                <w:sz w:val="24"/>
                <w:szCs w:val="24"/>
              </w:rPr>
              <w:t xml:space="preserve">and physicochemical (e.g. residual substances) </w:t>
            </w:r>
            <w:r w:rsidRPr="00C87850">
              <w:rPr>
                <w:rFonts w:ascii="MS Gothic" w:eastAsia="MS Gothic" w:hAnsi="MS Gothic"/>
                <w:sz w:val="24"/>
                <w:szCs w:val="24"/>
              </w:rPr>
              <w:t>testing</w:t>
            </w:r>
            <w:r w:rsidRPr="00C87850">
              <w:rPr>
                <w:rFonts w:ascii="MS Gothic" w:eastAsia="MS Gothic" w:hAnsi="MS Gothic" w:hint="eastAsia"/>
                <w:sz w:val="24"/>
                <w:szCs w:val="24"/>
              </w:rPr>
              <w:t>.</w:t>
            </w:r>
          </w:p>
          <w:p w14:paraId="4CBE125E" w14:textId="77777777" w:rsidR="00540977" w:rsidRPr="00C87850" w:rsidRDefault="00540977" w:rsidP="00F45CFA">
            <w:pPr>
              <w:rPr>
                <w:rFonts w:ascii="MS Gothic" w:eastAsia="MS Gothic" w:hAnsi="MS Gothic"/>
                <w:sz w:val="24"/>
                <w:szCs w:val="24"/>
              </w:rPr>
            </w:pPr>
          </w:p>
          <w:p w14:paraId="32D3798A" w14:textId="77777777" w:rsidR="00540977" w:rsidRPr="00C87850" w:rsidRDefault="00540977" w:rsidP="00F45CFA">
            <w:pPr>
              <w:rPr>
                <w:rFonts w:ascii="MS Gothic" w:eastAsia="MS Gothic" w:hAnsi="MS Gothic"/>
                <w:sz w:val="24"/>
                <w:szCs w:val="24"/>
              </w:rPr>
            </w:pPr>
          </w:p>
          <w:p w14:paraId="75EA715B" w14:textId="77777777" w:rsidR="00540977" w:rsidRPr="00C87850" w:rsidRDefault="00540977" w:rsidP="00F45CFA">
            <w:pPr>
              <w:rPr>
                <w:rFonts w:ascii="MS Gothic" w:eastAsia="MS Gothic" w:hAnsi="MS Gothic"/>
                <w:sz w:val="24"/>
                <w:szCs w:val="24"/>
              </w:rPr>
            </w:pPr>
          </w:p>
        </w:tc>
      </w:tr>
    </w:tbl>
    <w:p w14:paraId="39014568" w14:textId="77777777" w:rsidR="00540977" w:rsidRPr="00C87850" w:rsidRDefault="00540977" w:rsidP="00540977">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3F499E" w:rsidRPr="00C87850" w14:paraId="0F9364CE" w14:textId="77777777" w:rsidTr="00F45CFA">
        <w:tc>
          <w:tcPr>
            <w:tcW w:w="8494" w:type="dxa"/>
          </w:tcPr>
          <w:p w14:paraId="1B7FD404" w14:textId="196870A2" w:rsidR="003F499E" w:rsidRPr="00C87850" w:rsidRDefault="003F499E" w:rsidP="00F45CFA">
            <w:pPr>
              <w:rPr>
                <w:rFonts w:ascii="MS Gothic" w:eastAsia="MS Gothic" w:hAnsi="MS Gothic"/>
                <w:sz w:val="24"/>
                <w:szCs w:val="24"/>
              </w:rPr>
            </w:pPr>
            <w:r w:rsidRPr="00C87850">
              <w:rPr>
                <w:rFonts w:ascii="MS Gothic" w:eastAsia="MS Gothic" w:hAnsi="MS Gothic"/>
                <w:sz w:val="24"/>
                <w:szCs w:val="24"/>
              </w:rPr>
              <w:t xml:space="preserve">d. </w:t>
            </w:r>
            <w:r w:rsidRPr="00C87850">
              <w:rPr>
                <w:rFonts w:ascii="MS Gothic" w:eastAsia="MS Gothic" w:hAnsi="MS Gothic" w:hint="eastAsia"/>
                <w:sz w:val="24"/>
                <w:szCs w:val="24"/>
              </w:rPr>
              <w:t>食品事業者による微生物学的</w:t>
            </w:r>
            <w:r w:rsidR="003F316C" w:rsidRPr="00C87850">
              <w:rPr>
                <w:rFonts w:ascii="MS Gothic" w:eastAsia="MS Gothic" w:hAnsi="MS Gothic" w:hint="eastAsia"/>
                <w:sz w:val="24"/>
                <w:szCs w:val="24"/>
              </w:rPr>
              <w:t>及び理化学的</w:t>
            </w:r>
            <w:r w:rsidRPr="00C87850">
              <w:rPr>
                <w:rFonts w:ascii="MS Gothic" w:eastAsia="MS Gothic" w:hAnsi="MS Gothic" w:hint="eastAsia"/>
                <w:sz w:val="24"/>
                <w:szCs w:val="24"/>
              </w:rPr>
              <w:t>検査に関する公的管理</w:t>
            </w:r>
          </w:p>
          <w:p w14:paraId="11F55FEB" w14:textId="728ECE79" w:rsidR="003F499E" w:rsidRPr="00C87850" w:rsidRDefault="003F499E" w:rsidP="00F45CFA">
            <w:pPr>
              <w:rPr>
                <w:rFonts w:ascii="MS Gothic" w:eastAsia="MS Gothic" w:hAnsi="MS Gothic"/>
                <w:sz w:val="24"/>
                <w:szCs w:val="24"/>
              </w:rPr>
            </w:pPr>
            <w:r w:rsidRPr="00C87850">
              <w:rPr>
                <w:rFonts w:ascii="MS Gothic" w:eastAsia="MS Gothic" w:hAnsi="MS Gothic"/>
                <w:sz w:val="24"/>
                <w:szCs w:val="24"/>
              </w:rPr>
              <w:t xml:space="preserve">d. Official controls on microbiological </w:t>
            </w:r>
            <w:r w:rsidR="003F316C" w:rsidRPr="00C87850">
              <w:rPr>
                <w:rFonts w:ascii="MS Gothic" w:eastAsia="MS Gothic" w:hAnsi="MS Gothic"/>
                <w:sz w:val="24"/>
                <w:szCs w:val="24"/>
              </w:rPr>
              <w:t xml:space="preserve">and physicochemical </w:t>
            </w:r>
            <w:r w:rsidRPr="00C87850">
              <w:rPr>
                <w:rFonts w:ascii="MS Gothic" w:eastAsia="MS Gothic" w:hAnsi="MS Gothic"/>
                <w:sz w:val="24"/>
                <w:szCs w:val="24"/>
              </w:rPr>
              <w:t>testing performed by FBOs.</w:t>
            </w:r>
          </w:p>
          <w:p w14:paraId="0D6D7245" w14:textId="77777777" w:rsidR="003F499E" w:rsidRPr="00C87850" w:rsidRDefault="003F499E" w:rsidP="00F45CFA">
            <w:pPr>
              <w:rPr>
                <w:rFonts w:ascii="MS Gothic" w:eastAsia="MS Gothic" w:hAnsi="MS Gothic"/>
                <w:sz w:val="24"/>
                <w:szCs w:val="24"/>
              </w:rPr>
            </w:pPr>
          </w:p>
          <w:p w14:paraId="3AC587E0" w14:textId="77777777" w:rsidR="003F499E" w:rsidRPr="00C87850" w:rsidRDefault="003F499E" w:rsidP="00F45CFA">
            <w:pPr>
              <w:rPr>
                <w:rFonts w:ascii="MS Gothic" w:eastAsia="MS Gothic" w:hAnsi="MS Gothic"/>
                <w:sz w:val="24"/>
                <w:szCs w:val="24"/>
              </w:rPr>
            </w:pPr>
          </w:p>
          <w:p w14:paraId="46FA68CD" w14:textId="77777777" w:rsidR="003F499E" w:rsidRPr="00C87850" w:rsidRDefault="003F499E" w:rsidP="00F45CFA">
            <w:pPr>
              <w:rPr>
                <w:rFonts w:ascii="MS Gothic" w:eastAsia="MS Gothic" w:hAnsi="MS Gothic"/>
                <w:sz w:val="24"/>
                <w:szCs w:val="24"/>
              </w:rPr>
            </w:pPr>
          </w:p>
        </w:tc>
      </w:tr>
    </w:tbl>
    <w:p w14:paraId="5778E7B5" w14:textId="77777777" w:rsidR="00540977" w:rsidRPr="00C87850" w:rsidRDefault="00540977" w:rsidP="00540977">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3F499E" w:rsidRPr="00C87850" w14:paraId="3137BA63" w14:textId="77777777" w:rsidTr="00F45CFA">
        <w:tc>
          <w:tcPr>
            <w:tcW w:w="8494" w:type="dxa"/>
          </w:tcPr>
          <w:p w14:paraId="32A1B5FF" w14:textId="321B29CB" w:rsidR="003F499E" w:rsidRPr="00C87850" w:rsidRDefault="003F499E" w:rsidP="00F45CFA">
            <w:pPr>
              <w:rPr>
                <w:rFonts w:ascii="MS Gothic" w:eastAsia="MS Gothic" w:hAnsi="MS Gothic"/>
                <w:sz w:val="24"/>
                <w:szCs w:val="24"/>
              </w:rPr>
            </w:pPr>
            <w:r w:rsidRPr="00C87850">
              <w:rPr>
                <w:rFonts w:ascii="MS Gothic" w:eastAsia="MS Gothic" w:hAnsi="MS Gothic"/>
                <w:sz w:val="24"/>
                <w:szCs w:val="24"/>
              </w:rPr>
              <w:t xml:space="preserve">e. </w:t>
            </w:r>
            <w:r w:rsidRPr="00C87850">
              <w:rPr>
                <w:rFonts w:ascii="MS Gothic" w:eastAsia="MS Gothic" w:hAnsi="MS Gothic" w:hint="eastAsia"/>
                <w:sz w:val="24"/>
                <w:szCs w:val="24"/>
              </w:rPr>
              <w:t>公的な微生物学的</w:t>
            </w:r>
            <w:r w:rsidR="003F316C" w:rsidRPr="00C87850">
              <w:rPr>
                <w:rFonts w:ascii="MS Gothic" w:eastAsia="MS Gothic" w:hAnsi="MS Gothic" w:hint="eastAsia"/>
                <w:sz w:val="24"/>
                <w:szCs w:val="24"/>
              </w:rPr>
              <w:t>及び理化学的</w:t>
            </w:r>
            <w:r w:rsidRPr="00C87850">
              <w:rPr>
                <w:rFonts w:ascii="MS Gothic" w:eastAsia="MS Gothic" w:hAnsi="MS Gothic" w:hint="eastAsia"/>
                <w:sz w:val="24"/>
                <w:szCs w:val="24"/>
              </w:rPr>
              <w:t>検査（モニタリング検査）</w:t>
            </w:r>
          </w:p>
          <w:p w14:paraId="00CFBA1A" w14:textId="290F9A85" w:rsidR="003F499E" w:rsidRPr="00C87850" w:rsidRDefault="003F499E" w:rsidP="000B69EB">
            <w:pPr>
              <w:ind w:left="240" w:hangingChars="100" w:hanging="240"/>
              <w:rPr>
                <w:rFonts w:ascii="MS Gothic" w:eastAsia="MS Gothic" w:hAnsi="MS Gothic"/>
                <w:sz w:val="24"/>
                <w:szCs w:val="24"/>
              </w:rPr>
            </w:pPr>
            <w:r w:rsidRPr="00C87850">
              <w:rPr>
                <w:rFonts w:ascii="MS Gothic" w:eastAsia="MS Gothic" w:hAnsi="MS Gothic"/>
                <w:sz w:val="24"/>
                <w:szCs w:val="24"/>
              </w:rPr>
              <w:t xml:space="preserve">e. Official microbiological </w:t>
            </w:r>
            <w:r w:rsidR="003F316C" w:rsidRPr="00C87850">
              <w:rPr>
                <w:rFonts w:ascii="MS Gothic" w:eastAsia="MS Gothic" w:hAnsi="MS Gothic"/>
                <w:sz w:val="24"/>
                <w:szCs w:val="24"/>
              </w:rPr>
              <w:t xml:space="preserve">and physicochemical </w:t>
            </w:r>
            <w:r w:rsidRPr="00C87850">
              <w:rPr>
                <w:rFonts w:ascii="MS Gothic" w:eastAsia="MS Gothic" w:hAnsi="MS Gothic"/>
                <w:sz w:val="24"/>
                <w:szCs w:val="24"/>
              </w:rPr>
              <w:t>testing (monitoring testing).</w:t>
            </w:r>
          </w:p>
          <w:p w14:paraId="3C232F58" w14:textId="77777777" w:rsidR="003F499E" w:rsidRPr="00C87850" w:rsidRDefault="003F499E" w:rsidP="00F45CFA">
            <w:pPr>
              <w:rPr>
                <w:rFonts w:ascii="MS Gothic" w:eastAsia="MS Gothic" w:hAnsi="MS Gothic"/>
                <w:sz w:val="24"/>
                <w:szCs w:val="24"/>
              </w:rPr>
            </w:pPr>
          </w:p>
          <w:p w14:paraId="2CDC09C7" w14:textId="77777777" w:rsidR="003F499E" w:rsidRPr="00C87850" w:rsidRDefault="003F499E" w:rsidP="00F45CFA">
            <w:pPr>
              <w:rPr>
                <w:rFonts w:ascii="MS Gothic" w:eastAsia="MS Gothic" w:hAnsi="MS Gothic"/>
                <w:sz w:val="24"/>
                <w:szCs w:val="24"/>
              </w:rPr>
            </w:pPr>
          </w:p>
          <w:p w14:paraId="106FEF30" w14:textId="77777777" w:rsidR="003F499E" w:rsidRPr="00C87850" w:rsidRDefault="003F499E" w:rsidP="00F45CFA">
            <w:pPr>
              <w:rPr>
                <w:rFonts w:ascii="MS Gothic" w:eastAsia="MS Gothic" w:hAnsi="MS Gothic"/>
                <w:sz w:val="24"/>
                <w:szCs w:val="24"/>
              </w:rPr>
            </w:pPr>
          </w:p>
        </w:tc>
      </w:tr>
    </w:tbl>
    <w:p w14:paraId="170DCA03" w14:textId="6ABBA0E3" w:rsidR="00540977" w:rsidRPr="00C87850" w:rsidRDefault="00540977" w:rsidP="00540977">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3F499E" w:rsidRPr="00C87850" w14:paraId="3CF494B5" w14:textId="77777777" w:rsidTr="00F45CFA">
        <w:tc>
          <w:tcPr>
            <w:tcW w:w="8494" w:type="dxa"/>
          </w:tcPr>
          <w:p w14:paraId="24BB282A" w14:textId="0271F97E" w:rsidR="003F499E" w:rsidRPr="00C87850" w:rsidRDefault="003F499E" w:rsidP="00F45CFA">
            <w:pPr>
              <w:rPr>
                <w:rFonts w:ascii="MS Gothic" w:eastAsia="MS Gothic" w:hAnsi="MS Gothic"/>
                <w:sz w:val="24"/>
                <w:szCs w:val="24"/>
              </w:rPr>
            </w:pPr>
            <w:r w:rsidRPr="00C87850">
              <w:rPr>
                <w:rFonts w:ascii="MS Gothic" w:eastAsia="MS Gothic" w:hAnsi="MS Gothic"/>
                <w:sz w:val="24"/>
                <w:szCs w:val="24"/>
              </w:rPr>
              <w:t xml:space="preserve">f. </w:t>
            </w:r>
            <w:r w:rsidRPr="00C87850">
              <w:rPr>
                <w:rFonts w:ascii="MS Gothic" w:eastAsia="MS Gothic" w:hAnsi="MS Gothic" w:hint="eastAsia"/>
                <w:sz w:val="24"/>
                <w:szCs w:val="24"/>
              </w:rPr>
              <w:t>管理の実施に係る文書作成</w:t>
            </w:r>
          </w:p>
          <w:p w14:paraId="3B00866F" w14:textId="53CF3F2E" w:rsidR="003F499E" w:rsidRPr="00C87850" w:rsidRDefault="003F499E" w:rsidP="00F45CFA">
            <w:pPr>
              <w:rPr>
                <w:rFonts w:ascii="MS Gothic" w:eastAsia="MS Gothic" w:hAnsi="MS Gothic"/>
                <w:sz w:val="24"/>
                <w:szCs w:val="24"/>
              </w:rPr>
            </w:pPr>
            <w:r w:rsidRPr="00C87850">
              <w:rPr>
                <w:rFonts w:ascii="MS Gothic" w:eastAsia="MS Gothic" w:hAnsi="MS Gothic"/>
                <w:sz w:val="24"/>
                <w:szCs w:val="24"/>
              </w:rPr>
              <w:t xml:space="preserve">f. Documentation of </w:t>
            </w:r>
            <w:r w:rsidR="007C2F17" w:rsidRPr="00C87850">
              <w:rPr>
                <w:rFonts w:ascii="MS Gothic" w:eastAsia="MS Gothic" w:hAnsi="MS Gothic"/>
                <w:sz w:val="24"/>
                <w:szCs w:val="24"/>
              </w:rPr>
              <w:t xml:space="preserve">official </w:t>
            </w:r>
            <w:r w:rsidRPr="00C87850">
              <w:rPr>
                <w:rFonts w:ascii="MS Gothic" w:eastAsia="MS Gothic" w:hAnsi="MS Gothic"/>
                <w:sz w:val="24"/>
                <w:szCs w:val="24"/>
              </w:rPr>
              <w:t>controls performed.</w:t>
            </w:r>
          </w:p>
          <w:p w14:paraId="1E322C7D" w14:textId="77777777" w:rsidR="003F499E" w:rsidRPr="00C87850" w:rsidRDefault="003F499E" w:rsidP="00F45CFA">
            <w:pPr>
              <w:rPr>
                <w:rFonts w:ascii="MS Gothic" w:eastAsia="MS Gothic" w:hAnsi="MS Gothic"/>
                <w:sz w:val="24"/>
                <w:szCs w:val="24"/>
              </w:rPr>
            </w:pPr>
          </w:p>
          <w:p w14:paraId="05E17AED" w14:textId="77777777" w:rsidR="003F499E" w:rsidRPr="00C87850" w:rsidRDefault="003F499E" w:rsidP="00F45CFA">
            <w:pPr>
              <w:rPr>
                <w:rFonts w:ascii="MS Gothic" w:eastAsia="MS Gothic" w:hAnsi="MS Gothic"/>
                <w:sz w:val="24"/>
                <w:szCs w:val="24"/>
              </w:rPr>
            </w:pPr>
          </w:p>
          <w:p w14:paraId="36357C76" w14:textId="77777777" w:rsidR="003F499E" w:rsidRPr="00C87850" w:rsidRDefault="003F499E" w:rsidP="00F45CFA">
            <w:pPr>
              <w:rPr>
                <w:rFonts w:ascii="MS Gothic" w:eastAsia="MS Gothic" w:hAnsi="MS Gothic"/>
                <w:sz w:val="24"/>
                <w:szCs w:val="24"/>
              </w:rPr>
            </w:pPr>
          </w:p>
        </w:tc>
      </w:tr>
    </w:tbl>
    <w:p w14:paraId="3B180DD1" w14:textId="77777777" w:rsidR="003F499E" w:rsidRPr="00C87850" w:rsidRDefault="003F499E" w:rsidP="00540977">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3F499E" w:rsidRPr="00C87850" w14:paraId="0342542E" w14:textId="77777777" w:rsidTr="00F45CFA">
        <w:tc>
          <w:tcPr>
            <w:tcW w:w="8494" w:type="dxa"/>
          </w:tcPr>
          <w:p w14:paraId="7207807D" w14:textId="1367ADD3" w:rsidR="003F499E" w:rsidRPr="00C87850" w:rsidRDefault="003F499E" w:rsidP="00F45CFA">
            <w:pPr>
              <w:rPr>
                <w:rFonts w:ascii="MS Gothic" w:eastAsia="MS Gothic" w:hAnsi="MS Gothic"/>
                <w:sz w:val="24"/>
                <w:szCs w:val="24"/>
              </w:rPr>
            </w:pPr>
            <w:r w:rsidRPr="00C87850">
              <w:rPr>
                <w:rFonts w:ascii="MS Gothic" w:eastAsia="MS Gothic" w:hAnsi="MS Gothic"/>
                <w:sz w:val="24"/>
                <w:szCs w:val="24"/>
              </w:rPr>
              <w:t xml:space="preserve">g. </w:t>
            </w:r>
            <w:r w:rsidRPr="00C87850">
              <w:rPr>
                <w:rFonts w:ascii="MS Gothic" w:eastAsia="MS Gothic" w:hAnsi="MS Gothic" w:hint="eastAsia"/>
                <w:sz w:val="24"/>
                <w:szCs w:val="24"/>
              </w:rPr>
              <w:t>保留となった不適格な製品の特定、隔離及び廃棄の手順</w:t>
            </w:r>
          </w:p>
          <w:p w14:paraId="24D9341F" w14:textId="376FA15A" w:rsidR="003F499E" w:rsidRPr="00C87850" w:rsidRDefault="003F499E" w:rsidP="000B69EB">
            <w:pPr>
              <w:ind w:left="240" w:hangingChars="100" w:hanging="240"/>
              <w:rPr>
                <w:rFonts w:ascii="MS Gothic" w:eastAsia="MS Gothic" w:hAnsi="MS Gothic"/>
                <w:sz w:val="24"/>
                <w:szCs w:val="24"/>
              </w:rPr>
            </w:pPr>
            <w:r w:rsidRPr="00C87850">
              <w:rPr>
                <w:rFonts w:ascii="MS Gothic" w:eastAsia="MS Gothic" w:hAnsi="MS Gothic"/>
                <w:sz w:val="24"/>
                <w:szCs w:val="24"/>
              </w:rPr>
              <w:t>g. Procedures for the identification, isolation and disposal of detained and unfit materials.</w:t>
            </w:r>
          </w:p>
          <w:p w14:paraId="3BB154B7" w14:textId="77777777" w:rsidR="003F499E" w:rsidRPr="00C87850" w:rsidRDefault="003F499E" w:rsidP="00F45CFA">
            <w:pPr>
              <w:rPr>
                <w:rFonts w:ascii="MS Gothic" w:eastAsia="MS Gothic" w:hAnsi="MS Gothic"/>
                <w:sz w:val="24"/>
                <w:szCs w:val="24"/>
              </w:rPr>
            </w:pPr>
          </w:p>
          <w:p w14:paraId="1D0BC6F3" w14:textId="77777777" w:rsidR="003F499E" w:rsidRPr="00C87850" w:rsidRDefault="003F499E" w:rsidP="00F45CFA">
            <w:pPr>
              <w:rPr>
                <w:rFonts w:ascii="MS Gothic" w:eastAsia="MS Gothic" w:hAnsi="MS Gothic"/>
                <w:sz w:val="24"/>
                <w:szCs w:val="24"/>
              </w:rPr>
            </w:pPr>
          </w:p>
          <w:p w14:paraId="67DC2347" w14:textId="77777777" w:rsidR="003F499E" w:rsidRPr="00C87850" w:rsidRDefault="003F499E" w:rsidP="00F45CFA">
            <w:pPr>
              <w:rPr>
                <w:rFonts w:ascii="MS Gothic" w:eastAsia="MS Gothic" w:hAnsi="MS Gothic"/>
                <w:sz w:val="24"/>
                <w:szCs w:val="24"/>
              </w:rPr>
            </w:pPr>
          </w:p>
        </w:tc>
      </w:tr>
    </w:tbl>
    <w:p w14:paraId="4AC58A3F" w14:textId="29B2A7CF" w:rsidR="00540977" w:rsidRPr="00C87850" w:rsidRDefault="00540977" w:rsidP="008912D3">
      <w:pPr>
        <w:rPr>
          <w:rFonts w:ascii="MS Gothic" w:eastAsia="MS Gothic" w:hAnsi="MS Gothic"/>
          <w:sz w:val="24"/>
          <w:szCs w:val="24"/>
        </w:rPr>
      </w:pPr>
    </w:p>
    <w:p w14:paraId="7321F39B" w14:textId="2A823B7C" w:rsidR="00F45CFA" w:rsidRPr="00C87850" w:rsidRDefault="0016022C" w:rsidP="00F45CFA">
      <w:pPr>
        <w:ind w:left="312" w:hangingChars="130" w:hanging="312"/>
        <w:rPr>
          <w:rFonts w:ascii="MS Gothic" w:eastAsia="MS Gothic" w:hAnsi="MS Gothic"/>
          <w:sz w:val="24"/>
          <w:szCs w:val="24"/>
        </w:rPr>
      </w:pPr>
      <w:r w:rsidRPr="00C87850">
        <w:rPr>
          <w:rFonts w:ascii="MS Gothic" w:eastAsia="MS Gothic" w:hAnsi="MS Gothic" w:hint="eastAsia"/>
          <w:sz w:val="24"/>
          <w:szCs w:val="24"/>
        </w:rPr>
        <w:t>(3</w:t>
      </w:r>
      <w:r w:rsidR="00F45CFA" w:rsidRPr="00C87850">
        <w:rPr>
          <w:rFonts w:ascii="MS Gothic" w:eastAsia="MS Gothic" w:hAnsi="MS Gothic" w:hint="eastAsia"/>
          <w:sz w:val="24"/>
          <w:szCs w:val="24"/>
        </w:rPr>
        <w:t>)と畜場における地方政府の管理が効果的に行われているか、及び輸出条件に適合しているかを検証するための、地域又は国レベルで行われる公的管理の頻度と特性</w:t>
      </w:r>
    </w:p>
    <w:p w14:paraId="713A4256" w14:textId="2A0AC2F4" w:rsidR="00540977" w:rsidRPr="00C87850" w:rsidRDefault="00F45CFA" w:rsidP="00F45CFA">
      <w:pPr>
        <w:ind w:left="360" w:hangingChars="150" w:hanging="360"/>
        <w:rPr>
          <w:rFonts w:ascii="MS Gothic" w:eastAsia="MS Gothic" w:hAnsi="MS Gothic"/>
          <w:sz w:val="24"/>
          <w:szCs w:val="24"/>
        </w:rPr>
      </w:pPr>
      <w:r w:rsidRPr="00C87850">
        <w:rPr>
          <w:rFonts w:ascii="MS Gothic" w:eastAsia="MS Gothic" w:hAnsi="MS Gothic"/>
          <w:sz w:val="24"/>
          <w:szCs w:val="24"/>
        </w:rPr>
        <w:t>(</w:t>
      </w:r>
      <w:r w:rsidR="0016022C" w:rsidRPr="00C87850">
        <w:rPr>
          <w:rFonts w:ascii="MS Gothic" w:eastAsia="MS Gothic" w:hAnsi="MS Gothic" w:hint="eastAsia"/>
          <w:sz w:val="24"/>
          <w:szCs w:val="24"/>
        </w:rPr>
        <w:t>3</w:t>
      </w:r>
      <w:r w:rsidRPr="00C87850">
        <w:rPr>
          <w:rFonts w:ascii="MS Gothic" w:eastAsia="MS Gothic" w:hAnsi="MS Gothic"/>
          <w:sz w:val="24"/>
          <w:szCs w:val="24"/>
        </w:rPr>
        <w:t>)Frequency and nature of official controls carried out by Regional and/or Central level to verify the effective operation of the local controls in slaughterhouses and compliance with export requirements. (Please describe the following)</w:t>
      </w:r>
    </w:p>
    <w:tbl>
      <w:tblPr>
        <w:tblStyle w:val="a4"/>
        <w:tblW w:w="0" w:type="auto"/>
        <w:tblLook w:val="04A0" w:firstRow="1" w:lastRow="0" w:firstColumn="1" w:lastColumn="0" w:noHBand="0" w:noVBand="1"/>
      </w:tblPr>
      <w:tblGrid>
        <w:gridCol w:w="8494"/>
      </w:tblGrid>
      <w:tr w:rsidR="00CD4811" w:rsidRPr="00C87850" w14:paraId="30871440" w14:textId="77777777" w:rsidTr="00430A37">
        <w:tc>
          <w:tcPr>
            <w:tcW w:w="8494" w:type="dxa"/>
          </w:tcPr>
          <w:p w14:paraId="19E81BFB" w14:textId="688A6D92" w:rsidR="00CD4811" w:rsidRPr="00C87850" w:rsidRDefault="00F45CFA" w:rsidP="00F45CFA">
            <w:pPr>
              <w:ind w:left="307" w:hangingChars="128" w:hanging="307"/>
              <w:rPr>
                <w:rFonts w:ascii="MS Gothic" w:eastAsia="MS Gothic" w:hAnsi="MS Gothic"/>
                <w:sz w:val="24"/>
                <w:szCs w:val="24"/>
              </w:rPr>
            </w:pPr>
            <w:r w:rsidRPr="00C87850">
              <w:rPr>
                <w:rFonts w:ascii="MS Gothic" w:eastAsia="MS Gothic" w:hAnsi="MS Gothic"/>
                <w:sz w:val="24"/>
                <w:szCs w:val="24"/>
              </w:rPr>
              <w:t>a.</w:t>
            </w:r>
            <w:r w:rsidR="00065FC6" w:rsidRPr="00C87850">
              <w:rPr>
                <w:rFonts w:ascii="MS Gothic" w:eastAsia="MS Gothic" w:hAnsi="MS Gothic" w:hint="eastAsia"/>
                <w:sz w:val="24"/>
                <w:szCs w:val="24"/>
              </w:rPr>
              <w:t>地域又は国レベルにより実施される検査又は査察の優先順位付けシステ</w:t>
            </w:r>
            <w:r w:rsidRPr="00C87850">
              <w:rPr>
                <w:rFonts w:ascii="MS Gothic" w:eastAsia="MS Gothic" w:hAnsi="MS Gothic" w:hint="eastAsia"/>
                <w:sz w:val="24"/>
                <w:szCs w:val="24"/>
              </w:rPr>
              <w:t xml:space="preserve">　　　</w:t>
            </w:r>
            <w:r w:rsidR="00065FC6" w:rsidRPr="00C87850">
              <w:rPr>
                <w:rFonts w:ascii="MS Gothic" w:eastAsia="MS Gothic" w:hAnsi="MS Gothic" w:hint="eastAsia"/>
                <w:sz w:val="24"/>
                <w:szCs w:val="24"/>
              </w:rPr>
              <w:t>ム</w:t>
            </w:r>
          </w:p>
          <w:p w14:paraId="78861CCF" w14:textId="3D9EC56E" w:rsidR="00CD4811" w:rsidRPr="00C87850" w:rsidRDefault="00F45CFA" w:rsidP="00065FC6">
            <w:pPr>
              <w:ind w:left="312" w:hangingChars="130" w:hanging="312"/>
              <w:rPr>
                <w:rFonts w:ascii="MS Gothic" w:eastAsia="MS Gothic" w:hAnsi="MS Gothic"/>
                <w:sz w:val="24"/>
                <w:szCs w:val="24"/>
              </w:rPr>
            </w:pPr>
            <w:r w:rsidRPr="00C87850">
              <w:rPr>
                <w:rFonts w:ascii="MS Gothic" w:eastAsia="MS Gothic" w:hAnsi="MS Gothic"/>
                <w:sz w:val="24"/>
                <w:szCs w:val="24"/>
              </w:rPr>
              <w:t xml:space="preserve">a. </w:t>
            </w:r>
            <w:r w:rsidR="00065FC6" w:rsidRPr="00C87850">
              <w:rPr>
                <w:rFonts w:ascii="MS Gothic" w:eastAsia="MS Gothic" w:hAnsi="MS Gothic"/>
                <w:sz w:val="24"/>
                <w:szCs w:val="24"/>
              </w:rPr>
              <w:t>Prioritization system for inspections and/or audits by the Regional and/or Central level</w:t>
            </w:r>
            <w:r w:rsidR="00CD4811" w:rsidRPr="00C87850">
              <w:rPr>
                <w:rFonts w:ascii="MS Gothic" w:eastAsia="MS Gothic" w:hAnsi="MS Gothic"/>
                <w:sz w:val="24"/>
                <w:szCs w:val="24"/>
              </w:rPr>
              <w:t>.</w:t>
            </w:r>
          </w:p>
          <w:p w14:paraId="4C0C2CFB" w14:textId="77777777" w:rsidR="00CD4811" w:rsidRPr="00C87850" w:rsidRDefault="00CD4811" w:rsidP="00430A37">
            <w:pPr>
              <w:rPr>
                <w:rFonts w:ascii="MS Gothic" w:eastAsia="MS Gothic" w:hAnsi="MS Gothic"/>
                <w:sz w:val="24"/>
                <w:szCs w:val="24"/>
              </w:rPr>
            </w:pPr>
          </w:p>
          <w:p w14:paraId="756A02E1" w14:textId="77777777" w:rsidR="00CD4811" w:rsidRPr="00C87850" w:rsidRDefault="00CD4811" w:rsidP="00430A37">
            <w:pPr>
              <w:rPr>
                <w:rFonts w:ascii="MS Gothic" w:eastAsia="MS Gothic" w:hAnsi="MS Gothic"/>
                <w:sz w:val="24"/>
                <w:szCs w:val="24"/>
              </w:rPr>
            </w:pPr>
          </w:p>
          <w:p w14:paraId="7EFD7083" w14:textId="77777777" w:rsidR="00CD4811" w:rsidRPr="00C87850" w:rsidRDefault="00CD4811" w:rsidP="00430A37">
            <w:pPr>
              <w:rPr>
                <w:rFonts w:ascii="MS Gothic" w:eastAsia="MS Gothic" w:hAnsi="MS Gothic"/>
                <w:sz w:val="24"/>
                <w:szCs w:val="24"/>
              </w:rPr>
            </w:pPr>
          </w:p>
          <w:p w14:paraId="5BD25EAE" w14:textId="77777777" w:rsidR="00CD4811" w:rsidRPr="00C87850" w:rsidRDefault="00CD4811" w:rsidP="00430A37">
            <w:pPr>
              <w:rPr>
                <w:rFonts w:ascii="MS Gothic" w:eastAsia="MS Gothic" w:hAnsi="MS Gothic"/>
                <w:sz w:val="24"/>
                <w:szCs w:val="24"/>
              </w:rPr>
            </w:pPr>
          </w:p>
        </w:tc>
      </w:tr>
    </w:tbl>
    <w:p w14:paraId="4920A953" w14:textId="378DC8F0" w:rsidR="00CD4811" w:rsidRPr="00C87850" w:rsidRDefault="00CD4811" w:rsidP="008912D3">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A53AC5" w:rsidRPr="00C87850" w14:paraId="1C0E6290" w14:textId="77777777" w:rsidTr="00F53A74">
        <w:tc>
          <w:tcPr>
            <w:tcW w:w="8494" w:type="dxa"/>
          </w:tcPr>
          <w:p w14:paraId="0D9AB2C7" w14:textId="52CB7875" w:rsidR="00A53AC5" w:rsidRPr="00C87850" w:rsidRDefault="00A53AC5" w:rsidP="00F53A74">
            <w:pPr>
              <w:ind w:left="307" w:hangingChars="128" w:hanging="307"/>
              <w:rPr>
                <w:rFonts w:ascii="MS Gothic" w:eastAsia="MS Gothic" w:hAnsi="MS Gothic"/>
                <w:sz w:val="24"/>
                <w:szCs w:val="24"/>
              </w:rPr>
            </w:pPr>
            <w:r w:rsidRPr="00C87850">
              <w:rPr>
                <w:rFonts w:ascii="MS Gothic" w:eastAsia="MS Gothic" w:hAnsi="MS Gothic" w:hint="eastAsia"/>
                <w:sz w:val="24"/>
                <w:szCs w:val="24"/>
              </w:rPr>
              <w:t>b</w:t>
            </w:r>
            <w:r w:rsidRPr="00C87850">
              <w:rPr>
                <w:rFonts w:ascii="MS Gothic" w:eastAsia="MS Gothic" w:hAnsi="MS Gothic"/>
                <w:sz w:val="24"/>
                <w:szCs w:val="24"/>
              </w:rPr>
              <w:t>.</w:t>
            </w:r>
            <w:r w:rsidRPr="00C87850">
              <w:rPr>
                <w:rFonts w:ascii="MS Gothic" w:eastAsia="MS Gothic" w:hAnsi="MS Gothic" w:hint="eastAsia"/>
                <w:sz w:val="24"/>
                <w:szCs w:val="24"/>
              </w:rPr>
              <w:t xml:space="preserve"> 上記の検査又は査察の実施手順</w:t>
            </w:r>
          </w:p>
          <w:p w14:paraId="7AC76F68" w14:textId="10E44282" w:rsidR="00A53AC5" w:rsidRPr="00C87850" w:rsidRDefault="00A53AC5" w:rsidP="00F53A74">
            <w:pPr>
              <w:rPr>
                <w:rFonts w:ascii="MS Gothic" w:eastAsia="MS Gothic" w:hAnsi="MS Gothic"/>
                <w:sz w:val="24"/>
                <w:szCs w:val="24"/>
              </w:rPr>
            </w:pPr>
            <w:r w:rsidRPr="00C87850">
              <w:rPr>
                <w:rFonts w:ascii="MS Gothic" w:eastAsia="MS Gothic" w:hAnsi="MS Gothic" w:hint="eastAsia"/>
                <w:sz w:val="24"/>
                <w:szCs w:val="24"/>
              </w:rPr>
              <w:t>b</w:t>
            </w:r>
            <w:r w:rsidRPr="00C87850">
              <w:rPr>
                <w:rFonts w:ascii="MS Gothic" w:eastAsia="MS Gothic" w:hAnsi="MS Gothic"/>
                <w:sz w:val="24"/>
                <w:szCs w:val="24"/>
              </w:rPr>
              <w:t>. Procedures for performance of the above inspections/audits.</w:t>
            </w:r>
          </w:p>
          <w:p w14:paraId="5009F3ED" w14:textId="77777777" w:rsidR="00A53AC5" w:rsidRPr="00C87850" w:rsidRDefault="00A53AC5" w:rsidP="00F53A74">
            <w:pPr>
              <w:rPr>
                <w:rFonts w:ascii="MS Gothic" w:eastAsia="MS Gothic" w:hAnsi="MS Gothic"/>
                <w:sz w:val="24"/>
                <w:szCs w:val="24"/>
              </w:rPr>
            </w:pPr>
          </w:p>
          <w:p w14:paraId="28DFA158" w14:textId="77777777" w:rsidR="00A53AC5" w:rsidRPr="00C87850" w:rsidRDefault="00A53AC5" w:rsidP="00F53A74">
            <w:pPr>
              <w:rPr>
                <w:rFonts w:ascii="MS Gothic" w:eastAsia="MS Gothic" w:hAnsi="MS Gothic"/>
                <w:sz w:val="24"/>
                <w:szCs w:val="24"/>
              </w:rPr>
            </w:pPr>
          </w:p>
          <w:p w14:paraId="263D6312" w14:textId="77777777" w:rsidR="00A53AC5" w:rsidRPr="00C87850" w:rsidRDefault="00A53AC5" w:rsidP="00F53A74">
            <w:pPr>
              <w:rPr>
                <w:rFonts w:ascii="MS Gothic" w:eastAsia="MS Gothic" w:hAnsi="MS Gothic"/>
                <w:sz w:val="24"/>
                <w:szCs w:val="24"/>
              </w:rPr>
            </w:pPr>
          </w:p>
        </w:tc>
      </w:tr>
    </w:tbl>
    <w:p w14:paraId="55626B50" w14:textId="77777777" w:rsidR="00A53AC5" w:rsidRPr="00C87850" w:rsidRDefault="00A53AC5" w:rsidP="008912D3">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A53AC5" w:rsidRPr="00C87850" w14:paraId="32C5E175" w14:textId="77777777" w:rsidTr="00F53A74">
        <w:tc>
          <w:tcPr>
            <w:tcW w:w="8494" w:type="dxa"/>
          </w:tcPr>
          <w:p w14:paraId="367D3673" w14:textId="38F866FC" w:rsidR="00A53AC5" w:rsidRPr="00C87850" w:rsidRDefault="00A53AC5" w:rsidP="00F53A74">
            <w:pPr>
              <w:ind w:left="307" w:hangingChars="128" w:hanging="307"/>
              <w:rPr>
                <w:rFonts w:ascii="MS Gothic" w:eastAsia="MS Gothic" w:hAnsi="MS Gothic"/>
                <w:sz w:val="24"/>
                <w:szCs w:val="24"/>
              </w:rPr>
            </w:pPr>
            <w:r w:rsidRPr="00C87850">
              <w:rPr>
                <w:rFonts w:ascii="MS Gothic" w:eastAsia="MS Gothic" w:hAnsi="MS Gothic" w:hint="eastAsia"/>
                <w:sz w:val="24"/>
                <w:szCs w:val="24"/>
              </w:rPr>
              <w:t>c</w:t>
            </w:r>
            <w:r w:rsidRPr="00C87850">
              <w:rPr>
                <w:rFonts w:ascii="MS Gothic" w:eastAsia="MS Gothic" w:hAnsi="MS Gothic"/>
                <w:sz w:val="24"/>
                <w:szCs w:val="24"/>
              </w:rPr>
              <w:t>.</w:t>
            </w:r>
            <w:r w:rsidRPr="00C87850">
              <w:rPr>
                <w:rFonts w:ascii="MS Gothic" w:eastAsia="MS Gothic" w:hAnsi="MS Gothic" w:hint="eastAsia"/>
                <w:sz w:val="24"/>
                <w:szCs w:val="24"/>
              </w:rPr>
              <w:t xml:space="preserve"> 検査又は査察結果の文書作成</w:t>
            </w:r>
          </w:p>
          <w:p w14:paraId="7C9E9F15" w14:textId="350124AC" w:rsidR="00A53AC5" w:rsidRPr="00C87850" w:rsidRDefault="00A53AC5" w:rsidP="00F53A74">
            <w:pPr>
              <w:rPr>
                <w:rFonts w:ascii="MS Gothic" w:eastAsia="MS Gothic" w:hAnsi="MS Gothic"/>
                <w:sz w:val="24"/>
                <w:szCs w:val="24"/>
              </w:rPr>
            </w:pPr>
            <w:r w:rsidRPr="00C87850">
              <w:rPr>
                <w:rFonts w:ascii="MS Gothic" w:eastAsia="MS Gothic" w:hAnsi="MS Gothic" w:hint="eastAsia"/>
                <w:sz w:val="24"/>
                <w:szCs w:val="24"/>
              </w:rPr>
              <w:t>c</w:t>
            </w:r>
            <w:r w:rsidRPr="00C87850">
              <w:rPr>
                <w:rFonts w:ascii="MS Gothic" w:eastAsia="MS Gothic" w:hAnsi="MS Gothic"/>
                <w:sz w:val="24"/>
                <w:szCs w:val="24"/>
              </w:rPr>
              <w:t>. Documentation of outcome of inspections/audits</w:t>
            </w:r>
            <w:r w:rsidRPr="00C87850">
              <w:rPr>
                <w:rFonts w:ascii="MS Gothic" w:eastAsia="MS Gothic" w:hAnsi="MS Gothic" w:hint="eastAsia"/>
                <w:sz w:val="24"/>
                <w:szCs w:val="24"/>
              </w:rPr>
              <w:t>.</w:t>
            </w:r>
          </w:p>
          <w:p w14:paraId="6C49E981" w14:textId="77777777" w:rsidR="00A53AC5" w:rsidRPr="00C87850" w:rsidRDefault="00A53AC5" w:rsidP="00F53A74">
            <w:pPr>
              <w:rPr>
                <w:rFonts w:ascii="MS Gothic" w:eastAsia="MS Gothic" w:hAnsi="MS Gothic"/>
                <w:sz w:val="24"/>
                <w:szCs w:val="24"/>
              </w:rPr>
            </w:pPr>
          </w:p>
          <w:p w14:paraId="6A8FE3E2" w14:textId="77777777" w:rsidR="00A53AC5" w:rsidRPr="00C87850" w:rsidRDefault="00A53AC5" w:rsidP="00F53A74">
            <w:pPr>
              <w:rPr>
                <w:rFonts w:ascii="MS Gothic" w:eastAsia="MS Gothic" w:hAnsi="MS Gothic"/>
                <w:sz w:val="24"/>
                <w:szCs w:val="24"/>
              </w:rPr>
            </w:pPr>
          </w:p>
          <w:p w14:paraId="2D265634" w14:textId="77777777" w:rsidR="00A53AC5" w:rsidRPr="00C87850" w:rsidRDefault="00A53AC5" w:rsidP="00F53A74">
            <w:pPr>
              <w:rPr>
                <w:rFonts w:ascii="MS Gothic" w:eastAsia="MS Gothic" w:hAnsi="MS Gothic"/>
                <w:sz w:val="24"/>
                <w:szCs w:val="24"/>
              </w:rPr>
            </w:pPr>
          </w:p>
        </w:tc>
      </w:tr>
    </w:tbl>
    <w:p w14:paraId="521200D1" w14:textId="77777777" w:rsidR="004C0950" w:rsidRPr="00C87850" w:rsidRDefault="004C0950" w:rsidP="004C0950">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A53AC5" w:rsidRPr="00C87850" w14:paraId="0958016D" w14:textId="77777777" w:rsidTr="00F53A74">
        <w:tc>
          <w:tcPr>
            <w:tcW w:w="8494" w:type="dxa"/>
          </w:tcPr>
          <w:p w14:paraId="70CB3062" w14:textId="5A548053" w:rsidR="00A53AC5" w:rsidRPr="00C87850" w:rsidRDefault="00A53AC5" w:rsidP="00F53A74">
            <w:pPr>
              <w:ind w:left="307" w:hangingChars="128" w:hanging="307"/>
              <w:rPr>
                <w:rFonts w:ascii="MS Gothic" w:eastAsia="MS Gothic" w:hAnsi="MS Gothic"/>
                <w:sz w:val="24"/>
                <w:szCs w:val="24"/>
              </w:rPr>
            </w:pPr>
            <w:r w:rsidRPr="00C87850">
              <w:rPr>
                <w:rFonts w:ascii="MS Gothic" w:eastAsia="MS Gothic" w:hAnsi="MS Gothic" w:hint="eastAsia"/>
                <w:sz w:val="24"/>
                <w:szCs w:val="24"/>
              </w:rPr>
              <w:t>d</w:t>
            </w:r>
            <w:r w:rsidRPr="00C87850">
              <w:rPr>
                <w:rFonts w:ascii="MS Gothic" w:eastAsia="MS Gothic" w:hAnsi="MS Gothic"/>
                <w:sz w:val="24"/>
                <w:szCs w:val="24"/>
              </w:rPr>
              <w:t>.</w:t>
            </w:r>
            <w:r w:rsidRPr="00C87850">
              <w:rPr>
                <w:rFonts w:ascii="MS Gothic" w:eastAsia="MS Gothic" w:hAnsi="MS Gothic" w:hint="eastAsia"/>
                <w:sz w:val="24"/>
                <w:szCs w:val="24"/>
              </w:rPr>
              <w:t xml:space="preserve"> 不適合が検出された場合の対応手順</w:t>
            </w:r>
          </w:p>
          <w:p w14:paraId="3E0C1623" w14:textId="11788E64" w:rsidR="00A53AC5" w:rsidRPr="00C87850" w:rsidRDefault="00A53AC5" w:rsidP="000B69EB">
            <w:pPr>
              <w:ind w:left="240" w:hangingChars="100" w:hanging="240"/>
              <w:rPr>
                <w:rFonts w:ascii="MS Gothic" w:eastAsia="MS Gothic" w:hAnsi="MS Gothic"/>
                <w:sz w:val="24"/>
                <w:szCs w:val="24"/>
              </w:rPr>
            </w:pPr>
            <w:r w:rsidRPr="00C87850">
              <w:rPr>
                <w:rFonts w:ascii="MS Gothic" w:eastAsia="MS Gothic" w:hAnsi="MS Gothic" w:hint="eastAsia"/>
                <w:sz w:val="24"/>
                <w:szCs w:val="24"/>
              </w:rPr>
              <w:t>d</w:t>
            </w:r>
            <w:r w:rsidRPr="00C87850">
              <w:rPr>
                <w:rFonts w:ascii="MS Gothic" w:eastAsia="MS Gothic" w:hAnsi="MS Gothic"/>
                <w:sz w:val="24"/>
                <w:szCs w:val="24"/>
              </w:rPr>
              <w:t>. Procedures to be followed in the event of detection of non-compliance.</w:t>
            </w:r>
          </w:p>
          <w:p w14:paraId="70BA2457" w14:textId="77777777" w:rsidR="00A53AC5" w:rsidRPr="00C87850" w:rsidRDefault="00A53AC5" w:rsidP="00F53A74">
            <w:pPr>
              <w:rPr>
                <w:rFonts w:ascii="MS Gothic" w:eastAsia="MS Gothic" w:hAnsi="MS Gothic"/>
                <w:sz w:val="24"/>
                <w:szCs w:val="24"/>
              </w:rPr>
            </w:pPr>
          </w:p>
          <w:p w14:paraId="3010FF77" w14:textId="77777777" w:rsidR="00A53AC5" w:rsidRPr="00C87850" w:rsidRDefault="00A53AC5" w:rsidP="00F53A74">
            <w:pPr>
              <w:rPr>
                <w:rFonts w:ascii="MS Gothic" w:eastAsia="MS Gothic" w:hAnsi="MS Gothic"/>
                <w:sz w:val="24"/>
                <w:szCs w:val="24"/>
              </w:rPr>
            </w:pPr>
          </w:p>
          <w:p w14:paraId="17253467" w14:textId="77777777" w:rsidR="00A53AC5" w:rsidRPr="00C87850" w:rsidRDefault="00A53AC5" w:rsidP="00F53A74">
            <w:pPr>
              <w:rPr>
                <w:rFonts w:ascii="MS Gothic" w:eastAsia="MS Gothic" w:hAnsi="MS Gothic"/>
                <w:sz w:val="24"/>
                <w:szCs w:val="24"/>
              </w:rPr>
            </w:pPr>
          </w:p>
        </w:tc>
      </w:tr>
    </w:tbl>
    <w:p w14:paraId="6DA6D7FA" w14:textId="77777777" w:rsidR="004C0950" w:rsidRPr="00C87850" w:rsidRDefault="004C0950" w:rsidP="004C0950">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8657E0" w:rsidRPr="00C87850" w14:paraId="0C507ABB" w14:textId="77777777" w:rsidTr="00F53A74">
        <w:tc>
          <w:tcPr>
            <w:tcW w:w="8494" w:type="dxa"/>
          </w:tcPr>
          <w:p w14:paraId="1C2475F8" w14:textId="1B83E571" w:rsidR="00A53AC5" w:rsidRPr="00C87850" w:rsidRDefault="00A53AC5" w:rsidP="00F53A74">
            <w:pPr>
              <w:ind w:left="307" w:hangingChars="128" w:hanging="307"/>
              <w:rPr>
                <w:rFonts w:ascii="MS Gothic" w:eastAsia="MS Gothic" w:hAnsi="MS Gothic"/>
                <w:sz w:val="24"/>
                <w:szCs w:val="24"/>
              </w:rPr>
            </w:pPr>
            <w:r w:rsidRPr="00C87850">
              <w:rPr>
                <w:rFonts w:ascii="MS Gothic" w:eastAsia="MS Gothic" w:hAnsi="MS Gothic" w:hint="eastAsia"/>
                <w:sz w:val="24"/>
                <w:szCs w:val="24"/>
              </w:rPr>
              <w:t>e</w:t>
            </w:r>
            <w:r w:rsidRPr="00C87850">
              <w:rPr>
                <w:rFonts w:ascii="MS Gothic" w:eastAsia="MS Gothic" w:hAnsi="MS Gothic"/>
                <w:sz w:val="24"/>
                <w:szCs w:val="24"/>
              </w:rPr>
              <w:t>.</w:t>
            </w:r>
            <w:r w:rsidRPr="00C87850">
              <w:rPr>
                <w:rFonts w:ascii="MS Gothic" w:eastAsia="MS Gothic" w:hAnsi="MS Gothic" w:hint="eastAsia"/>
                <w:sz w:val="24"/>
                <w:szCs w:val="24"/>
              </w:rPr>
              <w:t xml:space="preserve"> 不適合の修正の追跡調査手順</w:t>
            </w:r>
          </w:p>
          <w:p w14:paraId="3DCE5D85" w14:textId="198671E1" w:rsidR="00A53AC5" w:rsidRPr="00C87850" w:rsidRDefault="00A53AC5" w:rsidP="00F53A74">
            <w:pPr>
              <w:rPr>
                <w:rFonts w:ascii="MS Gothic" w:eastAsia="MS Gothic" w:hAnsi="MS Gothic"/>
                <w:sz w:val="24"/>
                <w:szCs w:val="24"/>
              </w:rPr>
            </w:pPr>
            <w:r w:rsidRPr="00C87850">
              <w:rPr>
                <w:rFonts w:ascii="MS Gothic" w:eastAsia="MS Gothic" w:hAnsi="MS Gothic" w:hint="eastAsia"/>
                <w:sz w:val="24"/>
                <w:szCs w:val="24"/>
              </w:rPr>
              <w:t>e</w:t>
            </w:r>
            <w:r w:rsidRPr="00C87850">
              <w:rPr>
                <w:rFonts w:ascii="MS Gothic" w:eastAsia="MS Gothic" w:hAnsi="MS Gothic"/>
                <w:sz w:val="24"/>
                <w:szCs w:val="24"/>
              </w:rPr>
              <w:t>. Procedures for follow-up of rectification of non-compliance.</w:t>
            </w:r>
          </w:p>
          <w:p w14:paraId="30E69A86" w14:textId="77777777" w:rsidR="00A53AC5" w:rsidRPr="00C87850" w:rsidRDefault="00A53AC5" w:rsidP="00F53A74">
            <w:pPr>
              <w:rPr>
                <w:rFonts w:ascii="MS Gothic" w:eastAsia="MS Gothic" w:hAnsi="MS Gothic"/>
                <w:sz w:val="24"/>
                <w:szCs w:val="24"/>
              </w:rPr>
            </w:pPr>
          </w:p>
          <w:p w14:paraId="19C2CD0A" w14:textId="77777777" w:rsidR="00A53AC5" w:rsidRPr="00C87850" w:rsidRDefault="00A53AC5" w:rsidP="00F53A74">
            <w:pPr>
              <w:rPr>
                <w:rFonts w:ascii="MS Gothic" w:eastAsia="MS Gothic" w:hAnsi="MS Gothic"/>
                <w:sz w:val="24"/>
                <w:szCs w:val="24"/>
              </w:rPr>
            </w:pPr>
          </w:p>
          <w:p w14:paraId="6140C19C" w14:textId="77777777" w:rsidR="00A53AC5" w:rsidRPr="00C87850" w:rsidRDefault="00A53AC5" w:rsidP="00F53A74">
            <w:pPr>
              <w:rPr>
                <w:rFonts w:ascii="MS Gothic" w:eastAsia="MS Gothic" w:hAnsi="MS Gothic"/>
                <w:sz w:val="24"/>
                <w:szCs w:val="24"/>
              </w:rPr>
            </w:pPr>
          </w:p>
        </w:tc>
      </w:tr>
    </w:tbl>
    <w:p w14:paraId="58762F5C" w14:textId="77777777" w:rsidR="004C0950" w:rsidRPr="00C87850" w:rsidRDefault="004C0950" w:rsidP="004C0950">
      <w:pPr>
        <w:rPr>
          <w:rFonts w:ascii="MS Gothic" w:eastAsia="MS Gothic" w:hAnsi="MS Gothic"/>
          <w:sz w:val="24"/>
          <w:szCs w:val="24"/>
        </w:rPr>
      </w:pPr>
    </w:p>
    <w:p w14:paraId="1E7D67AA" w14:textId="2B00F95F" w:rsidR="004C0950" w:rsidRPr="00C87850" w:rsidRDefault="004C0950" w:rsidP="008912D3">
      <w:pPr>
        <w:rPr>
          <w:rFonts w:ascii="MS Gothic" w:eastAsia="MS Gothic" w:hAnsi="MS Gothic"/>
          <w:sz w:val="24"/>
          <w:szCs w:val="24"/>
        </w:rPr>
      </w:pPr>
    </w:p>
    <w:p w14:paraId="5F6B6C07" w14:textId="77777777" w:rsidR="00A53AC5" w:rsidRPr="00C87850" w:rsidRDefault="00A53AC5" w:rsidP="008912D3">
      <w:pPr>
        <w:rPr>
          <w:rFonts w:ascii="MS Gothic" w:eastAsia="MS Gothic" w:hAnsi="MS Gothic"/>
          <w:sz w:val="24"/>
          <w:szCs w:val="24"/>
        </w:rPr>
      </w:pPr>
    </w:p>
    <w:p w14:paraId="58870962" w14:textId="77777777" w:rsidR="00F2657F" w:rsidRPr="00C87850" w:rsidRDefault="00F2657F">
      <w:pPr>
        <w:widowControl/>
        <w:jc w:val="left"/>
        <w:rPr>
          <w:rFonts w:ascii="MS Gothic" w:eastAsia="MS Gothic" w:hAnsi="MS Gothic"/>
          <w:sz w:val="24"/>
          <w:szCs w:val="24"/>
        </w:rPr>
      </w:pPr>
      <w:r w:rsidRPr="00C87850">
        <w:rPr>
          <w:rFonts w:ascii="MS Gothic" w:eastAsia="MS Gothic" w:hAnsi="MS Gothic"/>
          <w:sz w:val="24"/>
          <w:szCs w:val="24"/>
        </w:rPr>
        <w:br w:type="page"/>
      </w:r>
    </w:p>
    <w:p w14:paraId="050CB956" w14:textId="79B2B999" w:rsidR="00997F16" w:rsidRPr="00C87850" w:rsidRDefault="002363C9" w:rsidP="00831C08">
      <w:pPr>
        <w:pStyle w:val="2"/>
        <w:rPr>
          <w:rFonts w:ascii="MS Gothic" w:eastAsia="MS Gothic" w:hAnsi="MS Gothic"/>
          <w:b/>
          <w:sz w:val="24"/>
          <w:szCs w:val="24"/>
        </w:rPr>
      </w:pPr>
      <w:bookmarkStart w:id="21" w:name="_Toc15647085"/>
      <w:r w:rsidRPr="00C87850">
        <w:rPr>
          <w:rFonts w:ascii="MS Gothic" w:eastAsia="MS Gothic" w:hAnsi="MS Gothic" w:hint="eastAsia"/>
          <w:b/>
          <w:sz w:val="24"/>
          <w:szCs w:val="24"/>
        </w:rPr>
        <w:lastRenderedPageBreak/>
        <w:t>2．</w:t>
      </w:r>
      <w:r w:rsidR="00997F16" w:rsidRPr="00C87850">
        <w:rPr>
          <w:rFonts w:ascii="MS Gothic" w:eastAsia="MS Gothic" w:hAnsi="MS Gothic" w:hint="eastAsia"/>
          <w:b/>
          <w:sz w:val="24"/>
          <w:szCs w:val="24"/>
        </w:rPr>
        <w:t>食鳥処理場の管理</w:t>
      </w:r>
      <w:bookmarkEnd w:id="21"/>
    </w:p>
    <w:p w14:paraId="70BA0725" w14:textId="129FC77C" w:rsidR="002363C9" w:rsidRPr="00C87850" w:rsidRDefault="002363C9" w:rsidP="00831C08">
      <w:pPr>
        <w:pStyle w:val="2"/>
        <w:rPr>
          <w:rFonts w:ascii="MS Gothic" w:eastAsia="MS Gothic" w:hAnsi="MS Gothic"/>
          <w:b/>
          <w:sz w:val="24"/>
          <w:szCs w:val="24"/>
        </w:rPr>
      </w:pPr>
      <w:bookmarkStart w:id="22" w:name="_Toc15647086"/>
      <w:r w:rsidRPr="00C87850">
        <w:rPr>
          <w:rFonts w:ascii="MS Gothic" w:eastAsia="MS Gothic" w:hAnsi="MS Gothic" w:hint="eastAsia"/>
          <w:b/>
          <w:sz w:val="24"/>
          <w:szCs w:val="24"/>
        </w:rPr>
        <w:t>2．</w:t>
      </w:r>
      <w:r w:rsidR="00997F16" w:rsidRPr="00C87850">
        <w:rPr>
          <w:rFonts w:ascii="MS Gothic" w:eastAsia="MS Gothic" w:hAnsi="MS Gothic"/>
          <w:b/>
          <w:sz w:val="24"/>
          <w:szCs w:val="24"/>
        </w:rPr>
        <w:t xml:space="preserve">Controls in </w:t>
      </w:r>
      <w:r w:rsidR="00997F16" w:rsidRPr="00C87850">
        <w:rPr>
          <w:rFonts w:ascii="MS Gothic" w:eastAsia="MS Gothic" w:hAnsi="MS Gothic" w:hint="eastAsia"/>
          <w:b/>
          <w:sz w:val="24"/>
          <w:szCs w:val="24"/>
        </w:rPr>
        <w:t xml:space="preserve">poultry </w:t>
      </w:r>
      <w:r w:rsidR="00997F16" w:rsidRPr="00C87850">
        <w:rPr>
          <w:rFonts w:ascii="MS Gothic" w:eastAsia="MS Gothic" w:hAnsi="MS Gothic"/>
          <w:b/>
          <w:sz w:val="24"/>
          <w:szCs w:val="24"/>
        </w:rPr>
        <w:t>slaughterhouses</w:t>
      </w:r>
      <w:bookmarkEnd w:id="22"/>
    </w:p>
    <w:p w14:paraId="5EF003E2" w14:textId="77777777" w:rsidR="0078670C" w:rsidRPr="00C87850" w:rsidRDefault="0078670C" w:rsidP="002363C9">
      <w:pPr>
        <w:ind w:left="360" w:hangingChars="150" w:hanging="360"/>
        <w:rPr>
          <w:rFonts w:ascii="MS Gothic" w:eastAsia="MS Gothic" w:hAnsi="MS Gothic"/>
          <w:sz w:val="24"/>
          <w:szCs w:val="24"/>
        </w:rPr>
      </w:pPr>
    </w:p>
    <w:p w14:paraId="20011F43" w14:textId="0603E836" w:rsidR="002363C9" w:rsidRPr="00C87850" w:rsidRDefault="002363C9" w:rsidP="00831C08">
      <w:pPr>
        <w:pStyle w:val="3"/>
        <w:ind w:leftChars="0" w:left="0"/>
        <w:rPr>
          <w:rFonts w:ascii="MS Gothic" w:eastAsia="MS Gothic" w:hAnsi="MS Gothic"/>
          <w:sz w:val="24"/>
          <w:szCs w:val="24"/>
        </w:rPr>
      </w:pPr>
      <w:bookmarkStart w:id="23" w:name="_Toc15647087"/>
      <w:r w:rsidRPr="00C87850">
        <w:rPr>
          <w:rFonts w:ascii="MS Gothic" w:eastAsia="MS Gothic" w:hAnsi="MS Gothic" w:hint="eastAsia"/>
          <w:sz w:val="24"/>
          <w:szCs w:val="24"/>
        </w:rPr>
        <w:t>2.1　構造設備基準</w:t>
      </w:r>
      <w:bookmarkEnd w:id="23"/>
    </w:p>
    <w:p w14:paraId="66192228" w14:textId="052F0099" w:rsidR="002363C9" w:rsidRPr="00C87850" w:rsidRDefault="002363C9" w:rsidP="00831C08">
      <w:pPr>
        <w:pStyle w:val="3"/>
        <w:ind w:leftChars="0" w:left="0"/>
        <w:rPr>
          <w:rFonts w:ascii="MS Gothic" w:eastAsia="MS Gothic" w:hAnsi="MS Gothic"/>
          <w:sz w:val="24"/>
          <w:szCs w:val="24"/>
        </w:rPr>
      </w:pPr>
      <w:bookmarkStart w:id="24" w:name="_Toc15647088"/>
      <w:r w:rsidRPr="00C87850">
        <w:rPr>
          <w:rFonts w:ascii="MS Gothic" w:eastAsia="MS Gothic" w:hAnsi="MS Gothic" w:hint="eastAsia"/>
          <w:sz w:val="24"/>
          <w:szCs w:val="24"/>
        </w:rPr>
        <w:t>2.1　Standards for buildings and facilities</w:t>
      </w:r>
      <w:bookmarkEnd w:id="24"/>
    </w:p>
    <w:p w14:paraId="1247E5CB" w14:textId="77777777" w:rsidR="00EE3028" w:rsidRPr="00C87850" w:rsidRDefault="00EE3028" w:rsidP="00997F16">
      <w:pPr>
        <w:ind w:left="360" w:hangingChars="150" w:hanging="360"/>
        <w:rPr>
          <w:rFonts w:ascii="MS Gothic" w:eastAsia="MS Gothic" w:hAnsi="MS Gothic"/>
          <w:sz w:val="24"/>
          <w:szCs w:val="24"/>
        </w:rPr>
      </w:pPr>
    </w:p>
    <w:p w14:paraId="4BE0BF91" w14:textId="3A1A2850" w:rsidR="002363C9" w:rsidRPr="00C87850" w:rsidRDefault="00880549" w:rsidP="00997F16">
      <w:pPr>
        <w:ind w:left="360" w:hangingChars="150" w:hanging="360"/>
        <w:rPr>
          <w:rFonts w:ascii="MS Gothic" w:eastAsia="MS Gothic" w:hAnsi="MS Gothic"/>
          <w:sz w:val="24"/>
          <w:szCs w:val="24"/>
        </w:rPr>
      </w:pPr>
      <w:r w:rsidRPr="00C87850">
        <w:rPr>
          <w:rFonts w:ascii="MS Gothic" w:eastAsia="MS Gothic" w:hAnsi="MS Gothic" w:hint="eastAsia"/>
          <w:sz w:val="24"/>
          <w:szCs w:val="24"/>
        </w:rPr>
        <w:t>（1）共通事項</w:t>
      </w:r>
    </w:p>
    <w:p w14:paraId="47D4FC54" w14:textId="4336446F" w:rsidR="00880549" w:rsidRPr="00C87850" w:rsidRDefault="00880549" w:rsidP="00997F16">
      <w:pPr>
        <w:ind w:left="360" w:hangingChars="150" w:hanging="360"/>
        <w:rPr>
          <w:rFonts w:ascii="MS Gothic" w:eastAsia="MS Gothic" w:hAnsi="MS Gothic"/>
          <w:sz w:val="24"/>
          <w:szCs w:val="24"/>
        </w:rPr>
      </w:pPr>
      <w:r w:rsidRPr="00C87850">
        <w:rPr>
          <w:rFonts w:ascii="MS Gothic" w:eastAsia="MS Gothic" w:hAnsi="MS Gothic" w:hint="eastAsia"/>
          <w:sz w:val="24"/>
          <w:szCs w:val="24"/>
        </w:rPr>
        <w:t>（1）General Provisions</w:t>
      </w:r>
    </w:p>
    <w:tbl>
      <w:tblPr>
        <w:tblStyle w:val="a4"/>
        <w:tblW w:w="0" w:type="auto"/>
        <w:tblLook w:val="04A0" w:firstRow="1" w:lastRow="0" w:firstColumn="1" w:lastColumn="0" w:noHBand="0" w:noVBand="1"/>
      </w:tblPr>
      <w:tblGrid>
        <w:gridCol w:w="8494"/>
      </w:tblGrid>
      <w:tr w:rsidR="009056D4" w:rsidRPr="00C87850" w14:paraId="229F3FA8" w14:textId="77777777" w:rsidTr="00F53A74">
        <w:tc>
          <w:tcPr>
            <w:tcW w:w="8494" w:type="dxa"/>
          </w:tcPr>
          <w:p w14:paraId="548AF107" w14:textId="5DB37573" w:rsidR="009056D4" w:rsidRPr="00C87850" w:rsidRDefault="009056D4" w:rsidP="009056D4">
            <w:pPr>
              <w:ind w:left="307" w:hangingChars="128" w:hanging="307"/>
              <w:rPr>
                <w:rFonts w:ascii="MS Gothic" w:eastAsia="MS Gothic" w:hAnsi="MS Gothic"/>
                <w:sz w:val="24"/>
                <w:szCs w:val="24"/>
              </w:rPr>
            </w:pPr>
            <w:r w:rsidRPr="00C87850">
              <w:rPr>
                <w:rFonts w:ascii="MS Gothic" w:eastAsia="MS Gothic" w:hAnsi="MS Gothic" w:hint="eastAsia"/>
                <w:sz w:val="24"/>
                <w:szCs w:val="24"/>
              </w:rPr>
              <w:t>a</w:t>
            </w:r>
            <w:r w:rsidRPr="00C87850">
              <w:rPr>
                <w:rFonts w:ascii="MS Gothic" w:eastAsia="MS Gothic" w:hAnsi="MS Gothic"/>
                <w:sz w:val="24"/>
                <w:szCs w:val="24"/>
              </w:rPr>
              <w:t>.</w:t>
            </w:r>
            <w:r w:rsidRPr="00C87850">
              <w:rPr>
                <w:rFonts w:ascii="MS Gothic" w:eastAsia="MS Gothic" w:hAnsi="MS Gothic" w:hint="eastAsia"/>
                <w:sz w:val="24"/>
                <w:szCs w:val="24"/>
              </w:rPr>
              <w:t xml:space="preserve"> </w:t>
            </w:r>
            <w:r w:rsidRPr="00C87850">
              <w:rPr>
                <w:rFonts w:ascii="MS Gothic" w:eastAsia="MS Gothic" w:hAnsi="MS Gothic"/>
                <w:sz w:val="24"/>
                <w:szCs w:val="24"/>
              </w:rPr>
              <w:t>食鳥処理場は、汚染のない場所に設けられていること。</w:t>
            </w:r>
          </w:p>
          <w:p w14:paraId="193C5CB6" w14:textId="2A01AE3B" w:rsidR="009056D4" w:rsidRPr="00C87850" w:rsidRDefault="009056D4" w:rsidP="009056D4">
            <w:pPr>
              <w:ind w:leftChars="100" w:left="210" w:firstLineChars="50" w:firstLine="120"/>
              <w:rPr>
                <w:rFonts w:ascii="MS Gothic" w:eastAsia="MS Gothic" w:hAnsi="MS Gothic"/>
                <w:sz w:val="24"/>
                <w:szCs w:val="24"/>
              </w:rPr>
            </w:pPr>
            <w:r w:rsidRPr="00C87850">
              <w:rPr>
                <w:rFonts w:ascii="MS Gothic" w:eastAsia="MS Gothic" w:hAnsi="MS Gothic"/>
                <w:sz w:val="24"/>
                <w:szCs w:val="24"/>
              </w:rPr>
              <w:t>食鳥処理場の建物の周囲の地面は、舗装されている等清掃しやすい構造で、排水が良好であること。</w:t>
            </w:r>
          </w:p>
          <w:p w14:paraId="71E51E2F" w14:textId="77777777" w:rsidR="009056D4" w:rsidRPr="00C87850" w:rsidRDefault="009056D4" w:rsidP="009056D4">
            <w:pPr>
              <w:ind w:left="360" w:hangingChars="150" w:hanging="360"/>
              <w:rPr>
                <w:rFonts w:ascii="MS Gothic" w:eastAsia="MS Gothic" w:hAnsi="MS Gothic"/>
                <w:sz w:val="24"/>
                <w:szCs w:val="24"/>
              </w:rPr>
            </w:pPr>
            <w:r w:rsidRPr="00C87850">
              <w:rPr>
                <w:rFonts w:ascii="MS Gothic" w:eastAsia="MS Gothic" w:hAnsi="MS Gothic" w:hint="eastAsia"/>
                <w:sz w:val="24"/>
                <w:szCs w:val="24"/>
              </w:rPr>
              <w:t>a</w:t>
            </w:r>
            <w:r w:rsidRPr="00C87850">
              <w:rPr>
                <w:rFonts w:ascii="MS Gothic" w:eastAsia="MS Gothic" w:hAnsi="MS Gothic"/>
                <w:sz w:val="24"/>
                <w:szCs w:val="24"/>
              </w:rPr>
              <w:t xml:space="preserve">. Poultry slaughtering plants are located in a place free of pollution. </w:t>
            </w:r>
          </w:p>
          <w:p w14:paraId="3BBD6F1C" w14:textId="53B890E4" w:rsidR="009056D4" w:rsidRPr="00C87850" w:rsidRDefault="009056D4" w:rsidP="009056D4">
            <w:pPr>
              <w:ind w:leftChars="200" w:left="420"/>
              <w:rPr>
                <w:rFonts w:ascii="MS Gothic" w:eastAsia="MS Gothic" w:hAnsi="MS Gothic"/>
                <w:sz w:val="24"/>
                <w:szCs w:val="24"/>
              </w:rPr>
            </w:pPr>
            <w:r w:rsidRPr="00C87850">
              <w:rPr>
                <w:rFonts w:ascii="MS Gothic" w:eastAsia="MS Gothic" w:hAnsi="MS Gothic"/>
                <w:sz w:val="24"/>
                <w:szCs w:val="24"/>
              </w:rPr>
              <w:t>The ground around facilities shall be easy to clean, such as paved and drainage well.</w:t>
            </w:r>
          </w:p>
          <w:p w14:paraId="6D5C5977" w14:textId="77777777" w:rsidR="009056D4" w:rsidRPr="00C87850" w:rsidRDefault="009056D4" w:rsidP="00F53A74">
            <w:pPr>
              <w:rPr>
                <w:rFonts w:ascii="MS Gothic" w:eastAsia="MS Gothic" w:hAnsi="MS Gothic"/>
                <w:sz w:val="24"/>
                <w:szCs w:val="24"/>
              </w:rPr>
            </w:pPr>
          </w:p>
          <w:p w14:paraId="0AE11156" w14:textId="77777777" w:rsidR="009056D4" w:rsidRPr="00C87850" w:rsidRDefault="009056D4" w:rsidP="00F53A74">
            <w:pPr>
              <w:rPr>
                <w:rFonts w:ascii="MS Gothic" w:eastAsia="MS Gothic" w:hAnsi="MS Gothic"/>
                <w:sz w:val="24"/>
                <w:szCs w:val="24"/>
              </w:rPr>
            </w:pPr>
          </w:p>
          <w:p w14:paraId="7762C151" w14:textId="77777777" w:rsidR="009056D4" w:rsidRPr="00C87850" w:rsidRDefault="009056D4" w:rsidP="00F53A74">
            <w:pPr>
              <w:rPr>
                <w:rFonts w:ascii="MS Gothic" w:eastAsia="MS Gothic" w:hAnsi="MS Gothic"/>
                <w:sz w:val="24"/>
                <w:szCs w:val="24"/>
              </w:rPr>
            </w:pPr>
          </w:p>
        </w:tc>
      </w:tr>
    </w:tbl>
    <w:p w14:paraId="13EC1C63" w14:textId="6E75F27F" w:rsidR="00880549" w:rsidRPr="00C87850" w:rsidRDefault="00880549"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3C2D07" w:rsidRPr="00C87850" w14:paraId="275D926B" w14:textId="77777777" w:rsidTr="00F53A74">
        <w:tc>
          <w:tcPr>
            <w:tcW w:w="8494" w:type="dxa"/>
          </w:tcPr>
          <w:p w14:paraId="32CDDABA" w14:textId="1D92274E" w:rsidR="003C2D07" w:rsidRPr="00C87850" w:rsidRDefault="003C2D07" w:rsidP="000B69EB">
            <w:pPr>
              <w:ind w:left="240" w:hangingChars="100" w:hanging="240"/>
              <w:rPr>
                <w:rFonts w:ascii="MS Gothic" w:eastAsia="MS Gothic" w:hAnsi="MS Gothic"/>
                <w:sz w:val="24"/>
                <w:szCs w:val="24"/>
              </w:rPr>
            </w:pPr>
            <w:r w:rsidRPr="00C87850">
              <w:rPr>
                <w:rFonts w:ascii="MS Gothic" w:eastAsia="MS Gothic" w:hAnsi="MS Gothic" w:hint="eastAsia"/>
                <w:sz w:val="24"/>
                <w:szCs w:val="24"/>
              </w:rPr>
              <w:t>b</w:t>
            </w:r>
            <w:r w:rsidRPr="00C87850">
              <w:rPr>
                <w:rFonts w:ascii="MS Gothic" w:eastAsia="MS Gothic" w:hAnsi="MS Gothic"/>
                <w:sz w:val="24"/>
                <w:szCs w:val="24"/>
              </w:rPr>
              <w:t>.</w:t>
            </w:r>
            <w:r w:rsidRPr="00C87850">
              <w:rPr>
                <w:rFonts w:ascii="MS Gothic" w:eastAsia="MS Gothic" w:hAnsi="MS Gothic" w:hint="eastAsia"/>
                <w:sz w:val="24"/>
                <w:szCs w:val="24"/>
              </w:rPr>
              <w:t xml:space="preserve"> 食鳥処理場には、生体受入施設、食鳥処理施設、製品保管室、包装資材室、検査室、更衣室、便所及び汚水処理施設がそれぞれ区画され、適切な位置に設けられていること。</w:t>
            </w:r>
          </w:p>
          <w:p w14:paraId="08FE20AA" w14:textId="2602660B" w:rsidR="003C2D07" w:rsidRPr="00C87850" w:rsidRDefault="003C2D07" w:rsidP="000B69EB">
            <w:pPr>
              <w:ind w:left="240" w:hangingChars="100" w:hanging="240"/>
              <w:rPr>
                <w:rFonts w:ascii="MS Gothic" w:eastAsia="MS Gothic" w:hAnsi="MS Gothic"/>
                <w:sz w:val="24"/>
                <w:szCs w:val="24"/>
              </w:rPr>
            </w:pPr>
            <w:r w:rsidRPr="00C87850">
              <w:rPr>
                <w:rFonts w:ascii="MS Gothic" w:eastAsia="MS Gothic" w:hAnsi="MS Gothic" w:hint="eastAsia"/>
                <w:sz w:val="24"/>
                <w:szCs w:val="24"/>
              </w:rPr>
              <w:t>b</w:t>
            </w:r>
            <w:r w:rsidRPr="00C87850">
              <w:rPr>
                <w:rFonts w:ascii="MS Gothic" w:eastAsia="MS Gothic" w:hAnsi="MS Gothic"/>
                <w:sz w:val="24"/>
                <w:szCs w:val="24"/>
              </w:rPr>
              <w:t>. Poultry slaughtering plants are divided in live poultry holding facility, poultry processing room, product storage room, packaging material storage room, examination room, dressing room, toilet and sewage treatment facilities respectively, and located in the appropriate position.</w:t>
            </w:r>
          </w:p>
          <w:p w14:paraId="1837C90A" w14:textId="77777777" w:rsidR="003C2D07" w:rsidRPr="00C87850" w:rsidRDefault="003C2D07" w:rsidP="00F53A74">
            <w:pPr>
              <w:rPr>
                <w:rFonts w:ascii="MS Gothic" w:eastAsia="MS Gothic" w:hAnsi="MS Gothic"/>
                <w:sz w:val="24"/>
                <w:szCs w:val="24"/>
              </w:rPr>
            </w:pPr>
          </w:p>
          <w:p w14:paraId="2F284FB6" w14:textId="77777777" w:rsidR="003C2D07" w:rsidRPr="00C87850" w:rsidRDefault="003C2D07" w:rsidP="00F53A74">
            <w:pPr>
              <w:rPr>
                <w:rFonts w:ascii="MS Gothic" w:eastAsia="MS Gothic" w:hAnsi="MS Gothic"/>
                <w:sz w:val="24"/>
                <w:szCs w:val="24"/>
              </w:rPr>
            </w:pPr>
          </w:p>
          <w:p w14:paraId="3886D31B" w14:textId="77777777" w:rsidR="003C2D07" w:rsidRPr="00C87850" w:rsidRDefault="003C2D07" w:rsidP="00F53A74">
            <w:pPr>
              <w:rPr>
                <w:rFonts w:ascii="MS Gothic" w:eastAsia="MS Gothic" w:hAnsi="MS Gothic"/>
                <w:sz w:val="24"/>
                <w:szCs w:val="24"/>
              </w:rPr>
            </w:pPr>
          </w:p>
        </w:tc>
      </w:tr>
    </w:tbl>
    <w:p w14:paraId="3DE4E082" w14:textId="77777777" w:rsidR="003C2D07" w:rsidRPr="00C87850" w:rsidRDefault="003C2D07"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184E12" w:rsidRPr="00C87850" w14:paraId="70C7BF29" w14:textId="77777777" w:rsidTr="00F53A74">
        <w:tc>
          <w:tcPr>
            <w:tcW w:w="8494" w:type="dxa"/>
          </w:tcPr>
          <w:p w14:paraId="6B088100" w14:textId="5AE1C4FB" w:rsidR="00184E12" w:rsidRPr="00C87850" w:rsidRDefault="002D28CA" w:rsidP="000B69EB">
            <w:pPr>
              <w:ind w:left="240" w:hangingChars="100" w:hanging="240"/>
              <w:rPr>
                <w:rFonts w:ascii="MS Gothic" w:eastAsia="MS Gothic" w:hAnsi="MS Gothic"/>
                <w:sz w:val="24"/>
                <w:szCs w:val="24"/>
              </w:rPr>
            </w:pPr>
            <w:r w:rsidRPr="00C87850">
              <w:rPr>
                <w:rFonts w:ascii="MS Gothic" w:eastAsia="MS Gothic" w:hAnsi="MS Gothic" w:hint="eastAsia"/>
                <w:sz w:val="24"/>
                <w:szCs w:val="24"/>
              </w:rPr>
              <w:t>c</w:t>
            </w:r>
            <w:r w:rsidR="00184E12" w:rsidRPr="00C87850">
              <w:rPr>
                <w:rFonts w:ascii="MS Gothic" w:eastAsia="MS Gothic" w:hAnsi="MS Gothic"/>
                <w:sz w:val="24"/>
                <w:szCs w:val="24"/>
              </w:rPr>
              <w:t>.</w:t>
            </w:r>
            <w:r w:rsidR="00184E12" w:rsidRPr="00C87850">
              <w:rPr>
                <w:rFonts w:hint="eastAsia"/>
              </w:rPr>
              <w:t xml:space="preserve"> </w:t>
            </w:r>
            <w:r w:rsidR="00184E12" w:rsidRPr="00C87850">
              <w:rPr>
                <w:rFonts w:ascii="MS Gothic" w:eastAsia="MS Gothic" w:hAnsi="MS Gothic" w:hint="eastAsia"/>
                <w:sz w:val="24"/>
                <w:szCs w:val="24"/>
              </w:rPr>
              <w:t>生体受入施設には、適正に配置された生体保管場所及び隔離場所が設けられていること。</w:t>
            </w:r>
          </w:p>
          <w:p w14:paraId="4049BD48" w14:textId="785D41B6" w:rsidR="00184E12" w:rsidRPr="00C87850" w:rsidRDefault="002D28CA" w:rsidP="000B69EB">
            <w:pPr>
              <w:ind w:left="240" w:hangingChars="100" w:hanging="240"/>
              <w:rPr>
                <w:rFonts w:ascii="MS Gothic" w:eastAsia="MS Gothic" w:hAnsi="MS Gothic"/>
                <w:sz w:val="24"/>
                <w:szCs w:val="24"/>
              </w:rPr>
            </w:pPr>
            <w:r w:rsidRPr="00C87850">
              <w:rPr>
                <w:rFonts w:ascii="MS Gothic" w:eastAsia="MS Gothic" w:hAnsi="MS Gothic" w:hint="eastAsia"/>
                <w:sz w:val="24"/>
                <w:szCs w:val="24"/>
              </w:rPr>
              <w:t>c</w:t>
            </w:r>
            <w:r w:rsidR="00184E12" w:rsidRPr="00C87850">
              <w:rPr>
                <w:rFonts w:ascii="MS Gothic" w:eastAsia="MS Gothic" w:hAnsi="MS Gothic"/>
                <w:sz w:val="24"/>
                <w:szCs w:val="24"/>
              </w:rPr>
              <w:t>. Any live poultry holding facilities shall have separate areas for storage and isolation of live poultry, respectively, both of which shall be properly.</w:t>
            </w:r>
          </w:p>
          <w:p w14:paraId="67EF5CBA" w14:textId="77777777" w:rsidR="00184E12" w:rsidRPr="00C87850" w:rsidRDefault="00184E12" w:rsidP="00F53A74">
            <w:pPr>
              <w:rPr>
                <w:rFonts w:ascii="MS Gothic" w:eastAsia="MS Gothic" w:hAnsi="MS Gothic"/>
                <w:sz w:val="24"/>
                <w:szCs w:val="24"/>
              </w:rPr>
            </w:pPr>
          </w:p>
          <w:p w14:paraId="64C54926" w14:textId="77777777" w:rsidR="00184E12" w:rsidRPr="00C87850" w:rsidRDefault="00184E12" w:rsidP="00F53A74">
            <w:pPr>
              <w:rPr>
                <w:rFonts w:ascii="MS Gothic" w:eastAsia="MS Gothic" w:hAnsi="MS Gothic"/>
                <w:sz w:val="24"/>
                <w:szCs w:val="24"/>
              </w:rPr>
            </w:pPr>
          </w:p>
          <w:p w14:paraId="7F942120" w14:textId="77777777" w:rsidR="00184E12" w:rsidRPr="00C87850" w:rsidRDefault="00184E12" w:rsidP="00F53A74">
            <w:pPr>
              <w:rPr>
                <w:rFonts w:ascii="MS Gothic" w:eastAsia="MS Gothic" w:hAnsi="MS Gothic"/>
                <w:sz w:val="24"/>
                <w:szCs w:val="24"/>
              </w:rPr>
            </w:pPr>
          </w:p>
        </w:tc>
      </w:tr>
    </w:tbl>
    <w:p w14:paraId="368677C3" w14:textId="429CB739" w:rsidR="00880549" w:rsidRPr="00C87850" w:rsidRDefault="00880549"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2D28CA" w:rsidRPr="00C87850" w14:paraId="0834CD12" w14:textId="77777777" w:rsidTr="00F53A74">
        <w:tc>
          <w:tcPr>
            <w:tcW w:w="8494" w:type="dxa"/>
          </w:tcPr>
          <w:p w14:paraId="372768B7" w14:textId="3D934DE4" w:rsidR="002D28CA" w:rsidRPr="00C87850" w:rsidRDefault="002D28CA" w:rsidP="000B69EB">
            <w:pPr>
              <w:ind w:left="240" w:hangingChars="100" w:hanging="240"/>
              <w:rPr>
                <w:rFonts w:ascii="MS Gothic" w:eastAsia="MS Gothic" w:hAnsi="MS Gothic"/>
                <w:sz w:val="24"/>
                <w:szCs w:val="24"/>
              </w:rPr>
            </w:pPr>
            <w:r w:rsidRPr="00C87850">
              <w:rPr>
                <w:rFonts w:ascii="MS Gothic" w:eastAsia="MS Gothic" w:hAnsi="MS Gothic" w:hint="eastAsia"/>
                <w:sz w:val="24"/>
                <w:szCs w:val="24"/>
              </w:rPr>
              <w:t>d</w:t>
            </w:r>
            <w:r w:rsidRPr="00C87850">
              <w:rPr>
                <w:rFonts w:ascii="MS Gothic" w:eastAsia="MS Gothic" w:hAnsi="MS Gothic"/>
                <w:sz w:val="24"/>
                <w:szCs w:val="24"/>
              </w:rPr>
              <w:t>.</w:t>
            </w:r>
            <w:r w:rsidRPr="00C87850">
              <w:rPr>
                <w:rFonts w:hint="eastAsia"/>
              </w:rPr>
              <w:t xml:space="preserve"> </w:t>
            </w:r>
            <w:r w:rsidRPr="00C87850">
              <w:rPr>
                <w:rFonts w:ascii="MS Gothic" w:eastAsia="MS Gothic" w:hAnsi="MS Gothic" w:hint="eastAsia"/>
                <w:sz w:val="24"/>
                <w:szCs w:val="24"/>
              </w:rPr>
              <w:t>食鳥処理施設には、それぞれ隔壁により区画され、適正に配置されたとさつ放血室、湯漬脱羽室及び中抜室</w:t>
            </w:r>
            <w:r w:rsidRPr="00C87850">
              <w:rPr>
                <w:rFonts w:ascii="MS Gothic" w:eastAsia="MS Gothic" w:hAnsi="MS Gothic"/>
                <w:sz w:val="24"/>
                <w:szCs w:val="24"/>
              </w:rPr>
              <w:t>(内臓を摘出するための設備を設置する室をいう。以下同じ。)並びに脱羽後検査及び内臓摘出後検査を行うための区画され、適正に配置された検査場所が設けられていること。</w:t>
            </w:r>
          </w:p>
          <w:p w14:paraId="7DE90A92" w14:textId="56150027" w:rsidR="002D28CA" w:rsidRPr="00C87850" w:rsidRDefault="002D28CA" w:rsidP="000B69EB">
            <w:pPr>
              <w:ind w:left="240" w:hangingChars="100" w:hanging="240"/>
              <w:rPr>
                <w:rFonts w:ascii="MS Gothic" w:eastAsia="MS Gothic" w:hAnsi="MS Gothic"/>
                <w:sz w:val="24"/>
                <w:szCs w:val="24"/>
              </w:rPr>
            </w:pPr>
            <w:r w:rsidRPr="00C87850">
              <w:rPr>
                <w:rFonts w:ascii="MS Gothic" w:eastAsia="MS Gothic" w:hAnsi="MS Gothic" w:hint="eastAsia"/>
                <w:sz w:val="24"/>
                <w:szCs w:val="24"/>
              </w:rPr>
              <w:t>d</w:t>
            </w:r>
            <w:r w:rsidRPr="00C87850">
              <w:rPr>
                <w:rFonts w:ascii="MS Gothic" w:eastAsia="MS Gothic" w:hAnsi="MS Gothic"/>
                <w:sz w:val="24"/>
                <w:szCs w:val="24"/>
              </w:rPr>
              <w:t>. Any poultry slaughtering facilities shall have a slaughtering and bleeding room, a scalding and defeathering room, and an evisceration room (which means a room with necessary equipment for evisceration; this definition shall also apply to the succeeding provisions hereof) separated from each other with partitions and properly located, and in addition, said facilities shall have inspection areas where the post feather removal inspection and the post-evisceration inspection are performed, respectively, separated from the other areas and properly located.</w:t>
            </w:r>
          </w:p>
          <w:p w14:paraId="704777ED" w14:textId="77777777" w:rsidR="002D28CA" w:rsidRPr="00C87850" w:rsidRDefault="002D28CA" w:rsidP="00F53A74">
            <w:pPr>
              <w:rPr>
                <w:rFonts w:ascii="MS Gothic" w:eastAsia="MS Gothic" w:hAnsi="MS Gothic"/>
                <w:sz w:val="24"/>
                <w:szCs w:val="24"/>
              </w:rPr>
            </w:pPr>
          </w:p>
          <w:p w14:paraId="00D0A6BA" w14:textId="77777777" w:rsidR="002D28CA" w:rsidRPr="00C87850" w:rsidRDefault="002D28CA" w:rsidP="00F53A74">
            <w:pPr>
              <w:rPr>
                <w:rFonts w:ascii="MS Gothic" w:eastAsia="MS Gothic" w:hAnsi="MS Gothic"/>
                <w:sz w:val="24"/>
                <w:szCs w:val="24"/>
              </w:rPr>
            </w:pPr>
          </w:p>
          <w:p w14:paraId="5F98E923" w14:textId="77777777" w:rsidR="002D28CA" w:rsidRPr="00C87850" w:rsidRDefault="002D28CA" w:rsidP="00F53A74">
            <w:pPr>
              <w:rPr>
                <w:rFonts w:ascii="MS Gothic" w:eastAsia="MS Gothic" w:hAnsi="MS Gothic"/>
                <w:sz w:val="24"/>
                <w:szCs w:val="24"/>
              </w:rPr>
            </w:pPr>
          </w:p>
        </w:tc>
      </w:tr>
    </w:tbl>
    <w:p w14:paraId="112DE060" w14:textId="59EB9E51" w:rsidR="00880549" w:rsidRPr="00C87850" w:rsidRDefault="00880549"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0214DD" w:rsidRPr="00C87850" w14:paraId="537BE458" w14:textId="77777777" w:rsidTr="00F53A74">
        <w:tc>
          <w:tcPr>
            <w:tcW w:w="8494" w:type="dxa"/>
          </w:tcPr>
          <w:p w14:paraId="3F5772C6" w14:textId="00970B3C" w:rsidR="000214DD" w:rsidRPr="00C87850" w:rsidRDefault="000214DD" w:rsidP="000B69EB">
            <w:pPr>
              <w:ind w:left="240" w:hangingChars="100" w:hanging="240"/>
              <w:rPr>
                <w:rFonts w:ascii="MS Gothic" w:eastAsia="MS Gothic" w:hAnsi="MS Gothic"/>
                <w:sz w:val="24"/>
                <w:szCs w:val="24"/>
              </w:rPr>
            </w:pPr>
            <w:r w:rsidRPr="00C87850">
              <w:rPr>
                <w:rFonts w:ascii="MS Gothic" w:eastAsia="MS Gothic" w:hAnsi="MS Gothic" w:hint="eastAsia"/>
                <w:sz w:val="24"/>
                <w:szCs w:val="24"/>
              </w:rPr>
              <w:t>e</w:t>
            </w:r>
            <w:r w:rsidRPr="00C87850">
              <w:rPr>
                <w:rFonts w:ascii="MS Gothic" w:eastAsia="MS Gothic" w:hAnsi="MS Gothic"/>
                <w:sz w:val="24"/>
                <w:szCs w:val="24"/>
              </w:rPr>
              <w:t>.</w:t>
            </w:r>
            <w:r w:rsidRPr="00C87850">
              <w:rPr>
                <w:rFonts w:hint="eastAsia"/>
              </w:rPr>
              <w:t xml:space="preserve"> </w:t>
            </w:r>
            <w:r w:rsidRPr="00C87850">
              <w:rPr>
                <w:rFonts w:ascii="MS Gothic" w:eastAsia="MS Gothic" w:hAnsi="MS Gothic" w:hint="eastAsia"/>
                <w:sz w:val="24"/>
                <w:szCs w:val="24"/>
              </w:rPr>
              <w:t>生体受入施設、食鳥処理後の食鳥とたい、食鳥中抜とたい及び食鳥肉等の搬出場所並びに不可食部分並びに検査の結果不合格となった食鳥とたい、食鳥中抜とたい及び食鳥肉等の搬出場所が別であること。</w:t>
            </w:r>
          </w:p>
          <w:p w14:paraId="18DAF9E3" w14:textId="49751844" w:rsidR="000214DD" w:rsidRPr="00C87850" w:rsidRDefault="000214DD" w:rsidP="000B69EB">
            <w:pPr>
              <w:ind w:left="240" w:hangingChars="100" w:hanging="240"/>
              <w:rPr>
                <w:rFonts w:ascii="MS Gothic" w:eastAsia="MS Gothic" w:hAnsi="MS Gothic"/>
                <w:sz w:val="24"/>
                <w:szCs w:val="24"/>
              </w:rPr>
            </w:pPr>
            <w:r w:rsidRPr="00C87850">
              <w:rPr>
                <w:rFonts w:ascii="MS Gothic" w:eastAsia="MS Gothic" w:hAnsi="MS Gothic" w:hint="eastAsia"/>
                <w:sz w:val="24"/>
                <w:szCs w:val="24"/>
              </w:rPr>
              <w:t>e</w:t>
            </w:r>
            <w:r w:rsidRPr="00C87850">
              <w:rPr>
                <w:rFonts w:ascii="MS Gothic" w:eastAsia="MS Gothic" w:hAnsi="MS Gothic"/>
                <w:sz w:val="24"/>
                <w:szCs w:val="24"/>
              </w:rPr>
              <w:t>. Live poultry holding facilities, shipping areas for slaughtered carcasses, eviscerated carcasses, and parts, and another shipping areas for inedible parts and carcasses, eviscerated carcasses, and parts determined rejectable as a result of any required inspection shall be separated from each other.</w:t>
            </w:r>
          </w:p>
          <w:p w14:paraId="23B138C8" w14:textId="77777777" w:rsidR="000214DD" w:rsidRPr="00C87850" w:rsidRDefault="000214DD" w:rsidP="00F53A74">
            <w:pPr>
              <w:rPr>
                <w:rFonts w:ascii="MS Gothic" w:eastAsia="MS Gothic" w:hAnsi="MS Gothic"/>
                <w:sz w:val="24"/>
                <w:szCs w:val="24"/>
              </w:rPr>
            </w:pPr>
          </w:p>
          <w:p w14:paraId="60DC16CA" w14:textId="77777777" w:rsidR="000214DD" w:rsidRPr="00C87850" w:rsidRDefault="000214DD" w:rsidP="00F53A74">
            <w:pPr>
              <w:rPr>
                <w:rFonts w:ascii="MS Gothic" w:eastAsia="MS Gothic" w:hAnsi="MS Gothic"/>
                <w:sz w:val="24"/>
                <w:szCs w:val="24"/>
              </w:rPr>
            </w:pPr>
          </w:p>
          <w:p w14:paraId="76631DD1" w14:textId="77777777" w:rsidR="000214DD" w:rsidRPr="00C87850" w:rsidRDefault="000214DD" w:rsidP="00F53A74">
            <w:pPr>
              <w:rPr>
                <w:rFonts w:ascii="MS Gothic" w:eastAsia="MS Gothic" w:hAnsi="MS Gothic"/>
                <w:sz w:val="24"/>
                <w:szCs w:val="24"/>
              </w:rPr>
            </w:pPr>
          </w:p>
        </w:tc>
      </w:tr>
    </w:tbl>
    <w:p w14:paraId="3F256A89" w14:textId="0546B84A" w:rsidR="002D28CA" w:rsidRPr="00C87850" w:rsidRDefault="002D28CA"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FB4C8B" w:rsidRPr="00C87850" w14:paraId="0A69A658" w14:textId="77777777" w:rsidTr="00F53A74">
        <w:tc>
          <w:tcPr>
            <w:tcW w:w="8494" w:type="dxa"/>
          </w:tcPr>
          <w:p w14:paraId="4BEDF1E0" w14:textId="555CCCB0" w:rsidR="00FB4C8B" w:rsidRPr="00C87850" w:rsidRDefault="00FB4C8B" w:rsidP="000B69EB">
            <w:pPr>
              <w:ind w:left="240" w:hangingChars="100" w:hanging="240"/>
              <w:rPr>
                <w:rFonts w:ascii="MS Gothic" w:eastAsia="MS Gothic" w:hAnsi="MS Gothic"/>
                <w:sz w:val="24"/>
                <w:szCs w:val="24"/>
              </w:rPr>
            </w:pPr>
            <w:r w:rsidRPr="00C87850">
              <w:rPr>
                <w:rFonts w:ascii="MS Gothic" w:eastAsia="MS Gothic" w:hAnsi="MS Gothic" w:hint="eastAsia"/>
                <w:sz w:val="24"/>
                <w:szCs w:val="24"/>
              </w:rPr>
              <w:t>f</w:t>
            </w:r>
            <w:r w:rsidRPr="00C87850">
              <w:rPr>
                <w:rFonts w:ascii="MS Gothic" w:eastAsia="MS Gothic" w:hAnsi="MS Gothic"/>
                <w:sz w:val="24"/>
                <w:szCs w:val="24"/>
              </w:rPr>
              <w:t>.</w:t>
            </w:r>
            <w:r w:rsidRPr="00C87850">
              <w:rPr>
                <w:rFonts w:hint="eastAsia"/>
              </w:rPr>
              <w:t xml:space="preserve"> </w:t>
            </w:r>
            <w:r w:rsidRPr="00C87850">
              <w:rPr>
                <w:rFonts w:ascii="MS Gothic" w:eastAsia="MS Gothic" w:hAnsi="MS Gothic" w:hint="eastAsia"/>
                <w:sz w:val="24"/>
                <w:szCs w:val="24"/>
              </w:rPr>
              <w:t>生体受入れ、処理、とたい又は食鳥肉の包装及びこれらの保管を衛生的に行うための十分な広さを有すること。</w:t>
            </w:r>
          </w:p>
          <w:p w14:paraId="02650555" w14:textId="2A4D8EB3" w:rsidR="00FB4C8B" w:rsidRPr="00C87850" w:rsidRDefault="00FB4C8B" w:rsidP="000B69EB">
            <w:pPr>
              <w:ind w:left="240" w:hangingChars="100" w:hanging="240"/>
              <w:rPr>
                <w:rFonts w:ascii="MS Gothic" w:eastAsia="MS Gothic" w:hAnsi="MS Gothic"/>
                <w:sz w:val="24"/>
                <w:szCs w:val="24"/>
              </w:rPr>
            </w:pPr>
            <w:r w:rsidRPr="00C87850">
              <w:rPr>
                <w:rFonts w:ascii="MS Gothic" w:eastAsia="MS Gothic" w:hAnsi="MS Gothic" w:hint="eastAsia"/>
                <w:sz w:val="24"/>
                <w:szCs w:val="24"/>
              </w:rPr>
              <w:t>f</w:t>
            </w:r>
            <w:r w:rsidRPr="00C87850">
              <w:rPr>
                <w:rFonts w:ascii="MS Gothic" w:eastAsia="MS Gothic" w:hAnsi="MS Gothic"/>
                <w:sz w:val="24"/>
                <w:szCs w:val="24"/>
              </w:rPr>
              <w:t xml:space="preserve">. Any poultry slaughtering plant shall have enough space to keep the required sanitary level during the processes for holding live body, </w:t>
            </w:r>
            <w:r w:rsidRPr="00C87850">
              <w:rPr>
                <w:rFonts w:ascii="MS Gothic" w:eastAsia="MS Gothic" w:hAnsi="MS Gothic"/>
                <w:sz w:val="24"/>
                <w:szCs w:val="24"/>
              </w:rPr>
              <w:lastRenderedPageBreak/>
              <w:t>slaughtering, cutting, packaging, and straging of carcasses or meat.</w:t>
            </w:r>
          </w:p>
          <w:p w14:paraId="788A3104" w14:textId="77777777" w:rsidR="00FB4C8B" w:rsidRPr="00C87850" w:rsidRDefault="00FB4C8B" w:rsidP="00F53A74">
            <w:pPr>
              <w:rPr>
                <w:rFonts w:ascii="MS Gothic" w:eastAsia="MS Gothic" w:hAnsi="MS Gothic"/>
                <w:sz w:val="24"/>
                <w:szCs w:val="24"/>
              </w:rPr>
            </w:pPr>
          </w:p>
          <w:p w14:paraId="68876DEC" w14:textId="77777777" w:rsidR="00FB4C8B" w:rsidRPr="00C87850" w:rsidRDefault="00FB4C8B" w:rsidP="00F53A74">
            <w:pPr>
              <w:rPr>
                <w:rFonts w:ascii="MS Gothic" w:eastAsia="MS Gothic" w:hAnsi="MS Gothic"/>
                <w:sz w:val="24"/>
                <w:szCs w:val="24"/>
              </w:rPr>
            </w:pPr>
          </w:p>
          <w:p w14:paraId="2E90F73D" w14:textId="77777777" w:rsidR="00FB4C8B" w:rsidRPr="00C87850" w:rsidRDefault="00FB4C8B" w:rsidP="00F53A74">
            <w:pPr>
              <w:rPr>
                <w:rFonts w:ascii="MS Gothic" w:eastAsia="MS Gothic" w:hAnsi="MS Gothic"/>
                <w:sz w:val="24"/>
                <w:szCs w:val="24"/>
              </w:rPr>
            </w:pPr>
          </w:p>
        </w:tc>
      </w:tr>
    </w:tbl>
    <w:p w14:paraId="0518A6A2" w14:textId="1C6A3492" w:rsidR="000214DD" w:rsidRPr="00C87850" w:rsidRDefault="000214DD"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AF6D2E" w:rsidRPr="00C87850" w14:paraId="6AF53703" w14:textId="77777777" w:rsidTr="00F53A74">
        <w:tc>
          <w:tcPr>
            <w:tcW w:w="8494" w:type="dxa"/>
          </w:tcPr>
          <w:p w14:paraId="63B34EB9" w14:textId="3C7DEF4F" w:rsidR="00AF6D2E" w:rsidRPr="00C87850" w:rsidRDefault="00AF6D2E" w:rsidP="000B69EB">
            <w:pPr>
              <w:ind w:left="240" w:hangingChars="100" w:hanging="240"/>
              <w:rPr>
                <w:rFonts w:ascii="MS Gothic" w:eastAsia="MS Gothic" w:hAnsi="MS Gothic"/>
                <w:sz w:val="24"/>
                <w:szCs w:val="24"/>
              </w:rPr>
            </w:pPr>
            <w:r w:rsidRPr="00C87850">
              <w:rPr>
                <w:rFonts w:ascii="MS Gothic" w:eastAsia="MS Gothic" w:hAnsi="MS Gothic" w:hint="eastAsia"/>
                <w:sz w:val="24"/>
                <w:szCs w:val="24"/>
              </w:rPr>
              <w:t>g</w:t>
            </w:r>
            <w:r w:rsidRPr="00C87850">
              <w:rPr>
                <w:rFonts w:ascii="MS Gothic" w:eastAsia="MS Gothic" w:hAnsi="MS Gothic"/>
                <w:sz w:val="24"/>
                <w:szCs w:val="24"/>
              </w:rPr>
              <w:t>.</w:t>
            </w:r>
            <w:r w:rsidRPr="00C87850">
              <w:rPr>
                <w:rFonts w:hint="eastAsia"/>
              </w:rPr>
              <w:t xml:space="preserve"> </w:t>
            </w:r>
            <w:r w:rsidRPr="00C87850">
              <w:rPr>
                <w:rFonts w:ascii="MS Gothic" w:eastAsia="MS Gothic" w:hAnsi="MS Gothic" w:hint="eastAsia"/>
                <w:sz w:val="24"/>
                <w:szCs w:val="24"/>
              </w:rPr>
              <w:t>生体受入れ施設及び処理室の床は、不浸透性材料で作られ、ひび割れや凹凸がなく、適当な勾配を有し、排水が良好であること。</w:t>
            </w:r>
          </w:p>
          <w:p w14:paraId="70E00B83" w14:textId="78B5836D" w:rsidR="00AF6D2E" w:rsidRPr="00C87850" w:rsidRDefault="00AF6D2E" w:rsidP="000B69EB">
            <w:pPr>
              <w:ind w:left="240" w:hangingChars="100" w:hanging="240"/>
              <w:rPr>
                <w:rFonts w:ascii="MS Gothic" w:eastAsia="MS Gothic" w:hAnsi="MS Gothic"/>
                <w:sz w:val="24"/>
                <w:szCs w:val="24"/>
              </w:rPr>
            </w:pPr>
            <w:r w:rsidRPr="00C87850">
              <w:rPr>
                <w:rFonts w:ascii="MS Gothic" w:eastAsia="MS Gothic" w:hAnsi="MS Gothic" w:hint="eastAsia"/>
                <w:sz w:val="24"/>
                <w:szCs w:val="24"/>
              </w:rPr>
              <w:t>g</w:t>
            </w:r>
            <w:r w:rsidRPr="00C87850">
              <w:rPr>
                <w:rFonts w:ascii="MS Gothic" w:eastAsia="MS Gothic" w:hAnsi="MS Gothic"/>
                <w:sz w:val="24"/>
                <w:szCs w:val="24"/>
              </w:rPr>
              <w:t>. Any floor of slaughtering facilities shall be made of impermeable materials, shall be free of any cracking or unevenness, and shall be properly inclined to drain well.</w:t>
            </w:r>
          </w:p>
          <w:p w14:paraId="5E26878A" w14:textId="77777777" w:rsidR="00AF6D2E" w:rsidRPr="00C87850" w:rsidRDefault="00AF6D2E" w:rsidP="00F53A74">
            <w:pPr>
              <w:rPr>
                <w:rFonts w:ascii="MS Gothic" w:eastAsia="MS Gothic" w:hAnsi="MS Gothic"/>
                <w:sz w:val="24"/>
                <w:szCs w:val="24"/>
              </w:rPr>
            </w:pPr>
          </w:p>
          <w:p w14:paraId="072AA928" w14:textId="77777777" w:rsidR="00AF6D2E" w:rsidRPr="00C87850" w:rsidRDefault="00AF6D2E" w:rsidP="00F53A74">
            <w:pPr>
              <w:rPr>
                <w:rFonts w:ascii="MS Gothic" w:eastAsia="MS Gothic" w:hAnsi="MS Gothic"/>
                <w:sz w:val="24"/>
                <w:szCs w:val="24"/>
              </w:rPr>
            </w:pPr>
          </w:p>
          <w:p w14:paraId="0AA805DA" w14:textId="77777777" w:rsidR="00AF6D2E" w:rsidRPr="00C87850" w:rsidRDefault="00AF6D2E" w:rsidP="00F53A74">
            <w:pPr>
              <w:rPr>
                <w:rFonts w:ascii="MS Gothic" w:eastAsia="MS Gothic" w:hAnsi="MS Gothic"/>
                <w:sz w:val="24"/>
                <w:szCs w:val="24"/>
              </w:rPr>
            </w:pPr>
          </w:p>
        </w:tc>
      </w:tr>
    </w:tbl>
    <w:p w14:paraId="316F8DB9" w14:textId="77777777" w:rsidR="00AF6D2E" w:rsidRPr="00C87850" w:rsidRDefault="00AF6D2E"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656CC8" w:rsidRPr="00C87850" w14:paraId="1322C77E" w14:textId="77777777" w:rsidTr="00F53A74">
        <w:tc>
          <w:tcPr>
            <w:tcW w:w="8494" w:type="dxa"/>
          </w:tcPr>
          <w:p w14:paraId="03B71D28" w14:textId="28441EDE" w:rsidR="00656CC8" w:rsidRPr="00C87850" w:rsidRDefault="00656CC8" w:rsidP="000B69EB">
            <w:pPr>
              <w:ind w:left="240" w:hangingChars="100" w:hanging="240"/>
              <w:rPr>
                <w:rFonts w:ascii="MS Gothic" w:eastAsia="MS Gothic" w:hAnsi="MS Gothic"/>
                <w:sz w:val="24"/>
                <w:szCs w:val="24"/>
              </w:rPr>
            </w:pPr>
            <w:r w:rsidRPr="00C87850">
              <w:rPr>
                <w:rFonts w:ascii="MS Gothic" w:eastAsia="MS Gothic" w:hAnsi="MS Gothic" w:hint="eastAsia"/>
                <w:sz w:val="24"/>
                <w:szCs w:val="24"/>
              </w:rPr>
              <w:t>h</w:t>
            </w:r>
            <w:r w:rsidRPr="00C87850">
              <w:rPr>
                <w:rFonts w:ascii="MS Gothic" w:eastAsia="MS Gothic" w:hAnsi="MS Gothic"/>
                <w:sz w:val="24"/>
                <w:szCs w:val="24"/>
              </w:rPr>
              <w:t>.</w:t>
            </w:r>
            <w:r w:rsidRPr="00C87850">
              <w:rPr>
                <w:rFonts w:hint="eastAsia"/>
              </w:rPr>
              <w:t xml:space="preserve"> </w:t>
            </w:r>
            <w:r w:rsidRPr="00C87850">
              <w:rPr>
                <w:rFonts w:ascii="MS Gothic" w:eastAsia="MS Gothic" w:hAnsi="MS Gothic" w:hint="eastAsia"/>
                <w:sz w:val="24"/>
                <w:szCs w:val="24"/>
              </w:rPr>
              <w:t>処理施設の内壁は、平滑で清掃しやすく、隙間がなく床面から必要な高さまで不浸透性材料であること。</w:t>
            </w:r>
          </w:p>
          <w:p w14:paraId="22E6376A" w14:textId="37669B25" w:rsidR="00656CC8" w:rsidRPr="00C87850" w:rsidRDefault="00656CC8" w:rsidP="000B69EB">
            <w:pPr>
              <w:ind w:left="240" w:hangingChars="100" w:hanging="240"/>
              <w:rPr>
                <w:rFonts w:ascii="MS Gothic" w:eastAsia="MS Gothic" w:hAnsi="MS Gothic"/>
                <w:sz w:val="24"/>
                <w:szCs w:val="24"/>
              </w:rPr>
            </w:pPr>
            <w:r w:rsidRPr="00C87850">
              <w:rPr>
                <w:rFonts w:ascii="MS Gothic" w:eastAsia="MS Gothic" w:hAnsi="MS Gothic" w:hint="eastAsia"/>
                <w:sz w:val="24"/>
                <w:szCs w:val="24"/>
              </w:rPr>
              <w:t>h</w:t>
            </w:r>
            <w:r w:rsidRPr="00C87850">
              <w:rPr>
                <w:rFonts w:ascii="MS Gothic" w:eastAsia="MS Gothic" w:hAnsi="MS Gothic"/>
                <w:sz w:val="24"/>
                <w:szCs w:val="24"/>
              </w:rPr>
              <w:t xml:space="preserve">. Any wall of slaughtering facilities shall be of smooth and easy-to-clean structure with no openings and shall be </w:t>
            </w:r>
            <w:r w:rsidR="00985279" w:rsidRPr="00C87850">
              <w:rPr>
                <w:rFonts w:ascii="MS Gothic" w:eastAsia="MS Gothic" w:hAnsi="MS Gothic"/>
                <w:sz w:val="24"/>
                <w:szCs w:val="24"/>
              </w:rPr>
              <w:t>wainscoted</w:t>
            </w:r>
            <w:r w:rsidRPr="00C87850">
              <w:rPr>
                <w:rFonts w:ascii="MS Gothic" w:eastAsia="MS Gothic" w:hAnsi="MS Gothic"/>
                <w:sz w:val="24"/>
                <w:szCs w:val="24"/>
              </w:rPr>
              <w:t xml:space="preserve"> with impermeable materials up to a height of necessary.</w:t>
            </w:r>
          </w:p>
          <w:p w14:paraId="74E8939A" w14:textId="77777777" w:rsidR="00656CC8" w:rsidRPr="00C87850" w:rsidRDefault="00656CC8" w:rsidP="00F53A74">
            <w:pPr>
              <w:rPr>
                <w:rFonts w:ascii="MS Gothic" w:eastAsia="MS Gothic" w:hAnsi="MS Gothic"/>
                <w:sz w:val="24"/>
                <w:szCs w:val="24"/>
              </w:rPr>
            </w:pPr>
          </w:p>
          <w:p w14:paraId="197380B2" w14:textId="77777777" w:rsidR="00656CC8" w:rsidRPr="00C87850" w:rsidRDefault="00656CC8" w:rsidP="00F53A74">
            <w:pPr>
              <w:rPr>
                <w:rFonts w:ascii="MS Gothic" w:eastAsia="MS Gothic" w:hAnsi="MS Gothic"/>
                <w:sz w:val="24"/>
                <w:szCs w:val="24"/>
              </w:rPr>
            </w:pPr>
          </w:p>
          <w:p w14:paraId="7F1CE8FA" w14:textId="77777777" w:rsidR="00656CC8" w:rsidRPr="00C87850" w:rsidRDefault="00656CC8" w:rsidP="00F53A74">
            <w:pPr>
              <w:rPr>
                <w:rFonts w:ascii="MS Gothic" w:eastAsia="MS Gothic" w:hAnsi="MS Gothic"/>
                <w:sz w:val="24"/>
                <w:szCs w:val="24"/>
              </w:rPr>
            </w:pPr>
          </w:p>
        </w:tc>
      </w:tr>
    </w:tbl>
    <w:p w14:paraId="72141D08" w14:textId="56FC8643" w:rsidR="00FB4C8B" w:rsidRPr="00C87850" w:rsidRDefault="00FB4C8B"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4356E0" w:rsidRPr="00C87850" w14:paraId="7D916F70" w14:textId="77777777" w:rsidTr="00F53A74">
        <w:tc>
          <w:tcPr>
            <w:tcW w:w="8494" w:type="dxa"/>
          </w:tcPr>
          <w:p w14:paraId="44E4C35D" w14:textId="655AA970" w:rsidR="004356E0" w:rsidRPr="00C87850" w:rsidRDefault="004356E0" w:rsidP="00F53A74">
            <w:pPr>
              <w:rPr>
                <w:rFonts w:ascii="MS Gothic" w:eastAsia="MS Gothic" w:hAnsi="MS Gothic"/>
                <w:sz w:val="24"/>
                <w:szCs w:val="24"/>
              </w:rPr>
            </w:pPr>
            <w:r w:rsidRPr="00C87850">
              <w:rPr>
                <w:rFonts w:ascii="MS Gothic" w:eastAsia="MS Gothic" w:hAnsi="MS Gothic" w:hint="eastAsia"/>
                <w:sz w:val="24"/>
                <w:szCs w:val="24"/>
              </w:rPr>
              <w:t>i</w:t>
            </w:r>
            <w:r w:rsidRPr="00C87850">
              <w:rPr>
                <w:rFonts w:ascii="MS Gothic" w:eastAsia="MS Gothic" w:hAnsi="MS Gothic"/>
                <w:sz w:val="24"/>
                <w:szCs w:val="24"/>
              </w:rPr>
              <w:t>.</w:t>
            </w:r>
            <w:r w:rsidRPr="00C87850">
              <w:rPr>
                <w:rFonts w:hint="eastAsia"/>
              </w:rPr>
              <w:t xml:space="preserve"> </w:t>
            </w:r>
            <w:r w:rsidRPr="00C87850">
              <w:rPr>
                <w:rFonts w:ascii="MS Gothic" w:eastAsia="MS Gothic" w:hAnsi="MS Gothic" w:hint="eastAsia"/>
                <w:sz w:val="24"/>
                <w:szCs w:val="24"/>
              </w:rPr>
              <w:t>食鳥処理施設の内壁と床面との境界は、清掃及び洗浄が容易に行えること。</w:t>
            </w:r>
          </w:p>
          <w:p w14:paraId="1727984F" w14:textId="0D79B28C" w:rsidR="004356E0" w:rsidRPr="00C87850" w:rsidRDefault="004356E0" w:rsidP="000B69EB">
            <w:pPr>
              <w:ind w:left="240" w:hangingChars="100" w:hanging="240"/>
              <w:rPr>
                <w:rFonts w:ascii="MS Gothic" w:eastAsia="MS Gothic" w:hAnsi="MS Gothic"/>
                <w:sz w:val="24"/>
                <w:szCs w:val="24"/>
              </w:rPr>
            </w:pPr>
            <w:r w:rsidRPr="00C87850">
              <w:rPr>
                <w:rFonts w:ascii="MS Gothic" w:eastAsia="MS Gothic" w:hAnsi="MS Gothic" w:hint="eastAsia"/>
                <w:sz w:val="24"/>
                <w:szCs w:val="24"/>
              </w:rPr>
              <w:t>i</w:t>
            </w:r>
            <w:r w:rsidRPr="00C87850">
              <w:rPr>
                <w:rFonts w:ascii="MS Gothic" w:eastAsia="MS Gothic" w:hAnsi="MS Gothic"/>
                <w:sz w:val="24"/>
                <w:szCs w:val="24"/>
              </w:rPr>
              <w:t>. Boundary between the floor surface and the inner wall of the poultry processing facility shall be easily washed and cleaned.</w:t>
            </w:r>
          </w:p>
          <w:p w14:paraId="650ADA26" w14:textId="77777777" w:rsidR="004356E0" w:rsidRPr="00C87850" w:rsidRDefault="004356E0" w:rsidP="00F53A74">
            <w:pPr>
              <w:rPr>
                <w:rFonts w:ascii="MS Gothic" w:eastAsia="MS Gothic" w:hAnsi="MS Gothic"/>
                <w:sz w:val="24"/>
                <w:szCs w:val="24"/>
              </w:rPr>
            </w:pPr>
          </w:p>
          <w:p w14:paraId="6C5FE0A2" w14:textId="77777777" w:rsidR="004356E0" w:rsidRPr="00C87850" w:rsidRDefault="004356E0" w:rsidP="00F53A74">
            <w:pPr>
              <w:rPr>
                <w:rFonts w:ascii="MS Gothic" w:eastAsia="MS Gothic" w:hAnsi="MS Gothic"/>
                <w:sz w:val="24"/>
                <w:szCs w:val="24"/>
              </w:rPr>
            </w:pPr>
          </w:p>
          <w:p w14:paraId="35399838" w14:textId="77777777" w:rsidR="004356E0" w:rsidRPr="00C87850" w:rsidRDefault="004356E0" w:rsidP="00F53A74">
            <w:pPr>
              <w:rPr>
                <w:rFonts w:ascii="MS Gothic" w:eastAsia="MS Gothic" w:hAnsi="MS Gothic"/>
                <w:sz w:val="24"/>
                <w:szCs w:val="24"/>
              </w:rPr>
            </w:pPr>
          </w:p>
        </w:tc>
      </w:tr>
    </w:tbl>
    <w:p w14:paraId="30B7AFC7" w14:textId="57EA636E" w:rsidR="00656CC8" w:rsidRPr="00C87850" w:rsidRDefault="00656CC8"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4356E0" w:rsidRPr="00C87850" w14:paraId="2410748A" w14:textId="77777777" w:rsidTr="00F53A74">
        <w:tc>
          <w:tcPr>
            <w:tcW w:w="8494" w:type="dxa"/>
          </w:tcPr>
          <w:p w14:paraId="7401B5D7" w14:textId="5963669C" w:rsidR="004356E0" w:rsidRPr="00C87850" w:rsidRDefault="004356E0" w:rsidP="00F53A74">
            <w:pPr>
              <w:rPr>
                <w:rFonts w:ascii="MS Gothic" w:eastAsia="MS Gothic" w:hAnsi="MS Gothic"/>
                <w:sz w:val="24"/>
                <w:szCs w:val="24"/>
              </w:rPr>
            </w:pPr>
            <w:r w:rsidRPr="00C87850">
              <w:rPr>
                <w:rFonts w:ascii="MS Gothic" w:eastAsia="MS Gothic" w:hAnsi="MS Gothic" w:hint="eastAsia"/>
                <w:sz w:val="24"/>
                <w:szCs w:val="24"/>
              </w:rPr>
              <w:t>j</w:t>
            </w:r>
            <w:r w:rsidRPr="00C87850">
              <w:rPr>
                <w:rFonts w:ascii="MS Gothic" w:eastAsia="MS Gothic" w:hAnsi="MS Gothic"/>
                <w:sz w:val="24"/>
                <w:szCs w:val="24"/>
              </w:rPr>
              <w:t>.</w:t>
            </w:r>
            <w:r w:rsidRPr="00C87850">
              <w:rPr>
                <w:rFonts w:hint="eastAsia"/>
              </w:rPr>
              <w:t xml:space="preserve"> </w:t>
            </w:r>
            <w:r w:rsidRPr="00C87850">
              <w:rPr>
                <w:rFonts w:ascii="MS Gothic" w:eastAsia="MS Gothic" w:hAnsi="MS Gothic" w:hint="eastAsia"/>
                <w:sz w:val="24"/>
                <w:szCs w:val="24"/>
              </w:rPr>
              <w:t>処理施設以外の施設等の内壁は、平滑で清掃しやすいこと。</w:t>
            </w:r>
          </w:p>
          <w:p w14:paraId="00A9E48F" w14:textId="3D1888FC" w:rsidR="004356E0" w:rsidRPr="00C87850" w:rsidRDefault="004356E0" w:rsidP="000B69EB">
            <w:pPr>
              <w:ind w:left="240" w:hangingChars="100" w:hanging="240"/>
              <w:rPr>
                <w:rFonts w:ascii="MS Gothic" w:eastAsia="MS Gothic" w:hAnsi="MS Gothic"/>
                <w:sz w:val="24"/>
                <w:szCs w:val="24"/>
              </w:rPr>
            </w:pPr>
            <w:r w:rsidRPr="00C87850">
              <w:rPr>
                <w:rFonts w:ascii="MS Gothic" w:eastAsia="MS Gothic" w:hAnsi="MS Gothic" w:hint="eastAsia"/>
                <w:sz w:val="24"/>
                <w:szCs w:val="24"/>
              </w:rPr>
              <w:t>j</w:t>
            </w:r>
            <w:r w:rsidRPr="00C87850">
              <w:rPr>
                <w:rFonts w:ascii="MS Gothic" w:eastAsia="MS Gothic" w:hAnsi="MS Gothic"/>
                <w:sz w:val="24"/>
                <w:szCs w:val="24"/>
              </w:rPr>
              <w:t>. Any wall of facilities other than for slaughtering shall be of smooth and easy-to-clean structure.</w:t>
            </w:r>
          </w:p>
          <w:p w14:paraId="10B1E159" w14:textId="77777777" w:rsidR="004356E0" w:rsidRPr="00C87850" w:rsidRDefault="004356E0" w:rsidP="00F53A74">
            <w:pPr>
              <w:rPr>
                <w:rFonts w:ascii="MS Gothic" w:eastAsia="MS Gothic" w:hAnsi="MS Gothic"/>
                <w:sz w:val="24"/>
                <w:szCs w:val="24"/>
              </w:rPr>
            </w:pPr>
          </w:p>
          <w:p w14:paraId="131ECAEF" w14:textId="77777777" w:rsidR="004356E0" w:rsidRPr="00C87850" w:rsidRDefault="004356E0" w:rsidP="00F53A74">
            <w:pPr>
              <w:rPr>
                <w:rFonts w:ascii="MS Gothic" w:eastAsia="MS Gothic" w:hAnsi="MS Gothic"/>
                <w:sz w:val="24"/>
                <w:szCs w:val="24"/>
              </w:rPr>
            </w:pPr>
          </w:p>
          <w:p w14:paraId="1F5BE943" w14:textId="77777777" w:rsidR="004356E0" w:rsidRPr="00C87850" w:rsidRDefault="004356E0" w:rsidP="00F53A74">
            <w:pPr>
              <w:rPr>
                <w:rFonts w:ascii="MS Gothic" w:eastAsia="MS Gothic" w:hAnsi="MS Gothic"/>
                <w:sz w:val="24"/>
                <w:szCs w:val="24"/>
              </w:rPr>
            </w:pPr>
          </w:p>
        </w:tc>
      </w:tr>
    </w:tbl>
    <w:p w14:paraId="55F55797" w14:textId="274A406D" w:rsidR="00656CC8" w:rsidRPr="00C87850" w:rsidRDefault="00656CC8"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5076C4" w:rsidRPr="00C87850" w14:paraId="38A66F48" w14:textId="77777777" w:rsidTr="00F53A74">
        <w:tc>
          <w:tcPr>
            <w:tcW w:w="8494" w:type="dxa"/>
          </w:tcPr>
          <w:p w14:paraId="4BDCE4F9" w14:textId="52666559" w:rsidR="005076C4" w:rsidRPr="00C87850" w:rsidRDefault="005076C4" w:rsidP="000B69EB">
            <w:pPr>
              <w:ind w:left="240" w:hangingChars="100" w:hanging="240"/>
              <w:rPr>
                <w:rFonts w:ascii="MS Gothic" w:eastAsia="MS Gothic" w:hAnsi="MS Gothic"/>
                <w:sz w:val="24"/>
                <w:szCs w:val="24"/>
              </w:rPr>
            </w:pPr>
            <w:r w:rsidRPr="00C87850">
              <w:rPr>
                <w:rFonts w:ascii="MS Gothic" w:eastAsia="MS Gothic" w:hAnsi="MS Gothic" w:hint="eastAsia"/>
                <w:sz w:val="24"/>
                <w:szCs w:val="24"/>
              </w:rPr>
              <w:t>k</w:t>
            </w:r>
            <w:r w:rsidRPr="00C87850">
              <w:rPr>
                <w:rFonts w:ascii="MS Gothic" w:eastAsia="MS Gothic" w:hAnsi="MS Gothic"/>
                <w:sz w:val="24"/>
                <w:szCs w:val="24"/>
              </w:rPr>
              <w:t>.</w:t>
            </w:r>
            <w:r w:rsidRPr="00C87850">
              <w:rPr>
                <w:rFonts w:hint="eastAsia"/>
              </w:rPr>
              <w:t xml:space="preserve"> </w:t>
            </w:r>
            <w:r w:rsidRPr="00C87850">
              <w:rPr>
                <w:rFonts w:ascii="MS Gothic" w:eastAsia="MS Gothic" w:hAnsi="MS Gothic" w:hint="eastAsia"/>
                <w:sz w:val="24"/>
                <w:szCs w:val="24"/>
              </w:rPr>
              <w:t>処理施設の天井は、平滑で清掃しやすく、カビの発生、塵埃等の落下を防止でき、結露しにくい材質・構造であること。</w:t>
            </w:r>
          </w:p>
          <w:p w14:paraId="74490D6E" w14:textId="4786AA2B" w:rsidR="005076C4" w:rsidRPr="00C87850" w:rsidRDefault="005076C4" w:rsidP="000B69EB">
            <w:pPr>
              <w:ind w:left="240" w:hangingChars="100" w:hanging="240"/>
              <w:rPr>
                <w:rFonts w:ascii="MS Gothic" w:eastAsia="MS Gothic" w:hAnsi="MS Gothic"/>
                <w:sz w:val="24"/>
                <w:szCs w:val="24"/>
              </w:rPr>
            </w:pPr>
            <w:r w:rsidRPr="00C87850">
              <w:rPr>
                <w:rFonts w:ascii="MS Gothic" w:eastAsia="MS Gothic" w:hAnsi="MS Gothic" w:hint="eastAsia"/>
                <w:sz w:val="24"/>
                <w:szCs w:val="24"/>
              </w:rPr>
              <w:t>k</w:t>
            </w:r>
            <w:r w:rsidRPr="00C87850">
              <w:rPr>
                <w:rFonts w:ascii="MS Gothic" w:eastAsia="MS Gothic" w:hAnsi="MS Gothic"/>
                <w:sz w:val="24"/>
                <w:szCs w:val="24"/>
              </w:rPr>
              <w:t>. Any ceiling of slaughtering facilities shall be smooth and easy-to-clean structure and shall be constructed with appropriate materials as to prevent it being contaminated by mold, falling dust, or dew.</w:t>
            </w:r>
          </w:p>
          <w:p w14:paraId="31952129" w14:textId="77777777" w:rsidR="005076C4" w:rsidRPr="00C87850" w:rsidRDefault="005076C4" w:rsidP="00F53A74">
            <w:pPr>
              <w:rPr>
                <w:rFonts w:ascii="MS Gothic" w:eastAsia="MS Gothic" w:hAnsi="MS Gothic"/>
                <w:sz w:val="24"/>
                <w:szCs w:val="24"/>
              </w:rPr>
            </w:pPr>
          </w:p>
          <w:p w14:paraId="4125E076" w14:textId="77777777" w:rsidR="005076C4" w:rsidRPr="00C87850" w:rsidRDefault="005076C4" w:rsidP="00F53A74">
            <w:pPr>
              <w:rPr>
                <w:rFonts w:ascii="MS Gothic" w:eastAsia="MS Gothic" w:hAnsi="MS Gothic"/>
                <w:sz w:val="24"/>
                <w:szCs w:val="24"/>
              </w:rPr>
            </w:pPr>
          </w:p>
          <w:p w14:paraId="6520DC0B" w14:textId="77777777" w:rsidR="005076C4" w:rsidRPr="00C87850" w:rsidRDefault="005076C4" w:rsidP="00F53A74">
            <w:pPr>
              <w:rPr>
                <w:rFonts w:ascii="MS Gothic" w:eastAsia="MS Gothic" w:hAnsi="MS Gothic"/>
                <w:sz w:val="24"/>
                <w:szCs w:val="24"/>
              </w:rPr>
            </w:pPr>
          </w:p>
        </w:tc>
      </w:tr>
    </w:tbl>
    <w:p w14:paraId="66966D7D" w14:textId="55733378" w:rsidR="004356E0" w:rsidRPr="00C87850" w:rsidRDefault="004356E0"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5076C4" w:rsidRPr="00C87850" w14:paraId="000DEA45" w14:textId="77777777" w:rsidTr="00F53A74">
        <w:tc>
          <w:tcPr>
            <w:tcW w:w="8494" w:type="dxa"/>
          </w:tcPr>
          <w:p w14:paraId="2BCCBCE8" w14:textId="1E5002E8" w:rsidR="005076C4" w:rsidRPr="00C87850" w:rsidRDefault="005076C4" w:rsidP="00F53A74">
            <w:pPr>
              <w:rPr>
                <w:rFonts w:ascii="MS Gothic" w:eastAsia="MS Gothic" w:hAnsi="MS Gothic"/>
                <w:sz w:val="24"/>
                <w:szCs w:val="24"/>
              </w:rPr>
            </w:pPr>
            <w:r w:rsidRPr="00C87850">
              <w:rPr>
                <w:rFonts w:ascii="MS Gothic" w:eastAsia="MS Gothic" w:hAnsi="MS Gothic" w:hint="eastAsia"/>
                <w:sz w:val="24"/>
                <w:szCs w:val="24"/>
              </w:rPr>
              <w:t>l</w:t>
            </w:r>
            <w:r w:rsidRPr="00C87850">
              <w:rPr>
                <w:rFonts w:ascii="MS Gothic" w:eastAsia="MS Gothic" w:hAnsi="MS Gothic"/>
                <w:sz w:val="24"/>
                <w:szCs w:val="24"/>
              </w:rPr>
              <w:t>.</w:t>
            </w:r>
            <w:r w:rsidRPr="00C87850">
              <w:rPr>
                <w:rFonts w:hint="eastAsia"/>
              </w:rPr>
              <w:t xml:space="preserve"> </w:t>
            </w:r>
            <w:r w:rsidR="00C20C94" w:rsidRPr="00C87850">
              <w:rPr>
                <w:rFonts w:ascii="MS Gothic" w:eastAsia="MS Gothic" w:hAnsi="MS Gothic" w:hint="eastAsia"/>
                <w:sz w:val="24"/>
                <w:szCs w:val="24"/>
              </w:rPr>
              <w:t>処理施設以外の施設等の天井は、平滑で清掃しやすいこと。</w:t>
            </w:r>
          </w:p>
          <w:p w14:paraId="6877DBF5" w14:textId="005650AF" w:rsidR="005076C4" w:rsidRPr="00C87850" w:rsidRDefault="00C20C94" w:rsidP="000B69EB">
            <w:pPr>
              <w:ind w:left="240" w:hangingChars="100" w:hanging="240"/>
              <w:rPr>
                <w:rFonts w:ascii="MS Gothic" w:eastAsia="MS Gothic" w:hAnsi="MS Gothic"/>
                <w:sz w:val="24"/>
                <w:szCs w:val="24"/>
              </w:rPr>
            </w:pPr>
            <w:r w:rsidRPr="00C87850">
              <w:rPr>
                <w:rFonts w:ascii="MS Gothic" w:eastAsia="MS Gothic" w:hAnsi="MS Gothic" w:hint="eastAsia"/>
                <w:sz w:val="24"/>
                <w:szCs w:val="24"/>
              </w:rPr>
              <w:t>l</w:t>
            </w:r>
            <w:r w:rsidR="005076C4" w:rsidRPr="00C87850">
              <w:rPr>
                <w:rFonts w:ascii="MS Gothic" w:eastAsia="MS Gothic" w:hAnsi="MS Gothic"/>
                <w:sz w:val="24"/>
                <w:szCs w:val="24"/>
              </w:rPr>
              <w:t xml:space="preserve">. </w:t>
            </w:r>
            <w:r w:rsidRPr="00C87850">
              <w:rPr>
                <w:rFonts w:ascii="MS Gothic" w:eastAsia="MS Gothic" w:hAnsi="MS Gothic"/>
                <w:sz w:val="24"/>
                <w:szCs w:val="24"/>
              </w:rPr>
              <w:t>Any ceiling of facilities other than for slaughtering shall be smooth and easy-to-clean structure.</w:t>
            </w:r>
          </w:p>
          <w:p w14:paraId="593E3160" w14:textId="77777777" w:rsidR="005076C4" w:rsidRPr="00C87850" w:rsidRDefault="005076C4" w:rsidP="00F53A74">
            <w:pPr>
              <w:rPr>
                <w:rFonts w:ascii="MS Gothic" w:eastAsia="MS Gothic" w:hAnsi="MS Gothic"/>
                <w:sz w:val="24"/>
                <w:szCs w:val="24"/>
              </w:rPr>
            </w:pPr>
          </w:p>
          <w:p w14:paraId="41F914E1" w14:textId="77777777" w:rsidR="005076C4" w:rsidRPr="00C87850" w:rsidRDefault="005076C4" w:rsidP="00F53A74">
            <w:pPr>
              <w:rPr>
                <w:rFonts w:ascii="MS Gothic" w:eastAsia="MS Gothic" w:hAnsi="MS Gothic"/>
                <w:sz w:val="24"/>
                <w:szCs w:val="24"/>
              </w:rPr>
            </w:pPr>
          </w:p>
          <w:p w14:paraId="0BA2CFE3" w14:textId="77777777" w:rsidR="005076C4" w:rsidRPr="00C87850" w:rsidRDefault="005076C4" w:rsidP="00F53A74">
            <w:pPr>
              <w:rPr>
                <w:rFonts w:ascii="MS Gothic" w:eastAsia="MS Gothic" w:hAnsi="MS Gothic"/>
                <w:sz w:val="24"/>
                <w:szCs w:val="24"/>
              </w:rPr>
            </w:pPr>
          </w:p>
        </w:tc>
      </w:tr>
    </w:tbl>
    <w:p w14:paraId="3F8A6221" w14:textId="7CFA798C" w:rsidR="005076C4" w:rsidRPr="00C87850" w:rsidRDefault="005076C4"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F559F1" w:rsidRPr="00C87850" w14:paraId="473E9204" w14:textId="77777777" w:rsidTr="00F53A74">
        <w:tc>
          <w:tcPr>
            <w:tcW w:w="8494" w:type="dxa"/>
          </w:tcPr>
          <w:p w14:paraId="14D786D2" w14:textId="77777777" w:rsidR="00F559F1" w:rsidRPr="00C87850" w:rsidRDefault="00F559F1" w:rsidP="00F559F1">
            <w:pPr>
              <w:rPr>
                <w:rFonts w:ascii="MS Gothic" w:eastAsia="MS Gothic" w:hAnsi="MS Gothic"/>
                <w:sz w:val="24"/>
                <w:szCs w:val="24"/>
              </w:rPr>
            </w:pPr>
            <w:r w:rsidRPr="00C87850">
              <w:rPr>
                <w:rFonts w:ascii="MS Gothic" w:eastAsia="MS Gothic" w:hAnsi="MS Gothic" w:hint="eastAsia"/>
                <w:sz w:val="24"/>
                <w:szCs w:val="24"/>
              </w:rPr>
              <w:t>m</w:t>
            </w:r>
            <w:r w:rsidRPr="00C87850">
              <w:rPr>
                <w:rFonts w:ascii="MS Gothic" w:eastAsia="MS Gothic" w:hAnsi="MS Gothic"/>
                <w:sz w:val="24"/>
                <w:szCs w:val="24"/>
              </w:rPr>
              <w:t>.</w:t>
            </w:r>
            <w:r w:rsidRPr="00C87850">
              <w:rPr>
                <w:rFonts w:hint="eastAsia"/>
              </w:rPr>
              <w:t xml:space="preserve"> </w:t>
            </w:r>
            <w:r w:rsidRPr="00C87850">
              <w:rPr>
                <w:rFonts w:ascii="MS Gothic" w:eastAsia="MS Gothic" w:hAnsi="MS Gothic" w:hint="eastAsia"/>
                <w:sz w:val="24"/>
                <w:szCs w:val="24"/>
              </w:rPr>
              <w:t>検査場所、処理室は十分な明るさを確保していること。</w:t>
            </w:r>
          </w:p>
          <w:p w14:paraId="2B5BEC93" w14:textId="5E0CF856" w:rsidR="00F559F1" w:rsidRPr="00C87850" w:rsidRDefault="00F559F1" w:rsidP="00F559F1">
            <w:pPr>
              <w:rPr>
                <w:rFonts w:ascii="MS Gothic" w:eastAsia="MS Gothic" w:hAnsi="MS Gothic"/>
                <w:sz w:val="24"/>
                <w:szCs w:val="24"/>
              </w:rPr>
            </w:pPr>
            <w:r w:rsidRPr="00C87850">
              <w:rPr>
                <w:rFonts w:ascii="MS Gothic" w:eastAsia="MS Gothic" w:hAnsi="MS Gothic"/>
                <w:sz w:val="24"/>
                <w:szCs w:val="24"/>
              </w:rPr>
              <w:t xml:space="preserve"> (i) 検査場所の検査を行う面において照度五百四十ルクス以上の照度</w:t>
            </w:r>
          </w:p>
          <w:p w14:paraId="3116FA36" w14:textId="23B770AE" w:rsidR="00F559F1" w:rsidRPr="00C87850" w:rsidRDefault="00F559F1" w:rsidP="00F559F1">
            <w:pPr>
              <w:rPr>
                <w:rFonts w:ascii="MS Gothic" w:eastAsia="MS Gothic" w:hAnsi="MS Gothic"/>
                <w:sz w:val="24"/>
                <w:szCs w:val="24"/>
              </w:rPr>
            </w:pPr>
            <w:r w:rsidRPr="00C87850">
              <w:rPr>
                <w:rFonts w:ascii="MS Gothic" w:eastAsia="MS Gothic" w:hAnsi="MS Gothic"/>
                <w:sz w:val="24"/>
                <w:szCs w:val="24"/>
              </w:rPr>
              <w:t xml:space="preserve"> (ii) (i)に掲げる面以外の場所にあっては、作業に支障のない照度</w:t>
            </w:r>
          </w:p>
          <w:p w14:paraId="4F6A92A2" w14:textId="6AA1C3ED" w:rsidR="00F559F1" w:rsidRPr="00C87850" w:rsidRDefault="00F559F1" w:rsidP="000B69EB">
            <w:pPr>
              <w:ind w:leftChars="50" w:left="446" w:hangingChars="142" w:hanging="341"/>
              <w:rPr>
                <w:rFonts w:ascii="MS Gothic" w:eastAsia="MS Gothic" w:hAnsi="MS Gothic"/>
                <w:sz w:val="24"/>
                <w:szCs w:val="24"/>
              </w:rPr>
            </w:pPr>
            <w:r w:rsidRPr="00C87850">
              <w:rPr>
                <w:rFonts w:ascii="MS Gothic" w:eastAsia="MS Gothic" w:hAnsi="MS Gothic"/>
                <w:sz w:val="24"/>
                <w:szCs w:val="24"/>
              </w:rPr>
              <w:t>(iii) 食鳥、食鳥とたい、食鳥中抜とたい及び内臓の本来の色彩に変化を与えない照明</w:t>
            </w:r>
          </w:p>
          <w:p w14:paraId="02B2BAB2" w14:textId="77777777" w:rsidR="00F559F1" w:rsidRPr="00C87850" w:rsidRDefault="00F559F1" w:rsidP="000B69EB">
            <w:pPr>
              <w:ind w:left="240" w:hangingChars="100" w:hanging="240"/>
              <w:rPr>
                <w:rFonts w:ascii="MS Gothic" w:eastAsia="MS Gothic" w:hAnsi="MS Gothic"/>
                <w:sz w:val="24"/>
                <w:szCs w:val="24"/>
              </w:rPr>
            </w:pPr>
            <w:r w:rsidRPr="00C87850">
              <w:rPr>
                <w:rFonts w:ascii="MS Gothic" w:eastAsia="MS Gothic" w:hAnsi="MS Gothic" w:hint="eastAsia"/>
                <w:sz w:val="24"/>
                <w:szCs w:val="24"/>
              </w:rPr>
              <w:t>m</w:t>
            </w:r>
            <w:r w:rsidRPr="00C87850">
              <w:rPr>
                <w:rFonts w:ascii="MS Gothic" w:eastAsia="MS Gothic" w:hAnsi="MS Gothic"/>
                <w:sz w:val="24"/>
                <w:szCs w:val="24"/>
              </w:rPr>
              <w:t>. Any poultry slaughtering plant shall be so equipped as to ensure an intensity of illumination which allows inspectors or employees to perform their duties with no trouble.</w:t>
            </w:r>
          </w:p>
          <w:p w14:paraId="1DB0FDD5" w14:textId="75DD3419" w:rsidR="00F559F1" w:rsidRPr="00C87850" w:rsidRDefault="00F559F1" w:rsidP="000B69EB">
            <w:pPr>
              <w:ind w:left="480" w:hangingChars="200" w:hanging="480"/>
              <w:rPr>
                <w:rFonts w:ascii="MS Gothic" w:eastAsia="MS Gothic" w:hAnsi="MS Gothic"/>
                <w:sz w:val="24"/>
                <w:szCs w:val="24"/>
              </w:rPr>
            </w:pPr>
            <w:r w:rsidRPr="00C87850">
              <w:rPr>
                <w:rFonts w:ascii="MS Gothic" w:eastAsia="MS Gothic" w:hAnsi="MS Gothic"/>
                <w:sz w:val="24"/>
                <w:szCs w:val="24"/>
              </w:rPr>
              <w:t xml:space="preserve"> (i) An intensity of illumination of not less than 540 lx on a plane where any inspection is performed in an inspection area.</w:t>
            </w:r>
          </w:p>
          <w:p w14:paraId="2A068C94" w14:textId="16A3A215" w:rsidR="00F559F1" w:rsidRPr="00C87850" w:rsidRDefault="00F559F1" w:rsidP="000B69EB">
            <w:pPr>
              <w:ind w:left="480" w:hangingChars="200" w:hanging="480"/>
              <w:rPr>
                <w:rFonts w:ascii="MS Gothic" w:eastAsia="MS Gothic" w:hAnsi="MS Gothic"/>
                <w:sz w:val="24"/>
                <w:szCs w:val="24"/>
              </w:rPr>
            </w:pPr>
            <w:r w:rsidRPr="00C87850">
              <w:rPr>
                <w:rFonts w:ascii="MS Gothic" w:eastAsia="MS Gothic" w:hAnsi="MS Gothic"/>
                <w:sz w:val="24"/>
                <w:szCs w:val="24"/>
              </w:rPr>
              <w:t xml:space="preserve"> (ii) An intensity of illumination which allows employees to perform their duties with no trouble in an area other than such an inspection area referred to in Subparagraph (1) above.</w:t>
            </w:r>
          </w:p>
          <w:p w14:paraId="5989B66B" w14:textId="1006F29F" w:rsidR="00F559F1" w:rsidRPr="00C87850" w:rsidRDefault="00F559F1" w:rsidP="000B69EB">
            <w:pPr>
              <w:ind w:left="480" w:hangingChars="200" w:hanging="480"/>
              <w:rPr>
                <w:rFonts w:ascii="MS Gothic" w:eastAsia="MS Gothic" w:hAnsi="MS Gothic"/>
                <w:sz w:val="24"/>
                <w:szCs w:val="24"/>
              </w:rPr>
            </w:pPr>
            <w:r w:rsidRPr="00C87850">
              <w:rPr>
                <w:rFonts w:ascii="MS Gothic" w:eastAsia="MS Gothic" w:hAnsi="MS Gothic"/>
                <w:sz w:val="24"/>
                <w:szCs w:val="24"/>
              </w:rPr>
              <w:t xml:space="preserve"> (iii) An intensity of illumination which allows employees to see any live poultry, carcasses, eviscerated carcasses, or viscus in its original color.</w:t>
            </w:r>
          </w:p>
          <w:p w14:paraId="132807AE" w14:textId="77777777" w:rsidR="00F559F1" w:rsidRPr="00C87850" w:rsidRDefault="00F559F1" w:rsidP="00F53A74">
            <w:pPr>
              <w:rPr>
                <w:rFonts w:ascii="MS Gothic" w:eastAsia="MS Gothic" w:hAnsi="MS Gothic"/>
                <w:sz w:val="24"/>
                <w:szCs w:val="24"/>
              </w:rPr>
            </w:pPr>
          </w:p>
          <w:p w14:paraId="01BB6BC4" w14:textId="77777777" w:rsidR="00F559F1" w:rsidRPr="00C87850" w:rsidRDefault="00F559F1" w:rsidP="00F53A74">
            <w:pPr>
              <w:rPr>
                <w:rFonts w:ascii="MS Gothic" w:eastAsia="MS Gothic" w:hAnsi="MS Gothic"/>
                <w:sz w:val="24"/>
                <w:szCs w:val="24"/>
              </w:rPr>
            </w:pPr>
          </w:p>
          <w:p w14:paraId="0E21F19B" w14:textId="77777777" w:rsidR="00F559F1" w:rsidRPr="00C87850" w:rsidRDefault="00F559F1" w:rsidP="00F53A74">
            <w:pPr>
              <w:rPr>
                <w:rFonts w:ascii="MS Gothic" w:eastAsia="MS Gothic" w:hAnsi="MS Gothic"/>
                <w:sz w:val="24"/>
                <w:szCs w:val="24"/>
              </w:rPr>
            </w:pPr>
          </w:p>
        </w:tc>
      </w:tr>
    </w:tbl>
    <w:p w14:paraId="3015F7C8" w14:textId="77777777" w:rsidR="00C20C94" w:rsidRPr="00C87850" w:rsidRDefault="00C20C94"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5F3A46" w:rsidRPr="00C87850" w14:paraId="4E7822EF" w14:textId="77777777" w:rsidTr="00F53A74">
        <w:tc>
          <w:tcPr>
            <w:tcW w:w="8494" w:type="dxa"/>
          </w:tcPr>
          <w:p w14:paraId="2F88C920" w14:textId="77777777" w:rsidR="005F3A46" w:rsidRPr="00C87850" w:rsidRDefault="005F3A46" w:rsidP="00F53A74">
            <w:pPr>
              <w:rPr>
                <w:rFonts w:ascii="MS Gothic" w:eastAsia="MS Gothic" w:hAnsi="MS Gothic"/>
                <w:sz w:val="24"/>
                <w:szCs w:val="24"/>
              </w:rPr>
            </w:pPr>
            <w:r w:rsidRPr="00C87850">
              <w:rPr>
                <w:rFonts w:ascii="MS Gothic" w:eastAsia="MS Gothic" w:hAnsi="MS Gothic" w:hint="eastAsia"/>
                <w:sz w:val="24"/>
                <w:szCs w:val="24"/>
              </w:rPr>
              <w:t>m</w:t>
            </w:r>
            <w:r w:rsidRPr="00C87850">
              <w:rPr>
                <w:rFonts w:ascii="MS Gothic" w:eastAsia="MS Gothic" w:hAnsi="MS Gothic"/>
                <w:sz w:val="24"/>
                <w:szCs w:val="24"/>
              </w:rPr>
              <w:t>.</w:t>
            </w:r>
            <w:r w:rsidRPr="00C87850">
              <w:rPr>
                <w:rFonts w:hint="eastAsia"/>
              </w:rPr>
              <w:t xml:space="preserve"> </w:t>
            </w:r>
            <w:r w:rsidRPr="00C87850">
              <w:rPr>
                <w:rFonts w:ascii="MS Gothic" w:eastAsia="MS Gothic" w:hAnsi="MS Gothic" w:hint="eastAsia"/>
                <w:sz w:val="24"/>
                <w:szCs w:val="24"/>
              </w:rPr>
              <w:t>検査場所、処理室は十分な明るさを確保していること。</w:t>
            </w:r>
          </w:p>
          <w:p w14:paraId="2D98A419" w14:textId="77777777" w:rsidR="005F3A46" w:rsidRPr="00C87850" w:rsidRDefault="005F3A46" w:rsidP="00F53A74">
            <w:pPr>
              <w:rPr>
                <w:rFonts w:ascii="MS Gothic" w:eastAsia="MS Gothic" w:hAnsi="MS Gothic"/>
                <w:sz w:val="24"/>
                <w:szCs w:val="24"/>
              </w:rPr>
            </w:pPr>
            <w:r w:rsidRPr="00C87850">
              <w:rPr>
                <w:rFonts w:ascii="MS Gothic" w:eastAsia="MS Gothic" w:hAnsi="MS Gothic"/>
                <w:sz w:val="24"/>
                <w:szCs w:val="24"/>
              </w:rPr>
              <w:t xml:space="preserve"> (i) 検査場所の検査を行う面において照度五百四十ルクス以上の照度</w:t>
            </w:r>
          </w:p>
          <w:p w14:paraId="53DC13E5" w14:textId="77777777" w:rsidR="005F3A46" w:rsidRPr="00C87850" w:rsidRDefault="005F3A46" w:rsidP="00F53A74">
            <w:pPr>
              <w:rPr>
                <w:rFonts w:ascii="MS Gothic" w:eastAsia="MS Gothic" w:hAnsi="MS Gothic"/>
                <w:sz w:val="24"/>
                <w:szCs w:val="24"/>
              </w:rPr>
            </w:pPr>
            <w:r w:rsidRPr="00C87850">
              <w:rPr>
                <w:rFonts w:ascii="MS Gothic" w:eastAsia="MS Gothic" w:hAnsi="MS Gothic"/>
                <w:sz w:val="24"/>
                <w:szCs w:val="24"/>
              </w:rPr>
              <w:t xml:space="preserve"> (ii) (i)に掲げる面以外の場所にあっては、作業に支障のない照度</w:t>
            </w:r>
          </w:p>
          <w:p w14:paraId="3CF4169A" w14:textId="77777777" w:rsidR="005F3A46" w:rsidRPr="00C87850" w:rsidRDefault="005F3A46" w:rsidP="000B69EB">
            <w:pPr>
              <w:ind w:leftChars="50" w:left="345" w:hangingChars="100" w:hanging="240"/>
              <w:rPr>
                <w:rFonts w:ascii="MS Gothic" w:eastAsia="MS Gothic" w:hAnsi="MS Gothic"/>
                <w:sz w:val="24"/>
                <w:szCs w:val="24"/>
              </w:rPr>
            </w:pPr>
            <w:r w:rsidRPr="00C87850">
              <w:rPr>
                <w:rFonts w:ascii="MS Gothic" w:eastAsia="MS Gothic" w:hAnsi="MS Gothic"/>
                <w:sz w:val="24"/>
                <w:szCs w:val="24"/>
              </w:rPr>
              <w:t>(iii) 食鳥、食鳥とたい、食鳥中抜とたい及び内臓の本来の色彩に変化を与えない照明</w:t>
            </w:r>
          </w:p>
          <w:p w14:paraId="7B13E6B0" w14:textId="77777777" w:rsidR="005F3A46" w:rsidRPr="00C87850" w:rsidRDefault="005F3A46" w:rsidP="000B69EB">
            <w:pPr>
              <w:ind w:left="240" w:hangingChars="100" w:hanging="240"/>
              <w:rPr>
                <w:rFonts w:ascii="MS Gothic" w:eastAsia="MS Gothic" w:hAnsi="MS Gothic"/>
                <w:sz w:val="24"/>
                <w:szCs w:val="24"/>
              </w:rPr>
            </w:pPr>
            <w:r w:rsidRPr="00C87850">
              <w:rPr>
                <w:rFonts w:ascii="MS Gothic" w:eastAsia="MS Gothic" w:hAnsi="MS Gothic" w:hint="eastAsia"/>
                <w:sz w:val="24"/>
                <w:szCs w:val="24"/>
              </w:rPr>
              <w:t>m</w:t>
            </w:r>
            <w:r w:rsidRPr="00C87850">
              <w:rPr>
                <w:rFonts w:ascii="MS Gothic" w:eastAsia="MS Gothic" w:hAnsi="MS Gothic"/>
                <w:sz w:val="24"/>
                <w:szCs w:val="24"/>
              </w:rPr>
              <w:t>. Any poultry slaughtering plant shall be so equipped as to ensure an intensity of illumination which allows inspectors or employees to perform their duties with no trouble.</w:t>
            </w:r>
          </w:p>
          <w:p w14:paraId="4585D87C" w14:textId="77777777" w:rsidR="005F3A46" w:rsidRPr="00C87850" w:rsidRDefault="005F3A46" w:rsidP="000B69EB">
            <w:pPr>
              <w:ind w:left="480" w:hangingChars="200" w:hanging="480"/>
              <w:rPr>
                <w:rFonts w:ascii="MS Gothic" w:eastAsia="MS Gothic" w:hAnsi="MS Gothic"/>
                <w:sz w:val="24"/>
                <w:szCs w:val="24"/>
              </w:rPr>
            </w:pPr>
            <w:r w:rsidRPr="00C87850">
              <w:rPr>
                <w:rFonts w:ascii="MS Gothic" w:eastAsia="MS Gothic" w:hAnsi="MS Gothic"/>
                <w:sz w:val="24"/>
                <w:szCs w:val="24"/>
              </w:rPr>
              <w:t xml:space="preserve"> (i) An intensity of illumination of not less than 540 lx on a plane where any inspection is performed in an inspection area.</w:t>
            </w:r>
          </w:p>
          <w:p w14:paraId="3ACEF247" w14:textId="77777777" w:rsidR="005F3A46" w:rsidRPr="00C87850" w:rsidRDefault="005F3A46" w:rsidP="000B69EB">
            <w:pPr>
              <w:ind w:left="480" w:hangingChars="200" w:hanging="480"/>
              <w:rPr>
                <w:rFonts w:ascii="MS Gothic" w:eastAsia="MS Gothic" w:hAnsi="MS Gothic"/>
                <w:sz w:val="24"/>
                <w:szCs w:val="24"/>
              </w:rPr>
            </w:pPr>
            <w:r w:rsidRPr="00C87850">
              <w:rPr>
                <w:rFonts w:ascii="MS Gothic" w:eastAsia="MS Gothic" w:hAnsi="MS Gothic"/>
                <w:sz w:val="24"/>
                <w:szCs w:val="24"/>
              </w:rPr>
              <w:t xml:space="preserve"> (ii) An intensity of illumination which allows employees to perform their duties with no trouble in an area other than such an inspection area referred to in Subparagraph (1) above.</w:t>
            </w:r>
          </w:p>
          <w:p w14:paraId="3031507B" w14:textId="77777777" w:rsidR="005F3A46" w:rsidRPr="00C87850" w:rsidRDefault="005F3A46" w:rsidP="000B69EB">
            <w:pPr>
              <w:ind w:left="480" w:hangingChars="200" w:hanging="480"/>
              <w:rPr>
                <w:rFonts w:ascii="MS Gothic" w:eastAsia="MS Gothic" w:hAnsi="MS Gothic"/>
                <w:sz w:val="24"/>
                <w:szCs w:val="24"/>
              </w:rPr>
            </w:pPr>
            <w:r w:rsidRPr="00C87850">
              <w:rPr>
                <w:rFonts w:ascii="MS Gothic" w:eastAsia="MS Gothic" w:hAnsi="MS Gothic"/>
                <w:sz w:val="24"/>
                <w:szCs w:val="24"/>
              </w:rPr>
              <w:t xml:space="preserve"> (iii) An intensity of illumination which allows employees to see any live poultry, carcasses, eviscerated carcasses, or viscus in its original color.</w:t>
            </w:r>
          </w:p>
          <w:p w14:paraId="6EE94B7C" w14:textId="77777777" w:rsidR="005F3A46" w:rsidRPr="00C87850" w:rsidRDefault="005F3A46" w:rsidP="00F53A74">
            <w:pPr>
              <w:rPr>
                <w:rFonts w:ascii="MS Gothic" w:eastAsia="MS Gothic" w:hAnsi="MS Gothic"/>
                <w:sz w:val="24"/>
                <w:szCs w:val="24"/>
              </w:rPr>
            </w:pPr>
          </w:p>
          <w:p w14:paraId="0701B4DC" w14:textId="77777777" w:rsidR="005F3A46" w:rsidRPr="00C87850" w:rsidRDefault="005F3A46" w:rsidP="00F53A74">
            <w:pPr>
              <w:rPr>
                <w:rFonts w:ascii="MS Gothic" w:eastAsia="MS Gothic" w:hAnsi="MS Gothic"/>
                <w:sz w:val="24"/>
                <w:szCs w:val="24"/>
              </w:rPr>
            </w:pPr>
          </w:p>
          <w:p w14:paraId="6784031B" w14:textId="77777777" w:rsidR="005F3A46" w:rsidRPr="00C87850" w:rsidRDefault="005F3A46" w:rsidP="00F53A74">
            <w:pPr>
              <w:rPr>
                <w:rFonts w:ascii="MS Gothic" w:eastAsia="MS Gothic" w:hAnsi="MS Gothic"/>
                <w:sz w:val="24"/>
                <w:szCs w:val="24"/>
              </w:rPr>
            </w:pPr>
          </w:p>
        </w:tc>
      </w:tr>
    </w:tbl>
    <w:p w14:paraId="69EF51D9" w14:textId="5A13FCF6" w:rsidR="005076C4" w:rsidRPr="00C87850" w:rsidRDefault="005076C4"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5F3A46" w:rsidRPr="00C87850" w14:paraId="546203AF" w14:textId="77777777" w:rsidTr="00F53A74">
        <w:tc>
          <w:tcPr>
            <w:tcW w:w="8494" w:type="dxa"/>
          </w:tcPr>
          <w:p w14:paraId="07217880" w14:textId="62396FF1" w:rsidR="005F3A46" w:rsidRPr="00C87850" w:rsidRDefault="005F3A46" w:rsidP="00165329">
            <w:pPr>
              <w:ind w:leftChars="11" w:left="301" w:hangingChars="116" w:hanging="278"/>
              <w:rPr>
                <w:rFonts w:ascii="MS Gothic" w:eastAsia="MS Gothic" w:hAnsi="MS Gothic"/>
                <w:sz w:val="24"/>
                <w:szCs w:val="24"/>
              </w:rPr>
            </w:pPr>
            <w:r w:rsidRPr="00C87850">
              <w:rPr>
                <w:rFonts w:ascii="MS Gothic" w:eastAsia="MS Gothic" w:hAnsi="MS Gothic" w:hint="eastAsia"/>
                <w:sz w:val="24"/>
                <w:szCs w:val="24"/>
              </w:rPr>
              <w:t>n</w:t>
            </w:r>
            <w:r w:rsidRPr="00C87850">
              <w:rPr>
                <w:rFonts w:ascii="MS Gothic" w:eastAsia="MS Gothic" w:hAnsi="MS Gothic"/>
                <w:sz w:val="24"/>
                <w:szCs w:val="24"/>
              </w:rPr>
              <w:t>.</w:t>
            </w:r>
            <w:r w:rsidRPr="00C87850">
              <w:rPr>
                <w:rFonts w:hint="eastAsia"/>
              </w:rPr>
              <w:t xml:space="preserve"> </w:t>
            </w:r>
            <w:r w:rsidRPr="00C87850">
              <w:rPr>
                <w:rFonts w:ascii="MS Gothic" w:eastAsia="MS Gothic" w:hAnsi="MS Gothic" w:hint="eastAsia"/>
                <w:sz w:val="24"/>
                <w:szCs w:val="24"/>
              </w:rPr>
              <w:t>生体検査は、とさつ前に、その食鳥の生体の状況について望診をし、疾病又は異常の疑いを認めた場合は、当該食鳥について一羽ごとに更に検査をし、判定することにより行う。</w:t>
            </w:r>
          </w:p>
          <w:p w14:paraId="1245A630" w14:textId="186672D5" w:rsidR="005F3A46" w:rsidRPr="00C87850" w:rsidRDefault="005F3A46" w:rsidP="00165329">
            <w:pPr>
              <w:ind w:left="163" w:hangingChars="68" w:hanging="163"/>
              <w:rPr>
                <w:rFonts w:ascii="MS Gothic" w:eastAsia="MS Gothic" w:hAnsi="MS Gothic"/>
                <w:sz w:val="24"/>
                <w:szCs w:val="24"/>
              </w:rPr>
            </w:pPr>
            <w:r w:rsidRPr="00C87850">
              <w:rPr>
                <w:rFonts w:ascii="MS Gothic" w:eastAsia="MS Gothic" w:hAnsi="MS Gothic" w:hint="eastAsia"/>
                <w:sz w:val="24"/>
                <w:szCs w:val="24"/>
              </w:rPr>
              <w:t>n</w:t>
            </w:r>
            <w:r w:rsidRPr="00C87850">
              <w:rPr>
                <w:rFonts w:ascii="MS Gothic" w:eastAsia="MS Gothic" w:hAnsi="MS Gothic"/>
                <w:sz w:val="24"/>
                <w:szCs w:val="24"/>
              </w:rPr>
              <w:t>. Any ante-mortem inspection shall be performed by visually examining the conditions of live poultry before slaughtering and, if as a result of the visual examination, any one of the live poultry is suspected to suffer from one or more of the diseases or unusual conditions, by further examining all the live poultry one by one for judgment.</w:t>
            </w:r>
          </w:p>
          <w:p w14:paraId="15053085" w14:textId="77777777" w:rsidR="005F3A46" w:rsidRPr="00C87850" w:rsidRDefault="005F3A46" w:rsidP="00F53A74">
            <w:pPr>
              <w:rPr>
                <w:rFonts w:ascii="MS Gothic" w:eastAsia="MS Gothic" w:hAnsi="MS Gothic"/>
                <w:sz w:val="24"/>
                <w:szCs w:val="24"/>
              </w:rPr>
            </w:pPr>
          </w:p>
          <w:p w14:paraId="032310D2" w14:textId="77777777" w:rsidR="005F3A46" w:rsidRPr="00C87850" w:rsidRDefault="005F3A46" w:rsidP="00F53A74">
            <w:pPr>
              <w:rPr>
                <w:rFonts w:ascii="MS Gothic" w:eastAsia="MS Gothic" w:hAnsi="MS Gothic"/>
                <w:sz w:val="24"/>
                <w:szCs w:val="24"/>
              </w:rPr>
            </w:pPr>
          </w:p>
          <w:p w14:paraId="73490C19" w14:textId="77777777" w:rsidR="005F3A46" w:rsidRPr="00C87850" w:rsidRDefault="005F3A46" w:rsidP="00F53A74">
            <w:pPr>
              <w:rPr>
                <w:rFonts w:ascii="MS Gothic" w:eastAsia="MS Gothic" w:hAnsi="MS Gothic"/>
                <w:sz w:val="24"/>
                <w:szCs w:val="24"/>
              </w:rPr>
            </w:pPr>
          </w:p>
        </w:tc>
      </w:tr>
    </w:tbl>
    <w:p w14:paraId="4BDC6167" w14:textId="54147DB1" w:rsidR="005F3A46" w:rsidRPr="00C87850" w:rsidRDefault="005F3A46"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B96451" w:rsidRPr="00C87850" w14:paraId="7939FA2D" w14:textId="77777777" w:rsidTr="00F53A74">
        <w:tc>
          <w:tcPr>
            <w:tcW w:w="8494" w:type="dxa"/>
          </w:tcPr>
          <w:p w14:paraId="719EDA8A" w14:textId="411936E7" w:rsidR="00B96451" w:rsidRPr="00C87850" w:rsidRDefault="00B96451" w:rsidP="00165329">
            <w:pPr>
              <w:ind w:leftChars="10" w:left="261" w:hangingChars="100" w:hanging="240"/>
              <w:rPr>
                <w:rFonts w:ascii="MS Gothic" w:eastAsia="MS Gothic" w:hAnsi="MS Gothic"/>
                <w:sz w:val="24"/>
                <w:szCs w:val="24"/>
              </w:rPr>
            </w:pPr>
            <w:r w:rsidRPr="00C87850">
              <w:rPr>
                <w:rFonts w:ascii="MS Gothic" w:eastAsia="MS Gothic" w:hAnsi="MS Gothic" w:hint="eastAsia"/>
                <w:sz w:val="24"/>
                <w:szCs w:val="24"/>
              </w:rPr>
              <w:t>o</w:t>
            </w:r>
            <w:r w:rsidRPr="00C87850">
              <w:rPr>
                <w:rFonts w:ascii="MS Gothic" w:eastAsia="MS Gothic" w:hAnsi="MS Gothic"/>
                <w:sz w:val="24"/>
                <w:szCs w:val="24"/>
              </w:rPr>
              <w:t>.</w:t>
            </w:r>
            <w:r w:rsidRPr="00C87850">
              <w:rPr>
                <w:rFonts w:hint="eastAsia"/>
              </w:rPr>
              <w:t xml:space="preserve"> </w:t>
            </w:r>
            <w:r w:rsidRPr="00C87850">
              <w:rPr>
                <w:rFonts w:ascii="MS Gothic" w:eastAsia="MS Gothic" w:hAnsi="MS Gothic" w:hint="eastAsia"/>
                <w:sz w:val="24"/>
                <w:szCs w:val="24"/>
              </w:rPr>
              <w:t>脱羽後検査は、脱羽</w:t>
            </w:r>
            <w:r w:rsidRPr="00C87850">
              <w:rPr>
                <w:rFonts w:ascii="MS Gothic" w:eastAsia="MS Gothic" w:hAnsi="MS Gothic"/>
                <w:sz w:val="24"/>
                <w:szCs w:val="24"/>
              </w:rPr>
              <w:t>(食鳥の羽毛の除去をいう。以下同じ。)の後、一羽ごとに、食鳥とたいの体表の状況について望診及び触診をし疾病又は異常の</w:t>
            </w:r>
            <w:r w:rsidRPr="00C87850">
              <w:rPr>
                <w:rFonts w:ascii="MS Gothic" w:eastAsia="MS Gothic" w:hAnsi="MS Gothic"/>
                <w:sz w:val="24"/>
                <w:szCs w:val="24"/>
              </w:rPr>
              <w:lastRenderedPageBreak/>
              <w:t>疑いを認めた場合は、当該食鳥とたいについて更に検査をし、判定することにより行う。</w:t>
            </w:r>
          </w:p>
          <w:p w14:paraId="7632D3D2" w14:textId="5D920082" w:rsidR="00B96451" w:rsidRPr="00C87850" w:rsidRDefault="00B96451" w:rsidP="00165329">
            <w:pPr>
              <w:ind w:left="240" w:hangingChars="100" w:hanging="240"/>
              <w:rPr>
                <w:rFonts w:ascii="MS Gothic" w:eastAsia="MS Gothic" w:hAnsi="MS Gothic"/>
                <w:sz w:val="24"/>
                <w:szCs w:val="24"/>
              </w:rPr>
            </w:pPr>
            <w:r w:rsidRPr="00C87850">
              <w:rPr>
                <w:rFonts w:ascii="MS Gothic" w:eastAsia="MS Gothic" w:hAnsi="MS Gothic"/>
                <w:sz w:val="24"/>
                <w:szCs w:val="24"/>
              </w:rPr>
              <w:t>o. Any post feather-removal inspection shall be performed by visually and tactually examining all the defeathered (or feather-removed) carcasses of poultry one by one for surface conditions and, if as a result of the visual and tactual examinations, any one of the carcasses of poultry is suspected to suffer from one or more of the diseases or unusual conditions by further examining the suspected carcass of poultry for judgment.</w:t>
            </w:r>
          </w:p>
          <w:p w14:paraId="16F50A84" w14:textId="77777777" w:rsidR="00B96451" w:rsidRPr="00C87850" w:rsidRDefault="00B96451" w:rsidP="00F53A74">
            <w:pPr>
              <w:rPr>
                <w:rFonts w:ascii="MS Gothic" w:eastAsia="MS Gothic" w:hAnsi="MS Gothic"/>
                <w:sz w:val="24"/>
                <w:szCs w:val="24"/>
              </w:rPr>
            </w:pPr>
          </w:p>
          <w:p w14:paraId="51A11ABB" w14:textId="77777777" w:rsidR="00B96451" w:rsidRPr="00C87850" w:rsidRDefault="00B96451" w:rsidP="00F53A74">
            <w:pPr>
              <w:rPr>
                <w:rFonts w:ascii="MS Gothic" w:eastAsia="MS Gothic" w:hAnsi="MS Gothic"/>
                <w:sz w:val="24"/>
                <w:szCs w:val="24"/>
              </w:rPr>
            </w:pPr>
          </w:p>
          <w:p w14:paraId="2C8B5B4A" w14:textId="77777777" w:rsidR="00B96451" w:rsidRPr="00C87850" w:rsidRDefault="00B96451" w:rsidP="00F53A74">
            <w:pPr>
              <w:rPr>
                <w:rFonts w:ascii="MS Gothic" w:eastAsia="MS Gothic" w:hAnsi="MS Gothic"/>
                <w:sz w:val="24"/>
                <w:szCs w:val="24"/>
              </w:rPr>
            </w:pPr>
          </w:p>
        </w:tc>
      </w:tr>
    </w:tbl>
    <w:p w14:paraId="3126C672" w14:textId="281D56A8" w:rsidR="00B96451" w:rsidRPr="00C87850" w:rsidRDefault="00B96451"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B96451" w:rsidRPr="00C87850" w14:paraId="1436FCCD" w14:textId="77777777" w:rsidTr="00F53A74">
        <w:tc>
          <w:tcPr>
            <w:tcW w:w="8494" w:type="dxa"/>
          </w:tcPr>
          <w:p w14:paraId="47487F05" w14:textId="00F58A88" w:rsidR="00B96451" w:rsidRPr="00C87850" w:rsidRDefault="00B96451" w:rsidP="003B7F2A">
            <w:pPr>
              <w:ind w:left="240" w:hangingChars="100" w:hanging="240"/>
              <w:rPr>
                <w:rFonts w:ascii="MS Gothic" w:eastAsia="MS Gothic" w:hAnsi="MS Gothic"/>
                <w:sz w:val="24"/>
                <w:szCs w:val="24"/>
              </w:rPr>
            </w:pPr>
            <w:r w:rsidRPr="00C87850">
              <w:rPr>
                <w:rFonts w:ascii="MS Gothic" w:eastAsia="MS Gothic" w:hAnsi="MS Gothic" w:hint="eastAsia"/>
                <w:sz w:val="24"/>
                <w:szCs w:val="24"/>
              </w:rPr>
              <w:t>p</w:t>
            </w:r>
            <w:r w:rsidRPr="00C87850">
              <w:rPr>
                <w:rFonts w:ascii="MS Gothic" w:eastAsia="MS Gothic" w:hAnsi="MS Gothic"/>
                <w:sz w:val="24"/>
                <w:szCs w:val="24"/>
              </w:rPr>
              <w:t>.</w:t>
            </w:r>
            <w:r w:rsidRPr="00C87850">
              <w:rPr>
                <w:rFonts w:hint="eastAsia"/>
              </w:rPr>
              <w:t xml:space="preserve"> </w:t>
            </w:r>
            <w:r w:rsidRPr="00C87850">
              <w:rPr>
                <w:rFonts w:ascii="MS Gothic" w:eastAsia="MS Gothic" w:hAnsi="MS Gothic" w:hint="eastAsia"/>
                <w:sz w:val="24"/>
                <w:szCs w:val="24"/>
              </w:rPr>
              <w:t>内臓摘出後検査は、食鳥とたいの内臓を摘出した後、一羽ごとに、その内臓及び食鳥中抜とたいの体壁の内側面の状況について望診及び触診をし、疾病又は異常の疑いを認めた場合は、当該内臓及び食鳥中抜とたいについて更に検査をし、判定することにより行う。</w:t>
            </w:r>
          </w:p>
          <w:p w14:paraId="433DC9D8" w14:textId="49486CCE" w:rsidR="00B96451" w:rsidRPr="00C87850" w:rsidRDefault="00B96451" w:rsidP="003B7F2A">
            <w:pPr>
              <w:ind w:left="240" w:hangingChars="100" w:hanging="240"/>
              <w:rPr>
                <w:rFonts w:ascii="MS Gothic" w:eastAsia="MS Gothic" w:hAnsi="MS Gothic"/>
                <w:sz w:val="24"/>
                <w:szCs w:val="24"/>
              </w:rPr>
            </w:pPr>
            <w:r w:rsidRPr="00C87850">
              <w:rPr>
                <w:rFonts w:ascii="MS Gothic" w:eastAsia="MS Gothic" w:hAnsi="MS Gothic"/>
                <w:sz w:val="24"/>
                <w:szCs w:val="24"/>
              </w:rPr>
              <w:t>p.</w:t>
            </w:r>
            <w:r w:rsidRPr="00C87850">
              <w:t xml:space="preserve">  </w:t>
            </w:r>
            <w:r w:rsidRPr="00C87850">
              <w:rPr>
                <w:rFonts w:ascii="MS Gothic" w:eastAsia="MS Gothic" w:hAnsi="MS Gothic"/>
                <w:sz w:val="24"/>
                <w:szCs w:val="24"/>
              </w:rPr>
              <w:t>Any post-evisceration inspection shall be performed by visually and tactually examining all the eviscerated carcasses of poultry one by one for inner surface conditions and all the viscera related to those carcasses for visceral conditions and, if as a result of the visual and tactual examinations, any of the eviscerated carcasses of poultry or the viscera is suspected to suffer from one or more of the diseases or unusual conditions by further examining the suspected viscera or eviscerated carcass of poultry for judgment.</w:t>
            </w:r>
          </w:p>
          <w:p w14:paraId="347533F1" w14:textId="77777777" w:rsidR="00B96451" w:rsidRPr="00C87850" w:rsidRDefault="00B96451" w:rsidP="00F53A74">
            <w:pPr>
              <w:rPr>
                <w:rFonts w:ascii="MS Gothic" w:eastAsia="MS Gothic" w:hAnsi="MS Gothic"/>
                <w:sz w:val="24"/>
                <w:szCs w:val="24"/>
              </w:rPr>
            </w:pPr>
          </w:p>
          <w:p w14:paraId="0F56818A" w14:textId="77777777" w:rsidR="00B96451" w:rsidRPr="00C87850" w:rsidRDefault="00B96451" w:rsidP="00F53A74">
            <w:pPr>
              <w:rPr>
                <w:rFonts w:ascii="MS Gothic" w:eastAsia="MS Gothic" w:hAnsi="MS Gothic"/>
                <w:sz w:val="24"/>
                <w:szCs w:val="24"/>
              </w:rPr>
            </w:pPr>
          </w:p>
          <w:p w14:paraId="04B44E92" w14:textId="77777777" w:rsidR="00B96451" w:rsidRPr="00C87850" w:rsidRDefault="00B96451" w:rsidP="00F53A74">
            <w:pPr>
              <w:rPr>
                <w:rFonts w:ascii="MS Gothic" w:eastAsia="MS Gothic" w:hAnsi="MS Gothic"/>
                <w:sz w:val="24"/>
                <w:szCs w:val="24"/>
              </w:rPr>
            </w:pPr>
          </w:p>
        </w:tc>
      </w:tr>
    </w:tbl>
    <w:p w14:paraId="0892343D" w14:textId="6068A90F" w:rsidR="00B96451" w:rsidRPr="00C87850" w:rsidRDefault="00B96451"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B96451" w:rsidRPr="00C87850" w14:paraId="42D79B29" w14:textId="77777777" w:rsidTr="00F53A74">
        <w:tc>
          <w:tcPr>
            <w:tcW w:w="8494" w:type="dxa"/>
          </w:tcPr>
          <w:p w14:paraId="51D7EFA0" w14:textId="56C600B2" w:rsidR="00B96451" w:rsidRPr="00C87850" w:rsidRDefault="00B96451" w:rsidP="00B96451">
            <w:pPr>
              <w:rPr>
                <w:rFonts w:ascii="MS Gothic" w:eastAsia="MS Gothic" w:hAnsi="MS Gothic"/>
                <w:sz w:val="24"/>
                <w:szCs w:val="24"/>
              </w:rPr>
            </w:pPr>
            <w:r w:rsidRPr="00C87850">
              <w:rPr>
                <w:rFonts w:ascii="MS Gothic" w:eastAsia="MS Gothic" w:hAnsi="MS Gothic" w:hint="eastAsia"/>
                <w:sz w:val="24"/>
                <w:szCs w:val="24"/>
              </w:rPr>
              <w:t>q</w:t>
            </w:r>
            <w:r w:rsidRPr="00C87850">
              <w:rPr>
                <w:rFonts w:ascii="MS Gothic" w:eastAsia="MS Gothic" w:hAnsi="MS Gothic"/>
                <w:sz w:val="24"/>
                <w:szCs w:val="24"/>
              </w:rPr>
              <w:t>.</w:t>
            </w:r>
            <w:r w:rsidRPr="00C87850">
              <w:rPr>
                <w:rFonts w:hint="eastAsia"/>
              </w:rPr>
              <w:t xml:space="preserve"> </w:t>
            </w:r>
            <w:r w:rsidRPr="00C87850">
              <w:rPr>
                <w:rFonts w:ascii="MS Gothic" w:eastAsia="MS Gothic" w:hAnsi="MS Gothic" w:hint="eastAsia"/>
                <w:sz w:val="24"/>
                <w:szCs w:val="24"/>
              </w:rPr>
              <w:t>処理室には十分に換気のできる設備が設けられていること</w:t>
            </w:r>
          </w:p>
          <w:p w14:paraId="6410BA72" w14:textId="361BEA9D" w:rsidR="00B96451" w:rsidRPr="00C87850" w:rsidRDefault="00B96451" w:rsidP="003B7F2A">
            <w:pPr>
              <w:ind w:left="240" w:hangingChars="100" w:hanging="240"/>
              <w:rPr>
                <w:rFonts w:ascii="MS Gothic" w:eastAsia="MS Gothic" w:hAnsi="MS Gothic"/>
                <w:sz w:val="24"/>
                <w:szCs w:val="24"/>
              </w:rPr>
            </w:pPr>
            <w:r w:rsidRPr="00C87850">
              <w:rPr>
                <w:rFonts w:ascii="MS Gothic" w:eastAsia="MS Gothic" w:hAnsi="MS Gothic"/>
                <w:sz w:val="24"/>
                <w:szCs w:val="24"/>
              </w:rPr>
              <w:t>q.</w:t>
            </w:r>
            <w:r w:rsidRPr="00C87850">
              <w:t xml:space="preserve"> </w:t>
            </w:r>
            <w:r w:rsidRPr="00C87850">
              <w:rPr>
                <w:rFonts w:ascii="MS Gothic" w:eastAsia="MS Gothic" w:hAnsi="MS Gothic"/>
                <w:sz w:val="24"/>
                <w:szCs w:val="24"/>
              </w:rPr>
              <w:t>Processing rooms shall be provided with instruments allowing sufficient ventilation.</w:t>
            </w:r>
          </w:p>
          <w:p w14:paraId="70CD81C6" w14:textId="77777777" w:rsidR="00B96451" w:rsidRPr="00C87850" w:rsidRDefault="00B96451" w:rsidP="00F53A74">
            <w:pPr>
              <w:rPr>
                <w:rFonts w:ascii="MS Gothic" w:eastAsia="MS Gothic" w:hAnsi="MS Gothic"/>
                <w:sz w:val="24"/>
                <w:szCs w:val="24"/>
              </w:rPr>
            </w:pPr>
          </w:p>
          <w:p w14:paraId="16F88B62" w14:textId="77777777" w:rsidR="00B96451" w:rsidRPr="00C87850" w:rsidRDefault="00B96451" w:rsidP="00F53A74">
            <w:pPr>
              <w:rPr>
                <w:rFonts w:ascii="MS Gothic" w:eastAsia="MS Gothic" w:hAnsi="MS Gothic"/>
                <w:sz w:val="24"/>
                <w:szCs w:val="24"/>
              </w:rPr>
            </w:pPr>
          </w:p>
          <w:p w14:paraId="5807EB38" w14:textId="77777777" w:rsidR="00B96451" w:rsidRPr="00C87850" w:rsidRDefault="00B96451" w:rsidP="00F53A74">
            <w:pPr>
              <w:rPr>
                <w:rFonts w:ascii="MS Gothic" w:eastAsia="MS Gothic" w:hAnsi="MS Gothic"/>
                <w:sz w:val="24"/>
                <w:szCs w:val="24"/>
              </w:rPr>
            </w:pPr>
          </w:p>
        </w:tc>
      </w:tr>
    </w:tbl>
    <w:p w14:paraId="2A2A82A3" w14:textId="110F54C3" w:rsidR="00B96451" w:rsidRPr="00C87850" w:rsidRDefault="00B96451"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B96451" w:rsidRPr="00C87850" w14:paraId="6C6D7520" w14:textId="77777777" w:rsidTr="00F53A74">
        <w:tc>
          <w:tcPr>
            <w:tcW w:w="8494" w:type="dxa"/>
          </w:tcPr>
          <w:p w14:paraId="41216878" w14:textId="77777777" w:rsidR="00B96451" w:rsidRPr="00C87850" w:rsidRDefault="00B96451" w:rsidP="00B96451">
            <w:pPr>
              <w:rPr>
                <w:rFonts w:ascii="MS Gothic" w:eastAsia="MS Gothic" w:hAnsi="MS Gothic"/>
                <w:sz w:val="24"/>
                <w:szCs w:val="24"/>
              </w:rPr>
            </w:pPr>
            <w:r w:rsidRPr="00C87850">
              <w:rPr>
                <w:rFonts w:ascii="MS Gothic" w:eastAsia="MS Gothic" w:hAnsi="MS Gothic" w:hint="eastAsia"/>
                <w:sz w:val="24"/>
                <w:szCs w:val="24"/>
              </w:rPr>
              <w:lastRenderedPageBreak/>
              <w:t>r</w:t>
            </w:r>
            <w:r w:rsidRPr="00C87850">
              <w:rPr>
                <w:rFonts w:ascii="MS Gothic" w:eastAsia="MS Gothic" w:hAnsi="MS Gothic"/>
                <w:sz w:val="24"/>
                <w:szCs w:val="24"/>
              </w:rPr>
              <w:t>.</w:t>
            </w:r>
            <w:r w:rsidRPr="00C87850">
              <w:rPr>
                <w:rFonts w:hint="eastAsia"/>
              </w:rPr>
              <w:t xml:space="preserve"> </w:t>
            </w:r>
            <w:r w:rsidRPr="00C87850">
              <w:rPr>
                <w:rFonts w:ascii="MS Gothic" w:eastAsia="MS Gothic" w:hAnsi="MS Gothic" w:hint="eastAsia"/>
                <w:sz w:val="24"/>
                <w:szCs w:val="24"/>
              </w:rPr>
              <w:t>次のような給水給湯等の設備を備えること。</w:t>
            </w:r>
          </w:p>
          <w:p w14:paraId="39B1939E" w14:textId="17331988" w:rsidR="00B96451" w:rsidRPr="00C87850" w:rsidRDefault="00B96451" w:rsidP="00B96451">
            <w:pPr>
              <w:rPr>
                <w:rFonts w:ascii="MS Gothic" w:eastAsia="MS Gothic" w:hAnsi="MS Gothic"/>
                <w:sz w:val="24"/>
                <w:szCs w:val="24"/>
              </w:rPr>
            </w:pPr>
            <w:r w:rsidRPr="00C87850">
              <w:rPr>
                <w:rFonts w:ascii="MS Gothic" w:eastAsia="MS Gothic" w:hAnsi="MS Gothic"/>
                <w:sz w:val="24"/>
                <w:szCs w:val="24"/>
              </w:rPr>
              <w:t xml:space="preserve"> (i) 飲用に適する水を十分に供給することのできる給水設備</w:t>
            </w:r>
          </w:p>
          <w:p w14:paraId="2A0FB764" w14:textId="51A6837C" w:rsidR="00B96451" w:rsidRPr="00C87850" w:rsidRDefault="00B96451" w:rsidP="00B96451">
            <w:pPr>
              <w:rPr>
                <w:rFonts w:ascii="MS Gothic" w:eastAsia="MS Gothic" w:hAnsi="MS Gothic"/>
                <w:sz w:val="24"/>
                <w:szCs w:val="24"/>
              </w:rPr>
            </w:pPr>
            <w:r w:rsidRPr="00C87850">
              <w:rPr>
                <w:rFonts w:ascii="MS Gothic" w:eastAsia="MS Gothic" w:hAnsi="MS Gothic"/>
                <w:sz w:val="24"/>
                <w:szCs w:val="24"/>
              </w:rPr>
              <w:t xml:space="preserve"> (ii) 摂氏六十度以上の温湯を十分に供給することのできる給湯設備</w:t>
            </w:r>
          </w:p>
          <w:p w14:paraId="5E7DA234" w14:textId="77777777" w:rsidR="00B96451" w:rsidRPr="00C87850" w:rsidRDefault="00B96451" w:rsidP="003B7F2A">
            <w:pPr>
              <w:ind w:left="240" w:hangingChars="100" w:hanging="240"/>
              <w:rPr>
                <w:rFonts w:ascii="MS Gothic" w:eastAsia="MS Gothic" w:hAnsi="MS Gothic"/>
                <w:sz w:val="24"/>
                <w:szCs w:val="24"/>
              </w:rPr>
            </w:pPr>
            <w:r w:rsidRPr="00C87850">
              <w:rPr>
                <w:rFonts w:ascii="MS Gothic" w:eastAsia="MS Gothic" w:hAnsi="MS Gothic"/>
                <w:sz w:val="24"/>
                <w:szCs w:val="24"/>
              </w:rPr>
              <w:t>r.</w:t>
            </w:r>
            <w:r w:rsidRPr="00C87850">
              <w:t xml:space="preserve"> </w:t>
            </w:r>
            <w:r w:rsidRPr="00C87850">
              <w:rPr>
                <w:rFonts w:ascii="MS Gothic" w:eastAsia="MS Gothic" w:hAnsi="MS Gothic"/>
                <w:sz w:val="24"/>
                <w:szCs w:val="24"/>
              </w:rPr>
              <w:t>Any poultry slaughtering plant shall be provided with the following facilities such as for water supply and hot water supply.</w:t>
            </w:r>
          </w:p>
          <w:p w14:paraId="14C49D01" w14:textId="2DEE299E" w:rsidR="00B96451" w:rsidRPr="00C87850" w:rsidRDefault="00B96451" w:rsidP="003B7F2A">
            <w:pPr>
              <w:ind w:left="480" w:hangingChars="200" w:hanging="480"/>
              <w:rPr>
                <w:rFonts w:ascii="MS Gothic" w:eastAsia="MS Gothic" w:hAnsi="MS Gothic"/>
                <w:sz w:val="24"/>
                <w:szCs w:val="24"/>
              </w:rPr>
            </w:pPr>
            <w:r w:rsidRPr="00C87850">
              <w:rPr>
                <w:rFonts w:ascii="MS Gothic" w:eastAsia="MS Gothic" w:hAnsi="MS Gothic"/>
                <w:sz w:val="24"/>
                <w:szCs w:val="24"/>
              </w:rPr>
              <w:t xml:space="preserve"> (i) Water supply facilities which can supply an adequate amount of water from public supply or private sources or other drinkable water.</w:t>
            </w:r>
          </w:p>
          <w:p w14:paraId="37FB3D89" w14:textId="72F55B9D" w:rsidR="00B96451" w:rsidRPr="00C87850" w:rsidRDefault="00B96451" w:rsidP="003B7F2A">
            <w:pPr>
              <w:ind w:left="480" w:hangingChars="200" w:hanging="480"/>
              <w:rPr>
                <w:rFonts w:ascii="MS Gothic" w:eastAsia="MS Gothic" w:hAnsi="MS Gothic"/>
                <w:sz w:val="24"/>
                <w:szCs w:val="24"/>
              </w:rPr>
            </w:pPr>
            <w:r w:rsidRPr="00C87850">
              <w:rPr>
                <w:rFonts w:ascii="MS Gothic" w:eastAsia="MS Gothic" w:hAnsi="MS Gothic"/>
                <w:sz w:val="24"/>
                <w:szCs w:val="24"/>
              </w:rPr>
              <w:t xml:space="preserve"> (ii) Hot water supply facilities which can supply an adequate amount of hot water at 60 degrees centigrade or higher.</w:t>
            </w:r>
          </w:p>
          <w:p w14:paraId="3C74922D" w14:textId="77777777" w:rsidR="00B96451" w:rsidRPr="00C87850" w:rsidRDefault="00B96451" w:rsidP="00F53A74">
            <w:pPr>
              <w:rPr>
                <w:rFonts w:ascii="MS Gothic" w:eastAsia="MS Gothic" w:hAnsi="MS Gothic"/>
                <w:sz w:val="24"/>
                <w:szCs w:val="24"/>
              </w:rPr>
            </w:pPr>
          </w:p>
          <w:p w14:paraId="5F18A748" w14:textId="77777777" w:rsidR="00B96451" w:rsidRPr="00C87850" w:rsidRDefault="00B96451" w:rsidP="00F53A74">
            <w:pPr>
              <w:rPr>
                <w:rFonts w:ascii="MS Gothic" w:eastAsia="MS Gothic" w:hAnsi="MS Gothic"/>
                <w:sz w:val="24"/>
                <w:szCs w:val="24"/>
              </w:rPr>
            </w:pPr>
          </w:p>
          <w:p w14:paraId="4FD65451" w14:textId="77777777" w:rsidR="00B96451" w:rsidRPr="00C87850" w:rsidRDefault="00B96451" w:rsidP="00F53A74">
            <w:pPr>
              <w:rPr>
                <w:rFonts w:ascii="MS Gothic" w:eastAsia="MS Gothic" w:hAnsi="MS Gothic"/>
                <w:sz w:val="24"/>
                <w:szCs w:val="24"/>
              </w:rPr>
            </w:pPr>
          </w:p>
        </w:tc>
      </w:tr>
    </w:tbl>
    <w:p w14:paraId="14336574" w14:textId="63701576" w:rsidR="00B96451" w:rsidRPr="00C87850" w:rsidRDefault="00B96451"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873505" w:rsidRPr="00C87850" w14:paraId="7985213E" w14:textId="77777777" w:rsidTr="00F53A74">
        <w:tc>
          <w:tcPr>
            <w:tcW w:w="8494" w:type="dxa"/>
          </w:tcPr>
          <w:p w14:paraId="0850A9C6" w14:textId="2BCF9E2F" w:rsidR="00873505" w:rsidRPr="00C87850" w:rsidRDefault="00873505" w:rsidP="003B7F2A">
            <w:pPr>
              <w:ind w:left="240" w:hangingChars="100" w:hanging="240"/>
              <w:rPr>
                <w:rFonts w:ascii="MS Gothic" w:eastAsia="MS Gothic" w:hAnsi="MS Gothic"/>
                <w:sz w:val="24"/>
                <w:szCs w:val="24"/>
              </w:rPr>
            </w:pPr>
            <w:r w:rsidRPr="00C87850">
              <w:rPr>
                <w:rFonts w:ascii="MS Gothic" w:eastAsia="MS Gothic" w:hAnsi="MS Gothic" w:hint="eastAsia"/>
                <w:sz w:val="24"/>
                <w:szCs w:val="24"/>
              </w:rPr>
              <w:t>s</w:t>
            </w:r>
            <w:r w:rsidRPr="00C87850">
              <w:rPr>
                <w:rFonts w:ascii="MS Gothic" w:eastAsia="MS Gothic" w:hAnsi="MS Gothic"/>
                <w:sz w:val="24"/>
                <w:szCs w:val="24"/>
              </w:rPr>
              <w:t>.</w:t>
            </w:r>
            <w:r w:rsidRPr="00C87850">
              <w:rPr>
                <w:rFonts w:hint="eastAsia"/>
              </w:rPr>
              <w:t xml:space="preserve"> </w:t>
            </w:r>
            <w:r w:rsidRPr="00C87850">
              <w:rPr>
                <w:rFonts w:ascii="MS Gothic" w:eastAsia="MS Gothic" w:hAnsi="MS Gothic" w:hint="eastAsia"/>
                <w:sz w:val="24"/>
                <w:szCs w:val="24"/>
              </w:rPr>
              <w:t>排水設備は、内面が平滑であって適当な勾こう配を有し、排水が良好で、汚水処理施設又は公共下水道に接続している排水溝を備えること。当該排水溝には汚水や汚臭が逆流しないようトラップ及びそ族等の侵入を防ぐ設備が設けられていること。</w:t>
            </w:r>
          </w:p>
          <w:p w14:paraId="390BAFBA" w14:textId="004FDC48" w:rsidR="00873505" w:rsidRPr="00C87850" w:rsidRDefault="00873505" w:rsidP="003B7F2A">
            <w:pPr>
              <w:ind w:left="240" w:hangingChars="100" w:hanging="240"/>
              <w:rPr>
                <w:rFonts w:ascii="MS Gothic" w:eastAsia="MS Gothic" w:hAnsi="MS Gothic"/>
                <w:sz w:val="24"/>
                <w:szCs w:val="24"/>
              </w:rPr>
            </w:pPr>
            <w:r w:rsidRPr="00C87850">
              <w:rPr>
                <w:rFonts w:ascii="MS Gothic" w:eastAsia="MS Gothic" w:hAnsi="MS Gothic"/>
                <w:sz w:val="24"/>
                <w:szCs w:val="24"/>
              </w:rPr>
              <w:t>s. Any drainage facilities shall have a smooth internal surface properly inclined to drain well and have drainage ditches connected to sewage treatment facilities or to a public sewage. Each of said drainage ditches shall include a trap and other means to prevent a backward flow of sewage or smell and any invasion of rodents.</w:t>
            </w:r>
          </w:p>
          <w:p w14:paraId="10613496" w14:textId="77777777" w:rsidR="00873505" w:rsidRPr="00C87850" w:rsidRDefault="00873505" w:rsidP="00F53A74">
            <w:pPr>
              <w:rPr>
                <w:rFonts w:ascii="MS Gothic" w:eastAsia="MS Gothic" w:hAnsi="MS Gothic"/>
                <w:sz w:val="24"/>
                <w:szCs w:val="24"/>
              </w:rPr>
            </w:pPr>
          </w:p>
          <w:p w14:paraId="7C2B12F0" w14:textId="77777777" w:rsidR="00873505" w:rsidRPr="00C87850" w:rsidRDefault="00873505" w:rsidP="00F53A74">
            <w:pPr>
              <w:rPr>
                <w:rFonts w:ascii="MS Gothic" w:eastAsia="MS Gothic" w:hAnsi="MS Gothic"/>
                <w:sz w:val="24"/>
                <w:szCs w:val="24"/>
              </w:rPr>
            </w:pPr>
          </w:p>
          <w:p w14:paraId="1B828716" w14:textId="77777777" w:rsidR="00873505" w:rsidRPr="00C87850" w:rsidRDefault="00873505" w:rsidP="00F53A74">
            <w:pPr>
              <w:rPr>
                <w:rFonts w:ascii="MS Gothic" w:eastAsia="MS Gothic" w:hAnsi="MS Gothic"/>
                <w:sz w:val="24"/>
                <w:szCs w:val="24"/>
              </w:rPr>
            </w:pPr>
          </w:p>
        </w:tc>
      </w:tr>
    </w:tbl>
    <w:p w14:paraId="5DF445CE" w14:textId="77777777" w:rsidR="00873505" w:rsidRPr="00C87850" w:rsidRDefault="00873505"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FD23E7" w:rsidRPr="00C87850" w14:paraId="702D8250" w14:textId="77777777" w:rsidTr="00F53A74">
        <w:tc>
          <w:tcPr>
            <w:tcW w:w="8494" w:type="dxa"/>
          </w:tcPr>
          <w:p w14:paraId="4C22E4E4" w14:textId="31B3CF16" w:rsidR="00FD23E7" w:rsidRPr="00C87850" w:rsidRDefault="00FD23E7" w:rsidP="003B7F2A">
            <w:pPr>
              <w:ind w:left="240" w:hangingChars="100" w:hanging="240"/>
              <w:rPr>
                <w:rFonts w:ascii="MS Gothic" w:eastAsia="MS Gothic" w:hAnsi="MS Gothic"/>
                <w:sz w:val="24"/>
                <w:szCs w:val="24"/>
              </w:rPr>
            </w:pPr>
            <w:r w:rsidRPr="00C87850">
              <w:rPr>
                <w:rFonts w:ascii="MS Gothic" w:eastAsia="MS Gothic" w:hAnsi="MS Gothic" w:hint="eastAsia"/>
                <w:sz w:val="24"/>
                <w:szCs w:val="24"/>
              </w:rPr>
              <w:t>t</w:t>
            </w:r>
            <w:r w:rsidRPr="00C87850">
              <w:rPr>
                <w:rFonts w:ascii="MS Gothic" w:eastAsia="MS Gothic" w:hAnsi="MS Gothic"/>
                <w:sz w:val="24"/>
                <w:szCs w:val="24"/>
              </w:rPr>
              <w:t>.</w:t>
            </w:r>
            <w:r w:rsidRPr="00C87850">
              <w:rPr>
                <w:rFonts w:hint="eastAsia"/>
              </w:rPr>
              <w:t xml:space="preserve"> </w:t>
            </w:r>
            <w:r w:rsidRPr="00C87850">
              <w:rPr>
                <w:rFonts w:ascii="MS Gothic" w:eastAsia="MS Gothic" w:hAnsi="MS Gothic" w:hint="eastAsia"/>
                <w:sz w:val="24"/>
                <w:szCs w:val="24"/>
              </w:rPr>
              <w:t>目的に応じた洗浄消毒器材及び清掃用器材並びにそれらの保管設備が適切な位置に設けられていること。</w:t>
            </w:r>
          </w:p>
          <w:p w14:paraId="71B3E241" w14:textId="232C8E79" w:rsidR="00FD23E7" w:rsidRPr="00C87850" w:rsidRDefault="00FD23E7" w:rsidP="003B7F2A">
            <w:pPr>
              <w:ind w:left="240" w:hangingChars="100" w:hanging="240"/>
              <w:rPr>
                <w:rFonts w:ascii="MS Gothic" w:eastAsia="MS Gothic" w:hAnsi="MS Gothic"/>
                <w:sz w:val="24"/>
                <w:szCs w:val="24"/>
              </w:rPr>
            </w:pPr>
            <w:r w:rsidRPr="00C87850">
              <w:rPr>
                <w:rFonts w:ascii="MS Gothic" w:eastAsia="MS Gothic" w:hAnsi="MS Gothic"/>
                <w:sz w:val="24"/>
                <w:szCs w:val="24"/>
              </w:rPr>
              <w:t>t. That the storage facility of cleaning equipment and disinfecting equipment conforming to the purpose is located in the appropriate position.</w:t>
            </w:r>
          </w:p>
          <w:p w14:paraId="1CFBD93E" w14:textId="77777777" w:rsidR="00FD23E7" w:rsidRPr="00C87850" w:rsidRDefault="00FD23E7" w:rsidP="00F53A74">
            <w:pPr>
              <w:rPr>
                <w:rFonts w:ascii="MS Gothic" w:eastAsia="MS Gothic" w:hAnsi="MS Gothic"/>
                <w:sz w:val="24"/>
                <w:szCs w:val="24"/>
              </w:rPr>
            </w:pPr>
          </w:p>
          <w:p w14:paraId="04C9DC4B" w14:textId="77777777" w:rsidR="00FD23E7" w:rsidRPr="00C87850" w:rsidRDefault="00FD23E7" w:rsidP="00F53A74">
            <w:pPr>
              <w:rPr>
                <w:rFonts w:ascii="MS Gothic" w:eastAsia="MS Gothic" w:hAnsi="MS Gothic"/>
                <w:sz w:val="24"/>
                <w:szCs w:val="24"/>
              </w:rPr>
            </w:pPr>
          </w:p>
          <w:p w14:paraId="4F14E8A3" w14:textId="77777777" w:rsidR="00FD23E7" w:rsidRPr="00C87850" w:rsidRDefault="00FD23E7" w:rsidP="00F53A74">
            <w:pPr>
              <w:rPr>
                <w:rFonts w:ascii="MS Gothic" w:eastAsia="MS Gothic" w:hAnsi="MS Gothic"/>
                <w:sz w:val="24"/>
                <w:szCs w:val="24"/>
              </w:rPr>
            </w:pPr>
          </w:p>
        </w:tc>
      </w:tr>
    </w:tbl>
    <w:p w14:paraId="769D60EA" w14:textId="20C4D959" w:rsidR="00B96451" w:rsidRPr="00C87850" w:rsidRDefault="00B96451" w:rsidP="00997F16">
      <w:pPr>
        <w:ind w:left="360" w:hangingChars="150" w:hanging="360"/>
        <w:rPr>
          <w:rFonts w:ascii="MS Gothic" w:eastAsia="MS Gothic" w:hAnsi="MS Gothic"/>
          <w:sz w:val="24"/>
          <w:szCs w:val="24"/>
        </w:rPr>
      </w:pPr>
    </w:p>
    <w:p w14:paraId="3AD2F6DC" w14:textId="6FEDEFEE" w:rsidR="00F76EE3" w:rsidRPr="00C87850" w:rsidRDefault="00F76EE3" w:rsidP="00997F16">
      <w:pPr>
        <w:ind w:left="360" w:hangingChars="150" w:hanging="360"/>
        <w:rPr>
          <w:rFonts w:ascii="MS Gothic" w:eastAsia="MS Gothic" w:hAnsi="MS Gothic"/>
          <w:sz w:val="24"/>
          <w:szCs w:val="24"/>
        </w:rPr>
      </w:pPr>
      <w:r w:rsidRPr="00C87850">
        <w:rPr>
          <w:rFonts w:ascii="MS Gothic" w:eastAsia="MS Gothic" w:hAnsi="MS Gothic" w:hint="eastAsia"/>
          <w:sz w:val="24"/>
          <w:szCs w:val="24"/>
        </w:rPr>
        <w:t xml:space="preserve">(2)　</w:t>
      </w:r>
      <w:r w:rsidRPr="00C87850">
        <w:rPr>
          <w:rFonts w:hint="eastAsia"/>
        </w:rPr>
        <w:t xml:space="preserve"> </w:t>
      </w:r>
      <w:r w:rsidRPr="00C87850">
        <w:rPr>
          <w:rFonts w:ascii="MS Gothic" w:eastAsia="MS Gothic" w:hAnsi="MS Gothic" w:hint="eastAsia"/>
          <w:sz w:val="24"/>
          <w:szCs w:val="24"/>
        </w:rPr>
        <w:t>生体受入</w:t>
      </w:r>
    </w:p>
    <w:p w14:paraId="161A8130" w14:textId="6F69D55E" w:rsidR="00F76EE3" w:rsidRPr="00C87850" w:rsidRDefault="00F76EE3" w:rsidP="00997F16">
      <w:pPr>
        <w:ind w:left="360" w:hangingChars="150" w:hanging="360"/>
        <w:rPr>
          <w:rFonts w:ascii="MS Gothic" w:eastAsia="MS Gothic" w:hAnsi="MS Gothic"/>
          <w:sz w:val="24"/>
          <w:szCs w:val="24"/>
        </w:rPr>
      </w:pPr>
      <w:r w:rsidRPr="00C87850">
        <w:rPr>
          <w:rFonts w:ascii="MS Gothic" w:eastAsia="MS Gothic" w:hAnsi="MS Gothic" w:hint="eastAsia"/>
          <w:sz w:val="24"/>
          <w:szCs w:val="24"/>
        </w:rPr>
        <w:lastRenderedPageBreak/>
        <w:t>(2)　Receiving poultry</w:t>
      </w:r>
    </w:p>
    <w:tbl>
      <w:tblPr>
        <w:tblStyle w:val="a4"/>
        <w:tblW w:w="0" w:type="auto"/>
        <w:tblLook w:val="04A0" w:firstRow="1" w:lastRow="0" w:firstColumn="1" w:lastColumn="0" w:noHBand="0" w:noVBand="1"/>
      </w:tblPr>
      <w:tblGrid>
        <w:gridCol w:w="8494"/>
      </w:tblGrid>
      <w:tr w:rsidR="001025C6" w:rsidRPr="00C87850" w14:paraId="49942675" w14:textId="77777777" w:rsidTr="00F53A74">
        <w:tc>
          <w:tcPr>
            <w:tcW w:w="8494" w:type="dxa"/>
          </w:tcPr>
          <w:p w14:paraId="3B147D09" w14:textId="033E042D" w:rsidR="001025C6" w:rsidRPr="00C87850" w:rsidRDefault="001025C6" w:rsidP="00F53A74">
            <w:pPr>
              <w:rPr>
                <w:rFonts w:ascii="MS Gothic" w:eastAsia="MS Gothic" w:hAnsi="MS Gothic"/>
                <w:sz w:val="24"/>
                <w:szCs w:val="24"/>
              </w:rPr>
            </w:pPr>
            <w:r w:rsidRPr="00C87850">
              <w:rPr>
                <w:rFonts w:ascii="MS Gothic" w:eastAsia="MS Gothic" w:hAnsi="MS Gothic" w:hint="eastAsia"/>
                <w:sz w:val="24"/>
                <w:szCs w:val="24"/>
              </w:rPr>
              <w:t>a</w:t>
            </w:r>
            <w:r w:rsidRPr="00C87850">
              <w:rPr>
                <w:rFonts w:ascii="MS Gothic" w:eastAsia="MS Gothic" w:hAnsi="MS Gothic"/>
                <w:sz w:val="24"/>
                <w:szCs w:val="24"/>
              </w:rPr>
              <w:t>.</w:t>
            </w:r>
            <w:r w:rsidRPr="00C87850">
              <w:rPr>
                <w:rFonts w:hint="eastAsia"/>
              </w:rPr>
              <w:t xml:space="preserve"> </w:t>
            </w:r>
            <w:r w:rsidRPr="00C87850">
              <w:rPr>
                <w:rFonts w:ascii="MS Gothic" w:eastAsia="MS Gothic" w:hAnsi="MS Gothic" w:hint="eastAsia"/>
                <w:sz w:val="24"/>
                <w:szCs w:val="24"/>
              </w:rPr>
              <w:t>検査員・処理に従事する者のための手洗い設備を備えること。</w:t>
            </w:r>
          </w:p>
          <w:p w14:paraId="1C0DA39B" w14:textId="6DC7CC5E" w:rsidR="001025C6" w:rsidRPr="00C87850" w:rsidRDefault="001025C6" w:rsidP="00F53A74">
            <w:pPr>
              <w:rPr>
                <w:rFonts w:ascii="MS Gothic" w:eastAsia="MS Gothic" w:hAnsi="MS Gothic"/>
                <w:sz w:val="24"/>
                <w:szCs w:val="24"/>
              </w:rPr>
            </w:pPr>
            <w:r w:rsidRPr="00C87850">
              <w:rPr>
                <w:rFonts w:ascii="MS Gothic" w:eastAsia="MS Gothic" w:hAnsi="MS Gothic"/>
                <w:sz w:val="24"/>
                <w:szCs w:val="24"/>
              </w:rPr>
              <w:t>a. Provide with an appropriate number of hand washing equipment for employees and inspectors.</w:t>
            </w:r>
          </w:p>
          <w:p w14:paraId="524A22E9" w14:textId="77777777" w:rsidR="001025C6" w:rsidRPr="00C87850" w:rsidRDefault="001025C6" w:rsidP="00F53A74">
            <w:pPr>
              <w:rPr>
                <w:rFonts w:ascii="MS Gothic" w:eastAsia="MS Gothic" w:hAnsi="MS Gothic"/>
                <w:sz w:val="24"/>
                <w:szCs w:val="24"/>
              </w:rPr>
            </w:pPr>
          </w:p>
          <w:p w14:paraId="012A27EE" w14:textId="77777777" w:rsidR="001025C6" w:rsidRPr="00C87850" w:rsidRDefault="001025C6" w:rsidP="00F53A74">
            <w:pPr>
              <w:rPr>
                <w:rFonts w:ascii="MS Gothic" w:eastAsia="MS Gothic" w:hAnsi="MS Gothic"/>
                <w:sz w:val="24"/>
                <w:szCs w:val="24"/>
              </w:rPr>
            </w:pPr>
          </w:p>
          <w:p w14:paraId="494A7C6C" w14:textId="77777777" w:rsidR="001025C6" w:rsidRPr="00C87850" w:rsidRDefault="001025C6" w:rsidP="00F53A74">
            <w:pPr>
              <w:rPr>
                <w:rFonts w:ascii="MS Gothic" w:eastAsia="MS Gothic" w:hAnsi="MS Gothic"/>
                <w:sz w:val="24"/>
                <w:szCs w:val="24"/>
              </w:rPr>
            </w:pPr>
          </w:p>
        </w:tc>
      </w:tr>
    </w:tbl>
    <w:p w14:paraId="6FD7B7ED" w14:textId="450C6A4A" w:rsidR="00FD23E7" w:rsidRPr="00C87850" w:rsidRDefault="00FD23E7"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1025C6" w:rsidRPr="00C87850" w14:paraId="6EECDB53" w14:textId="77777777" w:rsidTr="00F53A74">
        <w:tc>
          <w:tcPr>
            <w:tcW w:w="8494" w:type="dxa"/>
          </w:tcPr>
          <w:p w14:paraId="28139F80" w14:textId="0BEB3C49" w:rsidR="001025C6" w:rsidRPr="00C87850" w:rsidRDefault="002D7715" w:rsidP="00F53A74">
            <w:pPr>
              <w:rPr>
                <w:rFonts w:ascii="MS Gothic" w:eastAsia="MS Gothic" w:hAnsi="MS Gothic"/>
                <w:sz w:val="24"/>
                <w:szCs w:val="24"/>
              </w:rPr>
            </w:pPr>
            <w:r w:rsidRPr="00C87850">
              <w:rPr>
                <w:rFonts w:ascii="MS Gothic" w:eastAsia="MS Gothic" w:hAnsi="MS Gothic" w:hint="eastAsia"/>
                <w:sz w:val="24"/>
                <w:szCs w:val="24"/>
              </w:rPr>
              <w:t>b</w:t>
            </w:r>
            <w:r w:rsidR="001025C6" w:rsidRPr="00C87850">
              <w:rPr>
                <w:rFonts w:ascii="MS Gothic" w:eastAsia="MS Gothic" w:hAnsi="MS Gothic"/>
                <w:sz w:val="24"/>
                <w:szCs w:val="24"/>
              </w:rPr>
              <w:t>.</w:t>
            </w:r>
            <w:r w:rsidR="001025C6" w:rsidRPr="00C87850">
              <w:rPr>
                <w:rFonts w:hint="eastAsia"/>
              </w:rPr>
              <w:t xml:space="preserve"> </w:t>
            </w:r>
            <w:r w:rsidRPr="00C87850">
              <w:rPr>
                <w:rFonts w:ascii="MS Gothic" w:eastAsia="MS Gothic" w:hAnsi="MS Gothic" w:hint="eastAsia"/>
                <w:sz w:val="24"/>
                <w:szCs w:val="24"/>
              </w:rPr>
              <w:t>食鳥処理場にあっては、生体輸送容器の洗浄消毒設備を有すること。</w:t>
            </w:r>
          </w:p>
          <w:p w14:paraId="13DAC0B4" w14:textId="38C9324E" w:rsidR="001025C6" w:rsidRPr="00C87850" w:rsidRDefault="002D7715" w:rsidP="003B7F2A">
            <w:pPr>
              <w:ind w:left="240" w:hangingChars="100" w:hanging="240"/>
              <w:rPr>
                <w:rFonts w:ascii="MS Gothic" w:eastAsia="MS Gothic" w:hAnsi="MS Gothic"/>
                <w:sz w:val="24"/>
                <w:szCs w:val="24"/>
              </w:rPr>
            </w:pPr>
            <w:r w:rsidRPr="00C87850">
              <w:rPr>
                <w:rFonts w:ascii="MS Gothic" w:eastAsia="MS Gothic" w:hAnsi="MS Gothic"/>
                <w:sz w:val="24"/>
                <w:szCs w:val="24"/>
              </w:rPr>
              <w:t>b</w:t>
            </w:r>
            <w:r w:rsidR="001025C6" w:rsidRPr="00C87850">
              <w:rPr>
                <w:rFonts w:ascii="MS Gothic" w:eastAsia="MS Gothic" w:hAnsi="MS Gothic"/>
                <w:sz w:val="24"/>
                <w:szCs w:val="24"/>
              </w:rPr>
              <w:t xml:space="preserve">. </w:t>
            </w:r>
            <w:r w:rsidRPr="00C87850">
              <w:rPr>
                <w:rFonts w:ascii="MS Gothic" w:eastAsia="MS Gothic" w:hAnsi="MS Gothic"/>
                <w:sz w:val="24"/>
                <w:szCs w:val="24"/>
              </w:rPr>
              <w:t>Any live poultry holding area shall be provided with facilities for washing and disinfecting live poultry transportation containers.</w:t>
            </w:r>
          </w:p>
          <w:p w14:paraId="4A1F6CA4" w14:textId="77777777" w:rsidR="001025C6" w:rsidRPr="00C87850" w:rsidRDefault="001025C6" w:rsidP="00F53A74">
            <w:pPr>
              <w:rPr>
                <w:rFonts w:ascii="MS Gothic" w:eastAsia="MS Gothic" w:hAnsi="MS Gothic"/>
                <w:sz w:val="24"/>
                <w:szCs w:val="24"/>
              </w:rPr>
            </w:pPr>
          </w:p>
          <w:p w14:paraId="3297B2B6" w14:textId="77777777" w:rsidR="001025C6" w:rsidRPr="00C87850" w:rsidRDefault="001025C6" w:rsidP="00F53A74">
            <w:pPr>
              <w:rPr>
                <w:rFonts w:ascii="MS Gothic" w:eastAsia="MS Gothic" w:hAnsi="MS Gothic"/>
                <w:sz w:val="24"/>
                <w:szCs w:val="24"/>
              </w:rPr>
            </w:pPr>
          </w:p>
          <w:p w14:paraId="00AFAF83" w14:textId="77777777" w:rsidR="001025C6" w:rsidRPr="00C87850" w:rsidRDefault="001025C6" w:rsidP="00F53A74">
            <w:pPr>
              <w:rPr>
                <w:rFonts w:ascii="MS Gothic" w:eastAsia="MS Gothic" w:hAnsi="MS Gothic"/>
                <w:sz w:val="24"/>
                <w:szCs w:val="24"/>
              </w:rPr>
            </w:pPr>
          </w:p>
        </w:tc>
      </w:tr>
    </w:tbl>
    <w:p w14:paraId="08567127" w14:textId="683251FA" w:rsidR="001025C6" w:rsidRPr="00C87850" w:rsidRDefault="001025C6"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2D7715" w:rsidRPr="00C87850" w14:paraId="4434629F" w14:textId="77777777" w:rsidTr="00F53A74">
        <w:tc>
          <w:tcPr>
            <w:tcW w:w="8494" w:type="dxa"/>
          </w:tcPr>
          <w:p w14:paraId="1C93DF8B" w14:textId="6626C7EE" w:rsidR="002D7715" w:rsidRPr="00C87850" w:rsidRDefault="002D7715" w:rsidP="00F53A74">
            <w:pPr>
              <w:rPr>
                <w:rFonts w:ascii="MS Gothic" w:eastAsia="MS Gothic" w:hAnsi="MS Gothic"/>
                <w:sz w:val="24"/>
                <w:szCs w:val="24"/>
              </w:rPr>
            </w:pPr>
            <w:r w:rsidRPr="00C87850">
              <w:rPr>
                <w:rFonts w:ascii="MS Gothic" w:eastAsia="MS Gothic" w:hAnsi="MS Gothic" w:hint="eastAsia"/>
                <w:sz w:val="24"/>
                <w:szCs w:val="24"/>
              </w:rPr>
              <w:t>c</w:t>
            </w:r>
            <w:r w:rsidRPr="00C87850">
              <w:rPr>
                <w:rFonts w:ascii="MS Gothic" w:eastAsia="MS Gothic" w:hAnsi="MS Gothic"/>
                <w:sz w:val="24"/>
                <w:szCs w:val="24"/>
              </w:rPr>
              <w:t>.</w:t>
            </w:r>
            <w:r w:rsidRPr="00C87850">
              <w:rPr>
                <w:rFonts w:hint="eastAsia"/>
              </w:rPr>
              <w:t xml:space="preserve"> </w:t>
            </w:r>
            <w:r w:rsidRPr="00C87850">
              <w:rPr>
                <w:rFonts w:ascii="MS Gothic" w:eastAsia="MS Gothic" w:hAnsi="MS Gothic" w:hint="eastAsia"/>
                <w:sz w:val="24"/>
                <w:szCs w:val="24"/>
              </w:rPr>
              <w:t>廃棄食鳥の分別管理のための設備等があること。</w:t>
            </w:r>
          </w:p>
          <w:p w14:paraId="6FF3A3EC" w14:textId="3157004A" w:rsidR="002D7715" w:rsidRPr="00C87850" w:rsidRDefault="002D7715" w:rsidP="003B7F2A">
            <w:pPr>
              <w:ind w:left="240" w:hangingChars="100" w:hanging="240"/>
              <w:rPr>
                <w:rFonts w:ascii="MS Gothic" w:eastAsia="MS Gothic" w:hAnsi="MS Gothic"/>
                <w:sz w:val="24"/>
                <w:szCs w:val="24"/>
              </w:rPr>
            </w:pPr>
            <w:r w:rsidRPr="00C87850">
              <w:rPr>
                <w:rFonts w:ascii="MS Gothic" w:eastAsia="MS Gothic" w:hAnsi="MS Gothic"/>
                <w:sz w:val="24"/>
                <w:szCs w:val="24"/>
              </w:rPr>
              <w:t>c. Any poultry slaughtering facilities shall have facilities to store containers for inedible parts.</w:t>
            </w:r>
          </w:p>
          <w:p w14:paraId="70E47910" w14:textId="77777777" w:rsidR="002D7715" w:rsidRPr="00C87850" w:rsidRDefault="002D7715" w:rsidP="00F53A74">
            <w:pPr>
              <w:rPr>
                <w:rFonts w:ascii="MS Gothic" w:eastAsia="MS Gothic" w:hAnsi="MS Gothic"/>
                <w:sz w:val="24"/>
                <w:szCs w:val="24"/>
              </w:rPr>
            </w:pPr>
          </w:p>
          <w:p w14:paraId="08053D0C" w14:textId="77777777" w:rsidR="002D7715" w:rsidRPr="00C87850" w:rsidRDefault="002D7715" w:rsidP="00F53A74">
            <w:pPr>
              <w:rPr>
                <w:rFonts w:ascii="MS Gothic" w:eastAsia="MS Gothic" w:hAnsi="MS Gothic"/>
                <w:sz w:val="24"/>
                <w:szCs w:val="24"/>
              </w:rPr>
            </w:pPr>
          </w:p>
          <w:p w14:paraId="4C03ADEE" w14:textId="77777777" w:rsidR="002D7715" w:rsidRPr="00C87850" w:rsidRDefault="002D7715" w:rsidP="00F53A74">
            <w:pPr>
              <w:rPr>
                <w:rFonts w:ascii="MS Gothic" w:eastAsia="MS Gothic" w:hAnsi="MS Gothic"/>
                <w:sz w:val="24"/>
                <w:szCs w:val="24"/>
              </w:rPr>
            </w:pPr>
          </w:p>
        </w:tc>
      </w:tr>
    </w:tbl>
    <w:p w14:paraId="6D7FC96C" w14:textId="538BD85B" w:rsidR="001025C6" w:rsidRPr="00C87850" w:rsidRDefault="001025C6" w:rsidP="00997F16">
      <w:pPr>
        <w:ind w:left="360" w:hangingChars="150" w:hanging="360"/>
        <w:rPr>
          <w:rFonts w:ascii="MS Gothic" w:eastAsia="MS Gothic" w:hAnsi="MS Gothic"/>
          <w:sz w:val="24"/>
          <w:szCs w:val="24"/>
        </w:rPr>
      </w:pPr>
    </w:p>
    <w:p w14:paraId="36F7F652" w14:textId="70FEC3CE" w:rsidR="002D7715" w:rsidRPr="00C87850" w:rsidRDefault="002D7715" w:rsidP="00997F16">
      <w:pPr>
        <w:ind w:left="360" w:hangingChars="150" w:hanging="360"/>
        <w:rPr>
          <w:rFonts w:ascii="MS Gothic" w:eastAsia="MS Gothic" w:hAnsi="MS Gothic"/>
          <w:sz w:val="24"/>
          <w:szCs w:val="24"/>
        </w:rPr>
      </w:pPr>
      <w:r w:rsidRPr="00C87850">
        <w:rPr>
          <w:rFonts w:ascii="MS Gothic" w:eastAsia="MS Gothic" w:hAnsi="MS Gothic" w:hint="eastAsia"/>
          <w:sz w:val="24"/>
          <w:szCs w:val="24"/>
        </w:rPr>
        <w:t>(3)　処理施設</w:t>
      </w:r>
    </w:p>
    <w:p w14:paraId="78AAA1BB" w14:textId="727561A9" w:rsidR="002D7715" w:rsidRPr="00C87850" w:rsidRDefault="002D7715" w:rsidP="00997F16">
      <w:pPr>
        <w:ind w:left="360" w:hangingChars="150" w:hanging="360"/>
        <w:rPr>
          <w:rFonts w:ascii="MS Gothic" w:eastAsia="MS Gothic" w:hAnsi="MS Gothic"/>
          <w:sz w:val="24"/>
          <w:szCs w:val="24"/>
        </w:rPr>
      </w:pPr>
      <w:r w:rsidRPr="00C87850">
        <w:rPr>
          <w:rFonts w:ascii="MS Gothic" w:eastAsia="MS Gothic" w:hAnsi="MS Gothic" w:hint="eastAsia"/>
          <w:sz w:val="24"/>
          <w:szCs w:val="24"/>
        </w:rPr>
        <w:t>(3)　Fabrication</w:t>
      </w:r>
    </w:p>
    <w:p w14:paraId="1AF53A07" w14:textId="77777777" w:rsidR="002D7715" w:rsidRPr="00C87850" w:rsidRDefault="002D7715"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2D7715" w:rsidRPr="00C87850" w14:paraId="13E26FA1" w14:textId="77777777" w:rsidTr="00F53A74">
        <w:tc>
          <w:tcPr>
            <w:tcW w:w="8494" w:type="dxa"/>
          </w:tcPr>
          <w:p w14:paraId="482E18B3" w14:textId="6F2667BF" w:rsidR="002D7715" w:rsidRPr="00C87850" w:rsidRDefault="002D7715" w:rsidP="003B7F2A">
            <w:pPr>
              <w:ind w:left="240" w:hangingChars="100" w:hanging="240"/>
              <w:rPr>
                <w:rFonts w:ascii="MS Gothic" w:eastAsia="MS Gothic" w:hAnsi="MS Gothic"/>
                <w:sz w:val="24"/>
                <w:szCs w:val="24"/>
              </w:rPr>
            </w:pPr>
            <w:r w:rsidRPr="00C87850">
              <w:rPr>
                <w:rFonts w:ascii="MS Gothic" w:eastAsia="MS Gothic" w:hAnsi="MS Gothic"/>
                <w:sz w:val="24"/>
                <w:szCs w:val="24"/>
              </w:rPr>
              <w:t>a.</w:t>
            </w:r>
            <w:r w:rsidRPr="00C87850">
              <w:rPr>
                <w:rFonts w:hint="eastAsia"/>
              </w:rPr>
              <w:t xml:space="preserve"> </w:t>
            </w:r>
            <w:r w:rsidRPr="00C87850">
              <w:rPr>
                <w:rFonts w:ascii="MS Gothic" w:eastAsia="MS Gothic" w:hAnsi="MS Gothic" w:hint="eastAsia"/>
                <w:sz w:val="24"/>
                <w:szCs w:val="24"/>
              </w:rPr>
              <w:t>食鳥処理に直接関係ない場所と隔壁により区画され、かつその出入り口の扉は密閉できること。</w:t>
            </w:r>
          </w:p>
          <w:p w14:paraId="2B765AAD" w14:textId="4B0F2CF5" w:rsidR="002D7715" w:rsidRPr="00C87850" w:rsidRDefault="002D7715" w:rsidP="003B7F2A">
            <w:pPr>
              <w:ind w:left="240" w:hangingChars="100" w:hanging="240"/>
              <w:rPr>
                <w:rFonts w:ascii="MS Gothic" w:eastAsia="MS Gothic" w:hAnsi="MS Gothic"/>
                <w:sz w:val="24"/>
                <w:szCs w:val="24"/>
              </w:rPr>
            </w:pPr>
            <w:r w:rsidRPr="00C87850">
              <w:rPr>
                <w:rFonts w:ascii="MS Gothic" w:eastAsia="MS Gothic" w:hAnsi="MS Gothic"/>
                <w:sz w:val="24"/>
                <w:szCs w:val="24"/>
              </w:rPr>
              <w:t>a. Any poultry slaughtering facilities shall be separated from areas in no direct connection with poultry slaughtering and the entrance doors shall be capable of closing tightly.</w:t>
            </w:r>
          </w:p>
          <w:p w14:paraId="76817BE8" w14:textId="77777777" w:rsidR="002D7715" w:rsidRPr="00C87850" w:rsidRDefault="002D7715" w:rsidP="00F53A74">
            <w:pPr>
              <w:rPr>
                <w:rFonts w:ascii="MS Gothic" w:eastAsia="MS Gothic" w:hAnsi="MS Gothic"/>
                <w:sz w:val="24"/>
                <w:szCs w:val="24"/>
              </w:rPr>
            </w:pPr>
          </w:p>
          <w:p w14:paraId="607B640C" w14:textId="77777777" w:rsidR="002D7715" w:rsidRPr="00C87850" w:rsidRDefault="002D7715" w:rsidP="00F53A74">
            <w:pPr>
              <w:rPr>
                <w:rFonts w:ascii="MS Gothic" w:eastAsia="MS Gothic" w:hAnsi="MS Gothic"/>
                <w:sz w:val="24"/>
                <w:szCs w:val="24"/>
              </w:rPr>
            </w:pPr>
          </w:p>
          <w:p w14:paraId="78BA086E" w14:textId="77777777" w:rsidR="002D7715" w:rsidRPr="00C87850" w:rsidRDefault="002D7715" w:rsidP="00F53A74">
            <w:pPr>
              <w:rPr>
                <w:rFonts w:ascii="MS Gothic" w:eastAsia="MS Gothic" w:hAnsi="MS Gothic"/>
                <w:sz w:val="24"/>
                <w:szCs w:val="24"/>
              </w:rPr>
            </w:pPr>
          </w:p>
        </w:tc>
      </w:tr>
    </w:tbl>
    <w:p w14:paraId="6636521F" w14:textId="2055F267" w:rsidR="001025C6" w:rsidRPr="00C87850" w:rsidRDefault="001025C6"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2D7715" w:rsidRPr="00C87850" w14:paraId="6F03A35D" w14:textId="77777777" w:rsidTr="00F53A74">
        <w:tc>
          <w:tcPr>
            <w:tcW w:w="8494" w:type="dxa"/>
          </w:tcPr>
          <w:p w14:paraId="2016F93E" w14:textId="1F03588A" w:rsidR="002D7715" w:rsidRPr="00C87850" w:rsidRDefault="002D7715" w:rsidP="00F53A74">
            <w:pPr>
              <w:rPr>
                <w:rFonts w:ascii="MS Gothic" w:eastAsia="MS Gothic" w:hAnsi="MS Gothic"/>
                <w:sz w:val="24"/>
                <w:szCs w:val="24"/>
              </w:rPr>
            </w:pPr>
            <w:r w:rsidRPr="00C87850">
              <w:rPr>
                <w:rFonts w:ascii="MS Gothic" w:eastAsia="MS Gothic" w:hAnsi="MS Gothic"/>
                <w:sz w:val="24"/>
                <w:szCs w:val="24"/>
              </w:rPr>
              <w:t>b.</w:t>
            </w:r>
            <w:r w:rsidRPr="00C87850">
              <w:rPr>
                <w:rFonts w:hint="eastAsia"/>
              </w:rPr>
              <w:t xml:space="preserve"> </w:t>
            </w:r>
            <w:r w:rsidR="00284E5D" w:rsidRPr="00C87850">
              <w:rPr>
                <w:rFonts w:ascii="MS Gothic" w:eastAsia="MS Gothic" w:hAnsi="MS Gothic" w:hint="eastAsia"/>
                <w:sz w:val="24"/>
                <w:szCs w:val="24"/>
              </w:rPr>
              <w:t>検査員・作業従事者のための手洗い設備を備えること。</w:t>
            </w:r>
          </w:p>
          <w:p w14:paraId="2C6470E7" w14:textId="6EE7BFE9" w:rsidR="002D7715" w:rsidRPr="00C87850" w:rsidRDefault="002D7715" w:rsidP="003B7F2A">
            <w:pPr>
              <w:ind w:left="240" w:hangingChars="100" w:hanging="240"/>
              <w:rPr>
                <w:rFonts w:ascii="MS Gothic" w:eastAsia="MS Gothic" w:hAnsi="MS Gothic"/>
                <w:sz w:val="24"/>
                <w:szCs w:val="24"/>
              </w:rPr>
            </w:pPr>
            <w:r w:rsidRPr="00C87850">
              <w:rPr>
                <w:rFonts w:ascii="MS Gothic" w:eastAsia="MS Gothic" w:hAnsi="MS Gothic"/>
                <w:sz w:val="24"/>
                <w:szCs w:val="24"/>
              </w:rPr>
              <w:t xml:space="preserve">b. </w:t>
            </w:r>
            <w:r w:rsidR="00284E5D" w:rsidRPr="00C87850">
              <w:rPr>
                <w:rFonts w:ascii="MS Gothic" w:eastAsia="MS Gothic" w:hAnsi="MS Gothic"/>
                <w:sz w:val="24"/>
                <w:szCs w:val="24"/>
              </w:rPr>
              <w:t xml:space="preserve">Provide with an appropriate number of hand washing equipment in </w:t>
            </w:r>
            <w:r w:rsidR="00284E5D" w:rsidRPr="00C87850">
              <w:rPr>
                <w:rFonts w:ascii="MS Gothic" w:eastAsia="MS Gothic" w:hAnsi="MS Gothic"/>
                <w:sz w:val="24"/>
                <w:szCs w:val="24"/>
              </w:rPr>
              <w:lastRenderedPageBreak/>
              <w:t>proportion to the number of employees and inspectors.</w:t>
            </w:r>
          </w:p>
          <w:p w14:paraId="244C1C4C" w14:textId="77777777" w:rsidR="002D7715" w:rsidRPr="00C87850" w:rsidRDefault="002D7715" w:rsidP="00F53A74">
            <w:pPr>
              <w:rPr>
                <w:rFonts w:ascii="MS Gothic" w:eastAsia="MS Gothic" w:hAnsi="MS Gothic"/>
                <w:sz w:val="24"/>
                <w:szCs w:val="24"/>
              </w:rPr>
            </w:pPr>
          </w:p>
          <w:p w14:paraId="16E642F0" w14:textId="77777777" w:rsidR="002D7715" w:rsidRPr="00C87850" w:rsidRDefault="002D7715" w:rsidP="00F53A74">
            <w:pPr>
              <w:rPr>
                <w:rFonts w:ascii="MS Gothic" w:eastAsia="MS Gothic" w:hAnsi="MS Gothic"/>
                <w:sz w:val="24"/>
                <w:szCs w:val="24"/>
              </w:rPr>
            </w:pPr>
          </w:p>
          <w:p w14:paraId="1AA2B4ED" w14:textId="77777777" w:rsidR="002D7715" w:rsidRPr="00C87850" w:rsidRDefault="002D7715" w:rsidP="00F53A74">
            <w:pPr>
              <w:rPr>
                <w:rFonts w:ascii="MS Gothic" w:eastAsia="MS Gothic" w:hAnsi="MS Gothic"/>
                <w:sz w:val="24"/>
                <w:szCs w:val="24"/>
              </w:rPr>
            </w:pPr>
          </w:p>
        </w:tc>
      </w:tr>
    </w:tbl>
    <w:p w14:paraId="1C411151" w14:textId="75C18A15" w:rsidR="001025C6" w:rsidRPr="00C87850" w:rsidRDefault="001025C6"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284E5D" w:rsidRPr="00C87850" w14:paraId="24EC4822" w14:textId="77777777" w:rsidTr="00F53A74">
        <w:tc>
          <w:tcPr>
            <w:tcW w:w="8494" w:type="dxa"/>
          </w:tcPr>
          <w:p w14:paraId="42D68C10" w14:textId="062C0AA1" w:rsidR="00284E5D" w:rsidRPr="00C87850" w:rsidRDefault="00284E5D" w:rsidP="00F53A74">
            <w:pPr>
              <w:rPr>
                <w:rFonts w:ascii="MS Gothic" w:eastAsia="MS Gothic" w:hAnsi="MS Gothic"/>
                <w:sz w:val="24"/>
                <w:szCs w:val="24"/>
              </w:rPr>
            </w:pPr>
            <w:r w:rsidRPr="00C87850">
              <w:rPr>
                <w:rFonts w:ascii="MS Gothic" w:eastAsia="MS Gothic" w:hAnsi="MS Gothic"/>
                <w:sz w:val="24"/>
                <w:szCs w:val="24"/>
              </w:rPr>
              <w:t>c.</w:t>
            </w:r>
            <w:r w:rsidRPr="00C87850">
              <w:rPr>
                <w:rFonts w:hint="eastAsia"/>
              </w:rPr>
              <w:t xml:space="preserve"> </w:t>
            </w:r>
            <w:r w:rsidRPr="00C87850">
              <w:rPr>
                <w:rFonts w:ascii="MS Gothic" w:eastAsia="MS Gothic" w:hAnsi="MS Gothic" w:hint="eastAsia"/>
                <w:sz w:val="24"/>
                <w:szCs w:val="24"/>
              </w:rPr>
              <w:t>機械器具の洗浄消毒設備を備えること。</w:t>
            </w:r>
          </w:p>
          <w:p w14:paraId="3BC820BF" w14:textId="2C1E1402" w:rsidR="00284E5D" w:rsidRPr="00C87850" w:rsidRDefault="00284E5D" w:rsidP="003B7F2A">
            <w:pPr>
              <w:ind w:left="240" w:hangingChars="100" w:hanging="240"/>
              <w:rPr>
                <w:rFonts w:ascii="MS Gothic" w:eastAsia="MS Gothic" w:hAnsi="MS Gothic"/>
                <w:sz w:val="24"/>
                <w:szCs w:val="24"/>
              </w:rPr>
            </w:pPr>
            <w:r w:rsidRPr="00C87850">
              <w:rPr>
                <w:rFonts w:ascii="MS Gothic" w:eastAsia="MS Gothic" w:hAnsi="MS Gothic"/>
                <w:sz w:val="24"/>
                <w:szCs w:val="24"/>
              </w:rPr>
              <w:t>c. Provide with facilities for washing and disinfecting machinery and instruments.</w:t>
            </w:r>
          </w:p>
          <w:p w14:paraId="079D1E8D" w14:textId="77777777" w:rsidR="00284E5D" w:rsidRPr="00C87850" w:rsidRDefault="00284E5D" w:rsidP="00F53A74">
            <w:pPr>
              <w:rPr>
                <w:rFonts w:ascii="MS Gothic" w:eastAsia="MS Gothic" w:hAnsi="MS Gothic"/>
                <w:sz w:val="24"/>
                <w:szCs w:val="24"/>
              </w:rPr>
            </w:pPr>
          </w:p>
          <w:p w14:paraId="31A9AE90" w14:textId="77777777" w:rsidR="00284E5D" w:rsidRPr="00C87850" w:rsidRDefault="00284E5D" w:rsidP="00F53A74">
            <w:pPr>
              <w:rPr>
                <w:rFonts w:ascii="MS Gothic" w:eastAsia="MS Gothic" w:hAnsi="MS Gothic"/>
                <w:sz w:val="24"/>
                <w:szCs w:val="24"/>
              </w:rPr>
            </w:pPr>
          </w:p>
          <w:p w14:paraId="559A8BA6" w14:textId="77777777" w:rsidR="00284E5D" w:rsidRPr="00C87850" w:rsidRDefault="00284E5D" w:rsidP="00F53A74">
            <w:pPr>
              <w:rPr>
                <w:rFonts w:ascii="MS Gothic" w:eastAsia="MS Gothic" w:hAnsi="MS Gothic"/>
                <w:sz w:val="24"/>
                <w:szCs w:val="24"/>
              </w:rPr>
            </w:pPr>
          </w:p>
        </w:tc>
      </w:tr>
    </w:tbl>
    <w:p w14:paraId="1CDB4044" w14:textId="2C9E3F5B" w:rsidR="002D7715" w:rsidRPr="00C87850" w:rsidRDefault="002D7715"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284E5D" w:rsidRPr="00C87850" w14:paraId="328B3313" w14:textId="77777777" w:rsidTr="00F53A74">
        <w:tc>
          <w:tcPr>
            <w:tcW w:w="8494" w:type="dxa"/>
          </w:tcPr>
          <w:p w14:paraId="342CD543" w14:textId="0093E88B" w:rsidR="00284E5D" w:rsidRPr="00C87850" w:rsidRDefault="00284E5D" w:rsidP="00F53A74">
            <w:pPr>
              <w:rPr>
                <w:rFonts w:ascii="MS Gothic" w:eastAsia="MS Gothic" w:hAnsi="MS Gothic"/>
                <w:sz w:val="24"/>
                <w:szCs w:val="24"/>
              </w:rPr>
            </w:pPr>
            <w:r w:rsidRPr="00C87850">
              <w:rPr>
                <w:rFonts w:ascii="MS Gothic" w:eastAsia="MS Gothic" w:hAnsi="MS Gothic"/>
                <w:sz w:val="24"/>
                <w:szCs w:val="24"/>
              </w:rPr>
              <w:t>d.</w:t>
            </w:r>
            <w:r w:rsidRPr="00C87850">
              <w:rPr>
                <w:rFonts w:hint="eastAsia"/>
              </w:rPr>
              <w:t xml:space="preserve"> </w:t>
            </w:r>
            <w:r w:rsidRPr="00C87850">
              <w:rPr>
                <w:rFonts w:ascii="MS Gothic" w:eastAsia="MS Gothic" w:hAnsi="MS Gothic" w:hint="eastAsia"/>
                <w:sz w:val="24"/>
                <w:szCs w:val="24"/>
              </w:rPr>
              <w:t>血液拡散による汚染防止設備を有すること。</w:t>
            </w:r>
          </w:p>
          <w:p w14:paraId="36FE4900" w14:textId="652ABA0B" w:rsidR="00284E5D" w:rsidRPr="00C87850" w:rsidRDefault="00284E5D" w:rsidP="003B7F2A">
            <w:pPr>
              <w:ind w:left="240" w:hangingChars="100" w:hanging="240"/>
              <w:rPr>
                <w:rFonts w:ascii="MS Gothic" w:eastAsia="MS Gothic" w:hAnsi="MS Gothic"/>
                <w:sz w:val="24"/>
                <w:szCs w:val="24"/>
              </w:rPr>
            </w:pPr>
            <w:r w:rsidRPr="00C87850">
              <w:rPr>
                <w:rFonts w:ascii="MS Gothic" w:eastAsia="MS Gothic" w:hAnsi="MS Gothic"/>
                <w:sz w:val="24"/>
                <w:szCs w:val="24"/>
              </w:rPr>
              <w:t>d. Prevent contamination of live animal or other carcasses by the blood released by the bleeding.</w:t>
            </w:r>
          </w:p>
          <w:p w14:paraId="544360C9" w14:textId="77777777" w:rsidR="00284E5D" w:rsidRPr="00C87850" w:rsidRDefault="00284E5D" w:rsidP="00F53A74">
            <w:pPr>
              <w:rPr>
                <w:rFonts w:ascii="MS Gothic" w:eastAsia="MS Gothic" w:hAnsi="MS Gothic"/>
                <w:sz w:val="24"/>
                <w:szCs w:val="24"/>
              </w:rPr>
            </w:pPr>
          </w:p>
          <w:p w14:paraId="37E4EC6A" w14:textId="77777777" w:rsidR="00284E5D" w:rsidRPr="00C87850" w:rsidRDefault="00284E5D" w:rsidP="00F53A74">
            <w:pPr>
              <w:rPr>
                <w:rFonts w:ascii="MS Gothic" w:eastAsia="MS Gothic" w:hAnsi="MS Gothic"/>
                <w:sz w:val="24"/>
                <w:szCs w:val="24"/>
              </w:rPr>
            </w:pPr>
          </w:p>
          <w:p w14:paraId="644E7FD6" w14:textId="77777777" w:rsidR="00284E5D" w:rsidRPr="00C87850" w:rsidRDefault="00284E5D" w:rsidP="00F53A74">
            <w:pPr>
              <w:rPr>
                <w:rFonts w:ascii="MS Gothic" w:eastAsia="MS Gothic" w:hAnsi="MS Gothic"/>
                <w:sz w:val="24"/>
                <w:szCs w:val="24"/>
              </w:rPr>
            </w:pPr>
          </w:p>
        </w:tc>
      </w:tr>
    </w:tbl>
    <w:p w14:paraId="4DF14A9E" w14:textId="52A260CE" w:rsidR="002D7715" w:rsidRPr="00C87850" w:rsidRDefault="002D7715"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284E5D" w:rsidRPr="00C87850" w14:paraId="375847CB" w14:textId="77777777" w:rsidTr="00F53A74">
        <w:tc>
          <w:tcPr>
            <w:tcW w:w="8494" w:type="dxa"/>
          </w:tcPr>
          <w:p w14:paraId="68BA344B" w14:textId="6706D22A" w:rsidR="00284E5D" w:rsidRPr="00C87850" w:rsidRDefault="00284E5D" w:rsidP="00F53A74">
            <w:pPr>
              <w:rPr>
                <w:rFonts w:ascii="MS Gothic" w:eastAsia="MS Gothic" w:hAnsi="MS Gothic"/>
                <w:sz w:val="24"/>
                <w:szCs w:val="24"/>
              </w:rPr>
            </w:pPr>
            <w:r w:rsidRPr="00C87850">
              <w:rPr>
                <w:rFonts w:ascii="MS Gothic" w:eastAsia="MS Gothic" w:hAnsi="MS Gothic"/>
                <w:sz w:val="24"/>
                <w:szCs w:val="24"/>
              </w:rPr>
              <w:t>e.</w:t>
            </w:r>
            <w:r w:rsidRPr="00C87850">
              <w:rPr>
                <w:rFonts w:hint="eastAsia"/>
              </w:rPr>
              <w:t xml:space="preserve"> </w:t>
            </w:r>
            <w:r w:rsidRPr="00C87850">
              <w:rPr>
                <w:rFonts w:ascii="MS Gothic" w:eastAsia="MS Gothic" w:hAnsi="MS Gothic" w:hint="eastAsia"/>
                <w:sz w:val="24"/>
                <w:szCs w:val="24"/>
              </w:rPr>
              <w:t>放血</w:t>
            </w:r>
          </w:p>
          <w:p w14:paraId="3C794075" w14:textId="00CC2ED4" w:rsidR="00284E5D" w:rsidRPr="00C87850" w:rsidRDefault="00284E5D" w:rsidP="00A6314E">
            <w:pPr>
              <w:ind w:leftChars="100" w:left="450" w:hangingChars="100" w:hanging="240"/>
              <w:rPr>
                <w:rFonts w:ascii="MS Gothic" w:eastAsia="MS Gothic" w:hAnsi="MS Gothic"/>
                <w:sz w:val="24"/>
                <w:szCs w:val="24"/>
              </w:rPr>
            </w:pPr>
            <w:r w:rsidRPr="00C87850">
              <w:rPr>
                <w:rFonts w:ascii="MS Gothic" w:eastAsia="MS Gothic" w:hAnsi="MS Gothic"/>
                <w:sz w:val="24"/>
                <w:szCs w:val="24"/>
              </w:rPr>
              <w:t>(i)とさつ放血場所には、とさつ放血に使用する機械器具及びこれらの洗浄消毒設備が設けられていること。</w:t>
            </w:r>
          </w:p>
          <w:p w14:paraId="12AAA4AB" w14:textId="2804C6DE" w:rsidR="00284E5D" w:rsidRPr="00C87850" w:rsidRDefault="00284E5D" w:rsidP="00A6314E">
            <w:pPr>
              <w:ind w:leftChars="100" w:left="210"/>
              <w:rPr>
                <w:rFonts w:ascii="MS Gothic" w:eastAsia="MS Gothic" w:hAnsi="MS Gothic"/>
                <w:sz w:val="24"/>
                <w:szCs w:val="24"/>
              </w:rPr>
            </w:pPr>
            <w:r w:rsidRPr="00C87850">
              <w:rPr>
                <w:rFonts w:ascii="MS Gothic" w:eastAsia="MS Gothic" w:hAnsi="MS Gothic"/>
                <w:sz w:val="24"/>
                <w:szCs w:val="24"/>
              </w:rPr>
              <w:t>(ii)放血は十分に行うこと。</w:t>
            </w:r>
          </w:p>
          <w:p w14:paraId="377BF7A2" w14:textId="7BA7D65E" w:rsidR="00284E5D" w:rsidRPr="00C87850" w:rsidRDefault="00284E5D" w:rsidP="00A6314E">
            <w:pPr>
              <w:ind w:leftChars="100" w:left="450" w:hangingChars="100" w:hanging="240"/>
              <w:rPr>
                <w:rFonts w:ascii="MS Gothic" w:eastAsia="MS Gothic" w:hAnsi="MS Gothic"/>
                <w:sz w:val="24"/>
                <w:szCs w:val="24"/>
              </w:rPr>
            </w:pPr>
            <w:r w:rsidRPr="00C87850">
              <w:rPr>
                <w:rFonts w:ascii="MS Gothic" w:eastAsia="MS Gothic" w:hAnsi="MS Gothic"/>
                <w:sz w:val="24"/>
                <w:szCs w:val="24"/>
              </w:rPr>
              <w:t>(iii)放血された血液による生体及びとさつ後の食鳥の汚染を避けるよう留意すること。</w:t>
            </w:r>
          </w:p>
          <w:p w14:paraId="0BB993AA" w14:textId="2F41D648" w:rsidR="00284E5D" w:rsidRPr="00C87850" w:rsidRDefault="00284E5D" w:rsidP="00A6314E">
            <w:pPr>
              <w:ind w:leftChars="100" w:left="450" w:hangingChars="100" w:hanging="240"/>
              <w:rPr>
                <w:rFonts w:ascii="MS Gothic" w:eastAsia="MS Gothic" w:hAnsi="MS Gothic"/>
                <w:sz w:val="24"/>
                <w:szCs w:val="24"/>
              </w:rPr>
            </w:pPr>
            <w:r w:rsidRPr="00C87850">
              <w:rPr>
                <w:rFonts w:ascii="MS Gothic" w:eastAsia="MS Gothic" w:hAnsi="MS Gothic"/>
                <w:sz w:val="24"/>
                <w:szCs w:val="24"/>
              </w:rPr>
              <w:t>(iv)血液を回収する場合は、不浸透性材料で作られた容器に回収し、適宜搬出すること。</w:t>
            </w:r>
          </w:p>
          <w:p w14:paraId="4A751A2E" w14:textId="20286FED" w:rsidR="00284E5D" w:rsidRPr="00C87850" w:rsidRDefault="00284E5D" w:rsidP="00F53A74">
            <w:pPr>
              <w:rPr>
                <w:rFonts w:ascii="MS Gothic" w:eastAsia="MS Gothic" w:hAnsi="MS Gothic"/>
                <w:sz w:val="24"/>
                <w:szCs w:val="24"/>
              </w:rPr>
            </w:pPr>
            <w:r w:rsidRPr="00C87850">
              <w:rPr>
                <w:rFonts w:ascii="MS Gothic" w:eastAsia="MS Gothic" w:hAnsi="MS Gothic"/>
                <w:sz w:val="24"/>
                <w:szCs w:val="24"/>
              </w:rPr>
              <w:t>e. Bleeding</w:t>
            </w:r>
          </w:p>
          <w:p w14:paraId="525DF350" w14:textId="45A69232" w:rsidR="00284E5D" w:rsidRPr="00C87850" w:rsidRDefault="00284E5D" w:rsidP="00A6314E">
            <w:pPr>
              <w:ind w:leftChars="100" w:left="450" w:hangingChars="100" w:hanging="240"/>
              <w:rPr>
                <w:rFonts w:ascii="MS Gothic" w:eastAsia="MS Gothic" w:hAnsi="MS Gothic"/>
                <w:sz w:val="24"/>
                <w:szCs w:val="24"/>
              </w:rPr>
            </w:pPr>
            <w:r w:rsidRPr="00C87850">
              <w:rPr>
                <w:rFonts w:ascii="MS Gothic" w:eastAsia="MS Gothic" w:hAnsi="MS Gothic"/>
                <w:sz w:val="24"/>
                <w:szCs w:val="24"/>
              </w:rPr>
              <w:t xml:space="preserve">(i)The bleeding area shall have the operative instruments and the facility for washing and disinfecting the instruments. </w:t>
            </w:r>
          </w:p>
          <w:p w14:paraId="794C15E2" w14:textId="34EAFB31" w:rsidR="00284E5D" w:rsidRPr="00C87850" w:rsidRDefault="00284E5D" w:rsidP="00A6314E">
            <w:pPr>
              <w:ind w:leftChars="100" w:left="210"/>
              <w:rPr>
                <w:rFonts w:ascii="MS Gothic" w:eastAsia="MS Gothic" w:hAnsi="MS Gothic"/>
                <w:sz w:val="24"/>
                <w:szCs w:val="24"/>
              </w:rPr>
            </w:pPr>
            <w:r w:rsidRPr="00C87850">
              <w:rPr>
                <w:rFonts w:ascii="MS Gothic" w:eastAsia="MS Gothic" w:hAnsi="MS Gothic"/>
                <w:sz w:val="24"/>
                <w:szCs w:val="24"/>
              </w:rPr>
              <w:t xml:space="preserve">(ii)Bleeding shall be done sufficiently. </w:t>
            </w:r>
          </w:p>
          <w:p w14:paraId="76F0666D" w14:textId="54209951" w:rsidR="00284E5D" w:rsidRPr="00C87850" w:rsidRDefault="00284E5D" w:rsidP="00A6314E">
            <w:pPr>
              <w:ind w:leftChars="100" w:left="450" w:hangingChars="100" w:hanging="240"/>
              <w:rPr>
                <w:rFonts w:ascii="MS Gothic" w:eastAsia="MS Gothic" w:hAnsi="MS Gothic"/>
                <w:sz w:val="24"/>
                <w:szCs w:val="24"/>
              </w:rPr>
            </w:pPr>
            <w:r w:rsidRPr="00C87850">
              <w:rPr>
                <w:rFonts w:ascii="MS Gothic" w:eastAsia="MS Gothic" w:hAnsi="MS Gothic"/>
                <w:sz w:val="24"/>
                <w:szCs w:val="24"/>
              </w:rPr>
              <w:t xml:space="preserve">(iii)Prevent contamination of poultry carcasses and living body from blood. </w:t>
            </w:r>
          </w:p>
          <w:p w14:paraId="097A36FF" w14:textId="63E5DAC7" w:rsidR="00284E5D" w:rsidRPr="00C87850" w:rsidRDefault="00284E5D" w:rsidP="00A6314E">
            <w:pPr>
              <w:ind w:leftChars="100" w:left="450" w:hangingChars="100" w:hanging="240"/>
              <w:rPr>
                <w:rFonts w:ascii="MS Gothic" w:eastAsia="MS Gothic" w:hAnsi="MS Gothic"/>
                <w:sz w:val="24"/>
                <w:szCs w:val="24"/>
              </w:rPr>
            </w:pPr>
            <w:r w:rsidRPr="00C87850">
              <w:rPr>
                <w:rFonts w:ascii="MS Gothic" w:eastAsia="MS Gothic" w:hAnsi="MS Gothic"/>
                <w:sz w:val="24"/>
                <w:szCs w:val="24"/>
              </w:rPr>
              <w:t>(iv)Blood is shall be collected and carried out appropriately with container made ​​of impermeable materials.</w:t>
            </w:r>
          </w:p>
          <w:p w14:paraId="309C97C6" w14:textId="7C927EEE" w:rsidR="00284E5D" w:rsidRPr="00C87850" w:rsidRDefault="00284E5D" w:rsidP="00F53A74">
            <w:pPr>
              <w:rPr>
                <w:rFonts w:ascii="MS Gothic" w:eastAsia="MS Gothic" w:hAnsi="MS Gothic"/>
                <w:sz w:val="24"/>
                <w:szCs w:val="24"/>
              </w:rPr>
            </w:pPr>
          </w:p>
          <w:p w14:paraId="1B1C7696" w14:textId="77777777" w:rsidR="00284E5D" w:rsidRPr="00C87850" w:rsidRDefault="00284E5D" w:rsidP="00F53A74">
            <w:pPr>
              <w:rPr>
                <w:rFonts w:ascii="MS Gothic" w:eastAsia="MS Gothic" w:hAnsi="MS Gothic"/>
                <w:sz w:val="24"/>
                <w:szCs w:val="24"/>
              </w:rPr>
            </w:pPr>
          </w:p>
          <w:p w14:paraId="0277572F" w14:textId="77777777" w:rsidR="00284E5D" w:rsidRPr="00C87850" w:rsidRDefault="00284E5D" w:rsidP="00F53A74">
            <w:pPr>
              <w:rPr>
                <w:rFonts w:ascii="MS Gothic" w:eastAsia="MS Gothic" w:hAnsi="MS Gothic"/>
                <w:sz w:val="24"/>
                <w:szCs w:val="24"/>
              </w:rPr>
            </w:pPr>
          </w:p>
        </w:tc>
      </w:tr>
    </w:tbl>
    <w:p w14:paraId="3A68A138" w14:textId="77777777" w:rsidR="00284E5D" w:rsidRPr="00C87850" w:rsidRDefault="00284E5D"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284E5D" w:rsidRPr="00C87850" w14:paraId="6EBB6F0E" w14:textId="77777777" w:rsidTr="00F53A74">
        <w:tc>
          <w:tcPr>
            <w:tcW w:w="8494" w:type="dxa"/>
          </w:tcPr>
          <w:p w14:paraId="32265225" w14:textId="711A9EF0" w:rsidR="00284E5D" w:rsidRPr="00C87850" w:rsidRDefault="00284E5D" w:rsidP="00A6314E">
            <w:pPr>
              <w:ind w:left="240" w:hangingChars="100" w:hanging="240"/>
              <w:rPr>
                <w:rFonts w:ascii="MS Gothic" w:eastAsia="MS Gothic" w:hAnsi="MS Gothic"/>
                <w:sz w:val="24"/>
                <w:szCs w:val="24"/>
              </w:rPr>
            </w:pPr>
            <w:r w:rsidRPr="00C87850">
              <w:rPr>
                <w:rFonts w:ascii="MS Gothic" w:eastAsia="MS Gothic" w:hAnsi="MS Gothic"/>
                <w:sz w:val="24"/>
                <w:szCs w:val="24"/>
              </w:rPr>
              <w:t>f.</w:t>
            </w:r>
            <w:r w:rsidRPr="00C87850">
              <w:rPr>
                <w:rFonts w:hint="eastAsia"/>
              </w:rPr>
              <w:t xml:space="preserve"> </w:t>
            </w:r>
            <w:r w:rsidRPr="00C87850">
              <w:rPr>
                <w:rFonts w:ascii="MS Gothic" w:eastAsia="MS Gothic" w:hAnsi="MS Gothic" w:hint="eastAsia"/>
                <w:sz w:val="24"/>
                <w:szCs w:val="24"/>
              </w:rPr>
              <w:t>湯漬脱羽室は、食鳥処理量に応じた十分な能力を有する湯漬機、脱羽機及び食鳥とたいの洗浄機並びにこれらの洗浄消毒設備を備えること。</w:t>
            </w:r>
          </w:p>
          <w:p w14:paraId="50B346AF" w14:textId="4628884D" w:rsidR="00284E5D" w:rsidRPr="00C87850" w:rsidRDefault="00284E5D" w:rsidP="00A6314E">
            <w:pPr>
              <w:ind w:left="240" w:hangingChars="100" w:hanging="240"/>
              <w:rPr>
                <w:rFonts w:ascii="MS Gothic" w:eastAsia="MS Gothic" w:hAnsi="MS Gothic"/>
                <w:sz w:val="24"/>
                <w:szCs w:val="24"/>
              </w:rPr>
            </w:pPr>
            <w:r w:rsidRPr="00C87850">
              <w:rPr>
                <w:rFonts w:ascii="MS Gothic" w:eastAsia="MS Gothic" w:hAnsi="MS Gothic"/>
                <w:sz w:val="24"/>
                <w:szCs w:val="24"/>
              </w:rPr>
              <w:t>f. Any scalding and defeathering room shall be provided with a scalding machine, a feather picking machine, and a machine for cleaning carcasses of poultry each of which has an adequate capacity in proportion to the number of poultry to be handled, and facilities for washing and disinfecting those machines.</w:t>
            </w:r>
          </w:p>
          <w:p w14:paraId="08AB8BE8" w14:textId="77777777" w:rsidR="00284E5D" w:rsidRPr="00C87850" w:rsidRDefault="00284E5D" w:rsidP="00F53A74">
            <w:pPr>
              <w:rPr>
                <w:rFonts w:ascii="MS Gothic" w:eastAsia="MS Gothic" w:hAnsi="MS Gothic"/>
                <w:sz w:val="24"/>
                <w:szCs w:val="24"/>
              </w:rPr>
            </w:pPr>
          </w:p>
          <w:p w14:paraId="3822FF13" w14:textId="77777777" w:rsidR="00284E5D" w:rsidRPr="00C87850" w:rsidRDefault="00284E5D" w:rsidP="00F53A74">
            <w:pPr>
              <w:rPr>
                <w:rFonts w:ascii="MS Gothic" w:eastAsia="MS Gothic" w:hAnsi="MS Gothic"/>
                <w:sz w:val="24"/>
                <w:szCs w:val="24"/>
              </w:rPr>
            </w:pPr>
          </w:p>
          <w:p w14:paraId="31A053CB" w14:textId="77777777" w:rsidR="00284E5D" w:rsidRPr="00C87850" w:rsidRDefault="00284E5D" w:rsidP="00F53A74">
            <w:pPr>
              <w:rPr>
                <w:rFonts w:ascii="MS Gothic" w:eastAsia="MS Gothic" w:hAnsi="MS Gothic"/>
                <w:sz w:val="24"/>
                <w:szCs w:val="24"/>
              </w:rPr>
            </w:pPr>
          </w:p>
        </w:tc>
      </w:tr>
    </w:tbl>
    <w:p w14:paraId="58217868" w14:textId="62E4392A" w:rsidR="001025C6" w:rsidRPr="00C87850" w:rsidRDefault="001025C6"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0B7CCE" w:rsidRPr="00C87850" w14:paraId="4FBD6D5D" w14:textId="77777777" w:rsidTr="00F53A74">
        <w:tc>
          <w:tcPr>
            <w:tcW w:w="8494" w:type="dxa"/>
          </w:tcPr>
          <w:p w14:paraId="2E60AA20" w14:textId="7B2C88F5" w:rsidR="000B7CCE" w:rsidRPr="00C87850" w:rsidRDefault="000B7CCE" w:rsidP="00F53A74">
            <w:pPr>
              <w:rPr>
                <w:rFonts w:ascii="MS Gothic" w:eastAsia="MS Gothic" w:hAnsi="MS Gothic"/>
                <w:sz w:val="24"/>
                <w:szCs w:val="24"/>
              </w:rPr>
            </w:pPr>
            <w:r w:rsidRPr="00C87850">
              <w:rPr>
                <w:rFonts w:ascii="MS Gothic" w:eastAsia="MS Gothic" w:hAnsi="MS Gothic"/>
                <w:sz w:val="24"/>
                <w:szCs w:val="24"/>
              </w:rPr>
              <w:t>g.</w:t>
            </w:r>
            <w:r w:rsidRPr="00C87850">
              <w:rPr>
                <w:rFonts w:hint="eastAsia"/>
              </w:rPr>
              <w:t xml:space="preserve"> </w:t>
            </w:r>
            <w:r w:rsidRPr="00C87850">
              <w:rPr>
                <w:rFonts w:ascii="MS Gothic" w:eastAsia="MS Gothic" w:hAnsi="MS Gothic" w:hint="eastAsia"/>
                <w:sz w:val="24"/>
                <w:szCs w:val="24"/>
              </w:rPr>
              <w:t>湯漬</w:t>
            </w:r>
          </w:p>
          <w:p w14:paraId="72B806F1" w14:textId="17EE3025" w:rsidR="000B7CCE" w:rsidRPr="00C87850" w:rsidRDefault="000B7CCE" w:rsidP="00A6314E">
            <w:pPr>
              <w:ind w:leftChars="100" w:left="210"/>
              <w:rPr>
                <w:rFonts w:ascii="MS Gothic" w:eastAsia="MS Gothic" w:hAnsi="MS Gothic"/>
                <w:sz w:val="24"/>
                <w:szCs w:val="24"/>
              </w:rPr>
            </w:pPr>
            <w:r w:rsidRPr="00C87850">
              <w:rPr>
                <w:rFonts w:ascii="MS Gothic" w:eastAsia="MS Gothic" w:hAnsi="MS Gothic"/>
                <w:sz w:val="24"/>
                <w:szCs w:val="24"/>
              </w:rPr>
              <w:t>(i)湯漬は、放血後速やかに湯漬を行うこと。</w:t>
            </w:r>
          </w:p>
          <w:p w14:paraId="18EF4E3A" w14:textId="71485CAD" w:rsidR="000B7CCE" w:rsidRPr="00C87850" w:rsidRDefault="000B7CCE" w:rsidP="00A6314E">
            <w:pPr>
              <w:ind w:leftChars="100" w:left="210"/>
              <w:rPr>
                <w:rFonts w:ascii="MS Gothic" w:eastAsia="MS Gothic" w:hAnsi="MS Gothic"/>
                <w:sz w:val="24"/>
                <w:szCs w:val="24"/>
              </w:rPr>
            </w:pPr>
            <w:r w:rsidRPr="00C87850">
              <w:rPr>
                <w:rFonts w:ascii="MS Gothic" w:eastAsia="MS Gothic" w:hAnsi="MS Gothic"/>
                <w:sz w:val="24"/>
                <w:szCs w:val="24"/>
              </w:rPr>
              <w:t>(ii）湯漬は、十分な水量を用いて行うこと。</w:t>
            </w:r>
          </w:p>
          <w:p w14:paraId="768F0787" w14:textId="3B57CE45" w:rsidR="000B7CCE" w:rsidRPr="00C87850" w:rsidRDefault="000B7CCE" w:rsidP="00A6314E">
            <w:pPr>
              <w:ind w:leftChars="100" w:left="445" w:hangingChars="98" w:hanging="235"/>
              <w:rPr>
                <w:rFonts w:ascii="MS Gothic" w:eastAsia="MS Gothic" w:hAnsi="MS Gothic"/>
                <w:sz w:val="24"/>
                <w:szCs w:val="24"/>
              </w:rPr>
            </w:pPr>
            <w:r w:rsidRPr="00C87850">
              <w:rPr>
                <w:rFonts w:ascii="MS Gothic" w:eastAsia="MS Gothic" w:hAnsi="MS Gothic"/>
                <w:sz w:val="24"/>
                <w:szCs w:val="24"/>
              </w:rPr>
              <w:t>(iii)湯漬にあたっては、併せて汚染物をできるだけ除去するよう配慮すること。</w:t>
            </w:r>
          </w:p>
          <w:p w14:paraId="4D6B4778" w14:textId="24D34783" w:rsidR="000B7CCE" w:rsidRPr="00C87850" w:rsidRDefault="000B7CCE" w:rsidP="00F53A74">
            <w:pPr>
              <w:rPr>
                <w:rFonts w:ascii="MS Gothic" w:eastAsia="MS Gothic" w:hAnsi="MS Gothic"/>
                <w:sz w:val="24"/>
                <w:szCs w:val="24"/>
              </w:rPr>
            </w:pPr>
            <w:r w:rsidRPr="00C87850">
              <w:rPr>
                <w:rFonts w:ascii="MS Gothic" w:eastAsia="MS Gothic" w:hAnsi="MS Gothic"/>
                <w:sz w:val="24"/>
                <w:szCs w:val="24"/>
              </w:rPr>
              <w:t>g. Scalding</w:t>
            </w:r>
          </w:p>
          <w:p w14:paraId="4C8B070A" w14:textId="69242F93" w:rsidR="000B7CCE" w:rsidRPr="00C87850" w:rsidRDefault="000B7CCE" w:rsidP="00A6314E">
            <w:pPr>
              <w:ind w:leftChars="100" w:left="210"/>
              <w:rPr>
                <w:rFonts w:ascii="MS Gothic" w:eastAsia="MS Gothic" w:hAnsi="MS Gothic"/>
                <w:sz w:val="24"/>
                <w:szCs w:val="24"/>
              </w:rPr>
            </w:pPr>
            <w:r w:rsidRPr="00C87850">
              <w:rPr>
                <w:rFonts w:ascii="MS Gothic" w:eastAsia="MS Gothic" w:hAnsi="MS Gothic"/>
                <w:sz w:val="24"/>
                <w:szCs w:val="24"/>
              </w:rPr>
              <w:t xml:space="preserve">(i)Carcasses is scalded promptly after bleeding. </w:t>
            </w:r>
          </w:p>
          <w:p w14:paraId="0C99D723" w14:textId="1710092A" w:rsidR="000B7CCE" w:rsidRPr="00C87850" w:rsidRDefault="000B7CCE" w:rsidP="00A6314E">
            <w:pPr>
              <w:ind w:leftChars="100" w:left="450" w:hangingChars="100" w:hanging="240"/>
              <w:rPr>
                <w:rFonts w:ascii="MS Gothic" w:eastAsia="MS Gothic" w:hAnsi="MS Gothic"/>
                <w:sz w:val="24"/>
                <w:szCs w:val="24"/>
              </w:rPr>
            </w:pPr>
            <w:r w:rsidRPr="00C87850">
              <w:rPr>
                <w:rFonts w:ascii="MS Gothic" w:eastAsia="MS Gothic" w:hAnsi="MS Gothic"/>
                <w:sz w:val="24"/>
                <w:szCs w:val="24"/>
              </w:rPr>
              <w:t xml:space="preserve">(ii)Scalding shall be done using sufficient amounts of water and hot water. </w:t>
            </w:r>
          </w:p>
          <w:p w14:paraId="586B45C1" w14:textId="6EDA177E" w:rsidR="000B7CCE" w:rsidRPr="00C87850" w:rsidRDefault="000B7CCE" w:rsidP="00A6314E">
            <w:pPr>
              <w:ind w:leftChars="100" w:left="450" w:hangingChars="100" w:hanging="240"/>
              <w:rPr>
                <w:rFonts w:ascii="MS Gothic" w:eastAsia="MS Gothic" w:hAnsi="MS Gothic"/>
                <w:sz w:val="24"/>
                <w:szCs w:val="24"/>
              </w:rPr>
            </w:pPr>
            <w:r w:rsidRPr="00C87850">
              <w:rPr>
                <w:rFonts w:ascii="MS Gothic" w:eastAsia="MS Gothic" w:hAnsi="MS Gothic"/>
                <w:sz w:val="24"/>
                <w:szCs w:val="24"/>
              </w:rPr>
              <w:t>(iii)In scalding, contaminants shall be removed from carcasses as much as possible.</w:t>
            </w:r>
          </w:p>
          <w:p w14:paraId="27A1A920" w14:textId="77777777" w:rsidR="000B7CCE" w:rsidRPr="00C87850" w:rsidRDefault="000B7CCE" w:rsidP="00F53A74">
            <w:pPr>
              <w:rPr>
                <w:rFonts w:ascii="MS Gothic" w:eastAsia="MS Gothic" w:hAnsi="MS Gothic"/>
                <w:sz w:val="24"/>
                <w:szCs w:val="24"/>
              </w:rPr>
            </w:pPr>
          </w:p>
          <w:p w14:paraId="7FE204FE" w14:textId="77777777" w:rsidR="000B7CCE" w:rsidRPr="00C87850" w:rsidRDefault="000B7CCE" w:rsidP="00F53A74">
            <w:pPr>
              <w:rPr>
                <w:rFonts w:ascii="MS Gothic" w:eastAsia="MS Gothic" w:hAnsi="MS Gothic"/>
                <w:sz w:val="24"/>
                <w:szCs w:val="24"/>
              </w:rPr>
            </w:pPr>
          </w:p>
          <w:p w14:paraId="1CE67258" w14:textId="77777777" w:rsidR="000B7CCE" w:rsidRPr="00C87850" w:rsidRDefault="000B7CCE" w:rsidP="00F53A74">
            <w:pPr>
              <w:rPr>
                <w:rFonts w:ascii="MS Gothic" w:eastAsia="MS Gothic" w:hAnsi="MS Gothic"/>
                <w:sz w:val="24"/>
                <w:szCs w:val="24"/>
              </w:rPr>
            </w:pPr>
          </w:p>
        </w:tc>
      </w:tr>
    </w:tbl>
    <w:p w14:paraId="6871E03D" w14:textId="3FD50DDB" w:rsidR="001025C6" w:rsidRPr="00C87850" w:rsidRDefault="001025C6"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C87850" w:rsidRPr="00C87850" w14:paraId="0E9783C4" w14:textId="77777777" w:rsidTr="00F53A74">
        <w:tc>
          <w:tcPr>
            <w:tcW w:w="8494" w:type="dxa"/>
          </w:tcPr>
          <w:p w14:paraId="01070CE2" w14:textId="77777777" w:rsidR="00936DF6" w:rsidRPr="00C87850" w:rsidRDefault="00936DF6" w:rsidP="00936DF6">
            <w:pPr>
              <w:rPr>
                <w:rFonts w:ascii="MS Gothic" w:eastAsia="MS Gothic" w:hAnsi="MS Gothic"/>
                <w:sz w:val="24"/>
                <w:szCs w:val="24"/>
              </w:rPr>
            </w:pPr>
            <w:r w:rsidRPr="00C87850">
              <w:rPr>
                <w:rFonts w:ascii="MS Gothic" w:eastAsia="MS Gothic" w:hAnsi="MS Gothic"/>
                <w:sz w:val="24"/>
                <w:szCs w:val="24"/>
              </w:rPr>
              <w:t>h.</w:t>
            </w:r>
            <w:r w:rsidRPr="00C87850">
              <w:rPr>
                <w:rFonts w:hint="eastAsia"/>
              </w:rPr>
              <w:t xml:space="preserve"> </w:t>
            </w:r>
            <w:r w:rsidRPr="00C87850">
              <w:rPr>
                <w:rFonts w:ascii="MS Gothic" w:eastAsia="MS Gothic" w:hAnsi="MS Gothic" w:hint="eastAsia"/>
                <w:sz w:val="24"/>
                <w:szCs w:val="24"/>
              </w:rPr>
              <w:t>中抜室は、次の要件を備えること。</w:t>
            </w:r>
          </w:p>
          <w:p w14:paraId="0685E45D" w14:textId="6C0C8A96" w:rsidR="00936DF6" w:rsidRPr="00C87850" w:rsidRDefault="00936DF6" w:rsidP="00A6314E">
            <w:pPr>
              <w:ind w:left="480" w:hangingChars="200" w:hanging="480"/>
              <w:rPr>
                <w:rFonts w:ascii="MS Gothic" w:eastAsia="MS Gothic" w:hAnsi="MS Gothic"/>
                <w:sz w:val="24"/>
                <w:szCs w:val="24"/>
              </w:rPr>
            </w:pPr>
            <w:r w:rsidRPr="00C87850">
              <w:rPr>
                <w:rFonts w:ascii="MS Gothic" w:eastAsia="MS Gothic" w:hAnsi="MS Gothic"/>
                <w:sz w:val="24"/>
                <w:szCs w:val="24"/>
              </w:rPr>
              <w:t xml:space="preserve"> (i) 食鳥中抜とたい及び当該食鳥中抜とたいに係る内臓が同一の食鳥に由来するものであることが確認可能で、かつ、他の食鳥中抜とたい又は内臓の汚染を防止できる構造のオーバーヘッドコンベア、ベルトコンベア又はバット等の設備を備えること。</w:t>
            </w:r>
          </w:p>
          <w:p w14:paraId="59968858" w14:textId="744E1220" w:rsidR="00936DF6" w:rsidRPr="00C87850" w:rsidRDefault="00936DF6" w:rsidP="00A6314E">
            <w:pPr>
              <w:ind w:left="480" w:hangingChars="200" w:hanging="480"/>
              <w:rPr>
                <w:rFonts w:ascii="MS Gothic" w:eastAsia="MS Gothic" w:hAnsi="MS Gothic"/>
                <w:sz w:val="24"/>
                <w:szCs w:val="24"/>
              </w:rPr>
            </w:pPr>
            <w:r w:rsidRPr="00C87850">
              <w:rPr>
                <w:rFonts w:ascii="MS Gothic" w:eastAsia="MS Gothic" w:hAnsi="MS Gothic"/>
                <w:sz w:val="24"/>
                <w:szCs w:val="24"/>
              </w:rPr>
              <w:t xml:space="preserve"> (ii) 食鳥処理量に応じた十分な能力を有する総排泄腔切除、開腹、内臓摘出、食鳥中抜とたいの内外の洗浄及び食鳥中抜とたいの冷却を行うため</w:t>
            </w:r>
            <w:r w:rsidRPr="00C87850">
              <w:rPr>
                <w:rFonts w:ascii="MS Gothic" w:eastAsia="MS Gothic" w:hAnsi="MS Gothic"/>
                <w:sz w:val="24"/>
                <w:szCs w:val="24"/>
              </w:rPr>
              <w:lastRenderedPageBreak/>
              <w:t>の機械器具並びにこれらの洗浄消毒設備を備えること。</w:t>
            </w:r>
          </w:p>
          <w:p w14:paraId="7EF98505" w14:textId="462A6A44" w:rsidR="00936DF6" w:rsidRPr="00C87850" w:rsidRDefault="00936DF6" w:rsidP="00A6314E">
            <w:pPr>
              <w:ind w:left="480" w:hangingChars="200" w:hanging="480"/>
              <w:rPr>
                <w:rFonts w:ascii="MS Gothic" w:eastAsia="MS Gothic" w:hAnsi="MS Gothic"/>
                <w:sz w:val="24"/>
                <w:szCs w:val="24"/>
              </w:rPr>
            </w:pPr>
            <w:r w:rsidRPr="00C87850">
              <w:rPr>
                <w:rFonts w:ascii="MS Gothic" w:eastAsia="MS Gothic" w:hAnsi="MS Gothic"/>
                <w:sz w:val="24"/>
                <w:szCs w:val="24"/>
              </w:rPr>
              <w:t xml:space="preserve"> (iii) 食鳥処理に使用するオーバーヘッドコンベア、ベルトコンベア、バット、テーブル及びまな板等の機械器具の洗浄消毒設備を備えること。</w:t>
            </w:r>
          </w:p>
          <w:p w14:paraId="6090D90D" w14:textId="7AD13F9A" w:rsidR="00936DF6" w:rsidRPr="00C87850" w:rsidRDefault="00936DF6" w:rsidP="00936DF6">
            <w:pPr>
              <w:rPr>
                <w:rFonts w:ascii="MS Gothic" w:eastAsia="MS Gothic" w:hAnsi="MS Gothic"/>
                <w:sz w:val="24"/>
                <w:szCs w:val="24"/>
              </w:rPr>
            </w:pPr>
            <w:r w:rsidRPr="00C87850">
              <w:rPr>
                <w:rFonts w:ascii="MS Gothic" w:eastAsia="MS Gothic" w:hAnsi="MS Gothic"/>
                <w:sz w:val="24"/>
                <w:szCs w:val="24"/>
              </w:rPr>
              <w:t xml:space="preserve"> (iv) 従事者の数に応じた数の手洗い設備を備えること。</w:t>
            </w:r>
          </w:p>
          <w:p w14:paraId="3803733C" w14:textId="77777777" w:rsidR="00936DF6" w:rsidRPr="00C87850" w:rsidRDefault="00936DF6" w:rsidP="00936DF6">
            <w:pPr>
              <w:rPr>
                <w:rFonts w:ascii="MS Gothic" w:eastAsia="MS Gothic" w:hAnsi="MS Gothic"/>
                <w:sz w:val="24"/>
                <w:szCs w:val="24"/>
              </w:rPr>
            </w:pPr>
            <w:r w:rsidRPr="00C87850">
              <w:rPr>
                <w:rFonts w:ascii="MS Gothic" w:eastAsia="MS Gothic" w:hAnsi="MS Gothic"/>
                <w:sz w:val="24"/>
                <w:szCs w:val="24"/>
              </w:rPr>
              <w:t>h. Any evisceration room shall be provided with the following.</w:t>
            </w:r>
          </w:p>
          <w:p w14:paraId="77689E7C" w14:textId="019A4FB8" w:rsidR="00936DF6" w:rsidRPr="00C87850" w:rsidRDefault="00936DF6" w:rsidP="00A6314E">
            <w:pPr>
              <w:ind w:left="480" w:hangingChars="200" w:hanging="480"/>
              <w:rPr>
                <w:rFonts w:ascii="MS Gothic" w:eastAsia="MS Gothic" w:hAnsi="MS Gothic"/>
                <w:sz w:val="24"/>
                <w:szCs w:val="24"/>
              </w:rPr>
            </w:pPr>
            <w:r w:rsidRPr="00C87850">
              <w:rPr>
                <w:rFonts w:ascii="MS Gothic" w:eastAsia="MS Gothic" w:hAnsi="MS Gothic"/>
                <w:sz w:val="24"/>
                <w:szCs w:val="24"/>
              </w:rPr>
              <w:t xml:space="preserve"> (i) One or more overhead conveyers, belt conveyers, or vats which allow employees to make sure that an eviscerated carcass and viscera are identified with original carcass and which have a structure to prevent any contamination of other carcasses and viscera.</w:t>
            </w:r>
          </w:p>
          <w:p w14:paraId="0394E526" w14:textId="2433BEB8" w:rsidR="00936DF6" w:rsidRPr="00C87850" w:rsidRDefault="00936DF6" w:rsidP="00A6314E">
            <w:pPr>
              <w:ind w:left="480" w:hangingChars="200" w:hanging="480"/>
              <w:rPr>
                <w:rFonts w:ascii="MS Gothic" w:eastAsia="MS Gothic" w:hAnsi="MS Gothic"/>
                <w:sz w:val="24"/>
                <w:szCs w:val="24"/>
              </w:rPr>
            </w:pPr>
            <w:r w:rsidRPr="00C87850">
              <w:rPr>
                <w:rFonts w:ascii="MS Gothic" w:eastAsia="MS Gothic" w:hAnsi="MS Gothic"/>
                <w:sz w:val="24"/>
                <w:szCs w:val="24"/>
              </w:rPr>
              <w:t xml:space="preserve"> (ii) Equipment and utensils used for cutting off cloacae, abdominal operations, evisceration, washing the inside and outside of eviscerated carcasses, and cooling eviscerated carcasses, and facilities for washing and disinfecting them.</w:t>
            </w:r>
          </w:p>
          <w:p w14:paraId="02279E14" w14:textId="7C81AA3F" w:rsidR="00936DF6" w:rsidRPr="00C87850" w:rsidRDefault="00936DF6" w:rsidP="00A6314E">
            <w:pPr>
              <w:ind w:left="480" w:hangingChars="200" w:hanging="480"/>
              <w:rPr>
                <w:rFonts w:ascii="MS Gothic" w:eastAsia="MS Gothic" w:hAnsi="MS Gothic"/>
                <w:sz w:val="24"/>
                <w:szCs w:val="24"/>
              </w:rPr>
            </w:pPr>
            <w:r w:rsidRPr="00C87850">
              <w:rPr>
                <w:rFonts w:ascii="MS Gothic" w:eastAsia="MS Gothic" w:hAnsi="MS Gothic"/>
                <w:sz w:val="24"/>
                <w:szCs w:val="24"/>
              </w:rPr>
              <w:t xml:space="preserve"> (iii) Facilities for washing and disinfecting overhead conveyers, belt conveyers, vats, tables, chipping boards, and other equipment and utensils used for poultry slaughtering.</w:t>
            </w:r>
          </w:p>
          <w:p w14:paraId="70F2919F" w14:textId="7989D589" w:rsidR="00936DF6" w:rsidRPr="00C87850" w:rsidRDefault="00936DF6" w:rsidP="00A6314E">
            <w:pPr>
              <w:ind w:left="480" w:hangingChars="200" w:hanging="480"/>
              <w:rPr>
                <w:rFonts w:ascii="MS Gothic" w:eastAsia="MS Gothic" w:hAnsi="MS Gothic"/>
                <w:sz w:val="24"/>
                <w:szCs w:val="24"/>
              </w:rPr>
            </w:pPr>
            <w:r w:rsidRPr="00C87850">
              <w:rPr>
                <w:rFonts w:ascii="MS Gothic" w:eastAsia="MS Gothic" w:hAnsi="MS Gothic"/>
                <w:sz w:val="24"/>
                <w:szCs w:val="24"/>
              </w:rPr>
              <w:t xml:space="preserve"> (iv) An adequate number of hand washing equipment in proportion to the number of employees.</w:t>
            </w:r>
          </w:p>
          <w:p w14:paraId="24C97F3E" w14:textId="77777777" w:rsidR="00936DF6" w:rsidRPr="00C87850" w:rsidRDefault="00936DF6" w:rsidP="00F53A74">
            <w:pPr>
              <w:rPr>
                <w:rFonts w:ascii="MS Gothic" w:eastAsia="MS Gothic" w:hAnsi="MS Gothic"/>
                <w:sz w:val="24"/>
                <w:szCs w:val="24"/>
              </w:rPr>
            </w:pPr>
          </w:p>
          <w:p w14:paraId="61233860" w14:textId="77777777" w:rsidR="00936DF6" w:rsidRPr="00C87850" w:rsidRDefault="00936DF6" w:rsidP="00F53A74">
            <w:pPr>
              <w:rPr>
                <w:rFonts w:ascii="MS Gothic" w:eastAsia="MS Gothic" w:hAnsi="MS Gothic"/>
                <w:sz w:val="24"/>
                <w:szCs w:val="24"/>
              </w:rPr>
            </w:pPr>
          </w:p>
          <w:p w14:paraId="1F36A653" w14:textId="77777777" w:rsidR="00936DF6" w:rsidRPr="00C87850" w:rsidRDefault="00936DF6" w:rsidP="00F53A74">
            <w:pPr>
              <w:rPr>
                <w:rFonts w:ascii="MS Gothic" w:eastAsia="MS Gothic" w:hAnsi="MS Gothic"/>
                <w:sz w:val="24"/>
                <w:szCs w:val="24"/>
              </w:rPr>
            </w:pPr>
          </w:p>
        </w:tc>
      </w:tr>
    </w:tbl>
    <w:p w14:paraId="6B814EBE" w14:textId="78DAEF4F" w:rsidR="00936DF6" w:rsidRPr="00C87850" w:rsidRDefault="00936DF6"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2E27CF" w:rsidRPr="00C87850" w14:paraId="71293E0C" w14:textId="77777777" w:rsidTr="00F53A74">
        <w:tc>
          <w:tcPr>
            <w:tcW w:w="8494" w:type="dxa"/>
          </w:tcPr>
          <w:p w14:paraId="3FABC1E2" w14:textId="4320C04A" w:rsidR="002E27CF" w:rsidRPr="00C87850" w:rsidRDefault="002E27CF" w:rsidP="00F53A74">
            <w:pPr>
              <w:rPr>
                <w:rFonts w:ascii="MS Gothic" w:eastAsia="MS Gothic" w:hAnsi="MS Gothic"/>
                <w:sz w:val="24"/>
                <w:szCs w:val="24"/>
              </w:rPr>
            </w:pPr>
            <w:r w:rsidRPr="00C87850">
              <w:rPr>
                <w:rFonts w:ascii="MS Gothic" w:eastAsia="MS Gothic" w:hAnsi="MS Gothic"/>
                <w:sz w:val="24"/>
                <w:szCs w:val="24"/>
              </w:rPr>
              <w:t>i.</w:t>
            </w:r>
            <w:r w:rsidRPr="00C87850">
              <w:rPr>
                <w:rFonts w:hint="eastAsia"/>
              </w:rPr>
              <w:t xml:space="preserve"> </w:t>
            </w:r>
            <w:r w:rsidRPr="00C87850">
              <w:rPr>
                <w:rFonts w:ascii="MS Gothic" w:eastAsia="MS Gothic" w:hAnsi="MS Gothic" w:hint="eastAsia"/>
                <w:sz w:val="24"/>
                <w:szCs w:val="24"/>
              </w:rPr>
              <w:t>とたい間の相互汚染防止の措置がとられていること。</w:t>
            </w:r>
          </w:p>
          <w:p w14:paraId="3DAF0D43" w14:textId="2A901EBA" w:rsidR="002E27CF" w:rsidRPr="00C87850" w:rsidRDefault="002E27CF" w:rsidP="00F53A74">
            <w:pPr>
              <w:rPr>
                <w:rFonts w:ascii="MS Gothic" w:eastAsia="MS Gothic" w:hAnsi="MS Gothic"/>
                <w:sz w:val="24"/>
                <w:szCs w:val="24"/>
              </w:rPr>
            </w:pPr>
            <w:r w:rsidRPr="00C87850">
              <w:rPr>
                <w:rFonts w:ascii="MS Gothic" w:eastAsia="MS Gothic" w:hAnsi="MS Gothic"/>
                <w:sz w:val="24"/>
                <w:szCs w:val="24"/>
              </w:rPr>
              <w:t>i. Prevent the carcass from being contaminated by other carcass mutually.</w:t>
            </w:r>
          </w:p>
          <w:p w14:paraId="7F9C9D7A" w14:textId="77777777" w:rsidR="002E27CF" w:rsidRPr="00C87850" w:rsidRDefault="002E27CF" w:rsidP="00F53A74">
            <w:pPr>
              <w:rPr>
                <w:rFonts w:ascii="MS Gothic" w:eastAsia="MS Gothic" w:hAnsi="MS Gothic"/>
                <w:sz w:val="24"/>
                <w:szCs w:val="24"/>
              </w:rPr>
            </w:pPr>
          </w:p>
          <w:p w14:paraId="36523EDE" w14:textId="77777777" w:rsidR="002E27CF" w:rsidRPr="00C87850" w:rsidRDefault="002E27CF" w:rsidP="00F53A74">
            <w:pPr>
              <w:rPr>
                <w:rFonts w:ascii="MS Gothic" w:eastAsia="MS Gothic" w:hAnsi="MS Gothic"/>
                <w:sz w:val="24"/>
                <w:szCs w:val="24"/>
              </w:rPr>
            </w:pPr>
          </w:p>
          <w:p w14:paraId="0C4293B5" w14:textId="77777777" w:rsidR="002E27CF" w:rsidRPr="00C87850" w:rsidRDefault="002E27CF" w:rsidP="00F53A74">
            <w:pPr>
              <w:rPr>
                <w:rFonts w:ascii="MS Gothic" w:eastAsia="MS Gothic" w:hAnsi="MS Gothic"/>
                <w:sz w:val="24"/>
                <w:szCs w:val="24"/>
              </w:rPr>
            </w:pPr>
          </w:p>
        </w:tc>
      </w:tr>
    </w:tbl>
    <w:p w14:paraId="021BB4FF" w14:textId="136CCF77" w:rsidR="002E27CF" w:rsidRPr="00C87850" w:rsidRDefault="002E27CF"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2E27CF" w:rsidRPr="00C87850" w14:paraId="3F1E0829" w14:textId="77777777" w:rsidTr="00F53A74">
        <w:tc>
          <w:tcPr>
            <w:tcW w:w="8494" w:type="dxa"/>
          </w:tcPr>
          <w:p w14:paraId="60055836" w14:textId="07377476" w:rsidR="002E27CF" w:rsidRPr="00C87850" w:rsidRDefault="008711D1" w:rsidP="00A6314E">
            <w:pPr>
              <w:ind w:left="240" w:hangingChars="100" w:hanging="240"/>
              <w:rPr>
                <w:rFonts w:ascii="MS Gothic" w:eastAsia="MS Gothic" w:hAnsi="MS Gothic"/>
                <w:sz w:val="24"/>
                <w:szCs w:val="24"/>
              </w:rPr>
            </w:pPr>
            <w:r w:rsidRPr="00C87850">
              <w:rPr>
                <w:rFonts w:ascii="MS Gothic" w:eastAsia="MS Gothic" w:hAnsi="MS Gothic"/>
                <w:sz w:val="24"/>
                <w:szCs w:val="24"/>
              </w:rPr>
              <w:t>j</w:t>
            </w:r>
            <w:r w:rsidR="002E27CF" w:rsidRPr="00C87850">
              <w:rPr>
                <w:rFonts w:ascii="MS Gothic" w:eastAsia="MS Gothic" w:hAnsi="MS Gothic"/>
                <w:sz w:val="24"/>
                <w:szCs w:val="24"/>
              </w:rPr>
              <w:t>.</w:t>
            </w:r>
            <w:r w:rsidR="002E27CF" w:rsidRPr="00C87850">
              <w:rPr>
                <w:rFonts w:hint="eastAsia"/>
              </w:rPr>
              <w:t xml:space="preserve"> </w:t>
            </w:r>
            <w:r w:rsidRPr="00C87850">
              <w:rPr>
                <w:rFonts w:ascii="MS Gothic" w:eastAsia="MS Gothic" w:hAnsi="MS Gothic" w:hint="eastAsia"/>
                <w:sz w:val="24"/>
                <w:szCs w:val="24"/>
              </w:rPr>
              <w:t>窓、換気口等外部への開口部には、昆虫等の進入を防ぐ設備が設けられていること。</w:t>
            </w:r>
          </w:p>
          <w:p w14:paraId="48160AF3" w14:textId="4D0704E8" w:rsidR="002E27CF" w:rsidRPr="00C87850" w:rsidRDefault="008711D1" w:rsidP="00A6314E">
            <w:pPr>
              <w:ind w:left="240" w:hangingChars="100" w:hanging="240"/>
              <w:rPr>
                <w:rFonts w:ascii="MS Gothic" w:eastAsia="MS Gothic" w:hAnsi="MS Gothic"/>
                <w:sz w:val="24"/>
                <w:szCs w:val="24"/>
              </w:rPr>
            </w:pPr>
            <w:r w:rsidRPr="00C87850">
              <w:rPr>
                <w:rFonts w:ascii="MS Gothic" w:eastAsia="MS Gothic" w:hAnsi="MS Gothic"/>
                <w:sz w:val="24"/>
                <w:szCs w:val="24"/>
              </w:rPr>
              <w:t>j</w:t>
            </w:r>
            <w:r w:rsidR="002E27CF" w:rsidRPr="00C87850">
              <w:rPr>
                <w:rFonts w:ascii="MS Gothic" w:eastAsia="MS Gothic" w:hAnsi="MS Gothic"/>
                <w:sz w:val="24"/>
                <w:szCs w:val="24"/>
              </w:rPr>
              <w:t xml:space="preserve">. </w:t>
            </w:r>
            <w:r w:rsidRPr="00C87850">
              <w:rPr>
                <w:rFonts w:ascii="MS Gothic" w:eastAsia="MS Gothic" w:hAnsi="MS Gothic"/>
                <w:sz w:val="24"/>
                <w:szCs w:val="24"/>
              </w:rPr>
              <w:t>Any window, ventilating opening, or other opening connected to the outside shall have an appropriate means to prevent any invasion of insects.</w:t>
            </w:r>
          </w:p>
          <w:p w14:paraId="10AEE55F" w14:textId="77777777" w:rsidR="002E27CF" w:rsidRPr="00C87850" w:rsidRDefault="002E27CF" w:rsidP="00F53A74">
            <w:pPr>
              <w:rPr>
                <w:rFonts w:ascii="MS Gothic" w:eastAsia="MS Gothic" w:hAnsi="MS Gothic"/>
                <w:sz w:val="24"/>
                <w:szCs w:val="24"/>
              </w:rPr>
            </w:pPr>
          </w:p>
          <w:p w14:paraId="20A21FDE" w14:textId="77777777" w:rsidR="002E27CF" w:rsidRPr="00C87850" w:rsidRDefault="002E27CF" w:rsidP="00F53A74">
            <w:pPr>
              <w:rPr>
                <w:rFonts w:ascii="MS Gothic" w:eastAsia="MS Gothic" w:hAnsi="MS Gothic"/>
                <w:sz w:val="24"/>
                <w:szCs w:val="24"/>
              </w:rPr>
            </w:pPr>
          </w:p>
          <w:p w14:paraId="06AD3D87" w14:textId="77777777" w:rsidR="002E27CF" w:rsidRPr="00C87850" w:rsidRDefault="002E27CF" w:rsidP="00F53A74">
            <w:pPr>
              <w:rPr>
                <w:rFonts w:ascii="MS Gothic" w:eastAsia="MS Gothic" w:hAnsi="MS Gothic"/>
                <w:sz w:val="24"/>
                <w:szCs w:val="24"/>
              </w:rPr>
            </w:pPr>
          </w:p>
        </w:tc>
      </w:tr>
    </w:tbl>
    <w:p w14:paraId="505FCBE4" w14:textId="642F719A" w:rsidR="002E27CF" w:rsidRPr="00C87850" w:rsidRDefault="002E27CF"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8711D1" w:rsidRPr="00C87850" w14:paraId="50B4C82A" w14:textId="77777777" w:rsidTr="00F53A74">
        <w:tc>
          <w:tcPr>
            <w:tcW w:w="8494" w:type="dxa"/>
          </w:tcPr>
          <w:p w14:paraId="5B5380D1" w14:textId="67BF0A71" w:rsidR="008711D1" w:rsidRPr="00C87850" w:rsidRDefault="008711D1" w:rsidP="00A6314E">
            <w:pPr>
              <w:ind w:left="240" w:hangingChars="100" w:hanging="240"/>
              <w:rPr>
                <w:rFonts w:ascii="MS Gothic" w:eastAsia="MS Gothic" w:hAnsi="MS Gothic"/>
                <w:sz w:val="24"/>
                <w:szCs w:val="24"/>
              </w:rPr>
            </w:pPr>
            <w:r w:rsidRPr="00C87850">
              <w:rPr>
                <w:rFonts w:ascii="MS Gothic" w:eastAsia="MS Gothic" w:hAnsi="MS Gothic"/>
                <w:sz w:val="24"/>
                <w:szCs w:val="24"/>
              </w:rPr>
              <w:t>k.</w:t>
            </w:r>
            <w:r w:rsidRPr="00C87850">
              <w:rPr>
                <w:rFonts w:hint="eastAsia"/>
              </w:rPr>
              <w:t xml:space="preserve"> </w:t>
            </w:r>
            <w:r w:rsidRPr="00C87850">
              <w:rPr>
                <w:rFonts w:ascii="MS Gothic" w:eastAsia="MS Gothic" w:hAnsi="MS Gothic" w:hint="eastAsia"/>
                <w:sz w:val="24"/>
                <w:szCs w:val="24"/>
              </w:rPr>
              <w:t>不可食部位を管理する設備（不可食用容器又は保管場所）が、施設の適切な位置に設けられていること。</w:t>
            </w:r>
          </w:p>
          <w:p w14:paraId="2D81BD86" w14:textId="132E26B3" w:rsidR="008711D1" w:rsidRPr="00C87850" w:rsidRDefault="008711D1" w:rsidP="00A6314E">
            <w:pPr>
              <w:ind w:left="240" w:hangingChars="100" w:hanging="240"/>
              <w:rPr>
                <w:rFonts w:ascii="MS Gothic" w:eastAsia="MS Gothic" w:hAnsi="MS Gothic"/>
                <w:sz w:val="24"/>
                <w:szCs w:val="24"/>
              </w:rPr>
            </w:pPr>
            <w:r w:rsidRPr="00C87850">
              <w:rPr>
                <w:rFonts w:ascii="MS Gothic" w:eastAsia="MS Gothic" w:hAnsi="MS Gothic"/>
                <w:sz w:val="24"/>
                <w:szCs w:val="24"/>
              </w:rPr>
              <w:t xml:space="preserve">k. Non-edible parts and discarded matter shall be put into exclusive containers with the </w:t>
            </w:r>
            <w:r w:rsidR="0078670C" w:rsidRPr="00C87850">
              <w:rPr>
                <w:rFonts w:ascii="MS Gothic" w:eastAsia="MS Gothic" w:hAnsi="MS Gothic"/>
                <w:sz w:val="24"/>
                <w:szCs w:val="24"/>
              </w:rPr>
              <w:t xml:space="preserve">label for the discarded matter </w:t>
            </w:r>
            <w:r w:rsidRPr="00C87850">
              <w:rPr>
                <w:rFonts w:ascii="MS Gothic" w:eastAsia="MS Gothic" w:hAnsi="MS Gothic"/>
                <w:sz w:val="24"/>
                <w:szCs w:val="24"/>
              </w:rPr>
              <w:t>carried away from the processing room, and shall be treated in ways that will prevent it from causing sanitary trouble.</w:t>
            </w:r>
          </w:p>
          <w:p w14:paraId="65509139" w14:textId="77777777" w:rsidR="008711D1" w:rsidRPr="00C87850" w:rsidRDefault="008711D1" w:rsidP="00F53A74">
            <w:pPr>
              <w:rPr>
                <w:rFonts w:ascii="MS Gothic" w:eastAsia="MS Gothic" w:hAnsi="MS Gothic"/>
                <w:sz w:val="24"/>
                <w:szCs w:val="24"/>
              </w:rPr>
            </w:pPr>
          </w:p>
          <w:p w14:paraId="5EE025DA" w14:textId="77777777" w:rsidR="008711D1" w:rsidRPr="00C87850" w:rsidRDefault="008711D1" w:rsidP="00F53A74">
            <w:pPr>
              <w:rPr>
                <w:rFonts w:ascii="MS Gothic" w:eastAsia="MS Gothic" w:hAnsi="MS Gothic"/>
                <w:sz w:val="24"/>
                <w:szCs w:val="24"/>
              </w:rPr>
            </w:pPr>
          </w:p>
          <w:p w14:paraId="5818F67C" w14:textId="77777777" w:rsidR="008711D1" w:rsidRPr="00C87850" w:rsidRDefault="008711D1" w:rsidP="00F53A74">
            <w:pPr>
              <w:rPr>
                <w:rFonts w:ascii="MS Gothic" w:eastAsia="MS Gothic" w:hAnsi="MS Gothic"/>
                <w:sz w:val="24"/>
                <w:szCs w:val="24"/>
              </w:rPr>
            </w:pPr>
          </w:p>
        </w:tc>
      </w:tr>
    </w:tbl>
    <w:p w14:paraId="0B261D54" w14:textId="77777777" w:rsidR="008711D1" w:rsidRPr="00C87850" w:rsidRDefault="008711D1"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8711D1" w:rsidRPr="00C87850" w14:paraId="114036EC" w14:textId="77777777" w:rsidTr="00F53A74">
        <w:tc>
          <w:tcPr>
            <w:tcW w:w="8494" w:type="dxa"/>
          </w:tcPr>
          <w:p w14:paraId="21D91AE3" w14:textId="4537B8FD" w:rsidR="008711D1" w:rsidRPr="00C87850" w:rsidRDefault="008711D1" w:rsidP="00A6314E">
            <w:pPr>
              <w:ind w:left="240" w:hangingChars="100" w:hanging="240"/>
              <w:rPr>
                <w:rFonts w:ascii="MS Gothic" w:eastAsia="MS Gothic" w:hAnsi="MS Gothic"/>
                <w:sz w:val="24"/>
                <w:szCs w:val="24"/>
              </w:rPr>
            </w:pPr>
            <w:r w:rsidRPr="00C87850">
              <w:rPr>
                <w:rFonts w:ascii="MS Gothic" w:eastAsia="MS Gothic" w:hAnsi="MS Gothic"/>
                <w:sz w:val="24"/>
                <w:szCs w:val="24"/>
              </w:rPr>
              <w:t>l.</w:t>
            </w:r>
            <w:r w:rsidRPr="00C87850">
              <w:rPr>
                <w:rFonts w:hint="eastAsia"/>
              </w:rPr>
              <w:t xml:space="preserve"> </w:t>
            </w:r>
            <w:r w:rsidRPr="00C87850">
              <w:rPr>
                <w:rFonts w:ascii="MS Gothic" w:eastAsia="MS Gothic" w:hAnsi="MS Gothic" w:hint="eastAsia"/>
                <w:sz w:val="24"/>
                <w:szCs w:val="24"/>
              </w:rPr>
              <w:t>中抜きとたいに係る内臓が同一の食鳥に由来するものであることが確認できること。</w:t>
            </w:r>
          </w:p>
          <w:p w14:paraId="20E936D5" w14:textId="0C874BC0" w:rsidR="008711D1" w:rsidRPr="00C87850" w:rsidRDefault="008711D1" w:rsidP="00A6314E">
            <w:pPr>
              <w:ind w:left="240" w:hangingChars="100" w:hanging="240"/>
              <w:rPr>
                <w:rFonts w:ascii="MS Gothic" w:eastAsia="MS Gothic" w:hAnsi="MS Gothic"/>
                <w:sz w:val="24"/>
                <w:szCs w:val="24"/>
              </w:rPr>
            </w:pPr>
            <w:r w:rsidRPr="00C87850">
              <w:rPr>
                <w:rFonts w:ascii="MS Gothic" w:eastAsia="MS Gothic" w:hAnsi="MS Gothic"/>
                <w:sz w:val="24"/>
                <w:szCs w:val="24"/>
              </w:rPr>
              <w:t>l. Any evisceration room shall be provided one or more overhead conveyers, belt conveyers, or vats which allow employees to make sure that an eviscerated carcass and viscera are identified with original carcass.</w:t>
            </w:r>
          </w:p>
          <w:p w14:paraId="2DE93DFB" w14:textId="77777777" w:rsidR="008711D1" w:rsidRPr="00C87850" w:rsidRDefault="008711D1" w:rsidP="00F53A74">
            <w:pPr>
              <w:rPr>
                <w:rFonts w:ascii="MS Gothic" w:eastAsia="MS Gothic" w:hAnsi="MS Gothic"/>
                <w:sz w:val="24"/>
                <w:szCs w:val="24"/>
              </w:rPr>
            </w:pPr>
          </w:p>
          <w:p w14:paraId="67FB8D4A" w14:textId="77777777" w:rsidR="008711D1" w:rsidRPr="00C87850" w:rsidRDefault="008711D1" w:rsidP="00F53A74">
            <w:pPr>
              <w:rPr>
                <w:rFonts w:ascii="MS Gothic" w:eastAsia="MS Gothic" w:hAnsi="MS Gothic"/>
                <w:sz w:val="24"/>
                <w:szCs w:val="24"/>
              </w:rPr>
            </w:pPr>
          </w:p>
          <w:p w14:paraId="3868382F" w14:textId="77777777" w:rsidR="008711D1" w:rsidRPr="00C87850" w:rsidRDefault="008711D1" w:rsidP="00F53A74">
            <w:pPr>
              <w:rPr>
                <w:rFonts w:ascii="MS Gothic" w:eastAsia="MS Gothic" w:hAnsi="MS Gothic"/>
                <w:sz w:val="24"/>
                <w:szCs w:val="24"/>
              </w:rPr>
            </w:pPr>
          </w:p>
        </w:tc>
      </w:tr>
    </w:tbl>
    <w:p w14:paraId="538D6E72" w14:textId="7B19C086" w:rsidR="00284E5D" w:rsidRPr="00C87850" w:rsidRDefault="00284E5D" w:rsidP="00997F16">
      <w:pPr>
        <w:ind w:left="360" w:hangingChars="150" w:hanging="360"/>
        <w:rPr>
          <w:rFonts w:ascii="MS Gothic" w:eastAsia="MS Gothic" w:hAnsi="MS Gothic"/>
          <w:sz w:val="24"/>
          <w:szCs w:val="24"/>
        </w:rPr>
      </w:pPr>
    </w:p>
    <w:p w14:paraId="25FBDBED" w14:textId="4FD56459" w:rsidR="00D21323" w:rsidRPr="00C87850" w:rsidRDefault="00D21323" w:rsidP="00997F16">
      <w:pPr>
        <w:ind w:left="360" w:hangingChars="150" w:hanging="360"/>
        <w:rPr>
          <w:rFonts w:ascii="MS Gothic" w:eastAsia="MS Gothic" w:hAnsi="MS Gothic"/>
          <w:sz w:val="24"/>
          <w:szCs w:val="24"/>
        </w:rPr>
      </w:pPr>
      <w:r w:rsidRPr="00C87850">
        <w:rPr>
          <w:rFonts w:ascii="MS Gothic" w:eastAsia="MS Gothic" w:hAnsi="MS Gothic" w:hint="eastAsia"/>
          <w:sz w:val="24"/>
          <w:szCs w:val="24"/>
        </w:rPr>
        <w:t>(4)　検査場所</w:t>
      </w:r>
    </w:p>
    <w:p w14:paraId="487778DB" w14:textId="10C4B869" w:rsidR="00D21323" w:rsidRPr="00C87850" w:rsidRDefault="00D21323" w:rsidP="00997F16">
      <w:pPr>
        <w:ind w:left="360" w:hangingChars="150" w:hanging="360"/>
        <w:rPr>
          <w:rFonts w:ascii="MS Gothic" w:eastAsia="MS Gothic" w:hAnsi="MS Gothic"/>
          <w:sz w:val="24"/>
          <w:szCs w:val="24"/>
        </w:rPr>
      </w:pPr>
      <w:r w:rsidRPr="00C87850">
        <w:rPr>
          <w:rFonts w:ascii="MS Gothic" w:eastAsia="MS Gothic" w:hAnsi="MS Gothic" w:hint="eastAsia"/>
          <w:sz w:val="24"/>
          <w:szCs w:val="24"/>
        </w:rPr>
        <w:t>(4)　Inspection area</w:t>
      </w:r>
    </w:p>
    <w:tbl>
      <w:tblPr>
        <w:tblStyle w:val="a4"/>
        <w:tblW w:w="0" w:type="auto"/>
        <w:tblLook w:val="04A0" w:firstRow="1" w:lastRow="0" w:firstColumn="1" w:lastColumn="0" w:noHBand="0" w:noVBand="1"/>
      </w:tblPr>
      <w:tblGrid>
        <w:gridCol w:w="8494"/>
      </w:tblGrid>
      <w:tr w:rsidR="00D21323" w:rsidRPr="00C87850" w14:paraId="3039EC6C" w14:textId="77777777" w:rsidTr="00F53A74">
        <w:tc>
          <w:tcPr>
            <w:tcW w:w="8494" w:type="dxa"/>
          </w:tcPr>
          <w:p w14:paraId="14378827" w14:textId="383C887C" w:rsidR="00D21323" w:rsidRPr="00C87850" w:rsidRDefault="00D21323" w:rsidP="00F53A74">
            <w:pPr>
              <w:rPr>
                <w:rFonts w:ascii="MS Gothic" w:eastAsia="MS Gothic" w:hAnsi="MS Gothic"/>
                <w:sz w:val="24"/>
                <w:szCs w:val="24"/>
              </w:rPr>
            </w:pPr>
            <w:r w:rsidRPr="00C87850">
              <w:rPr>
                <w:rFonts w:ascii="MS Gothic" w:eastAsia="MS Gothic" w:hAnsi="MS Gothic"/>
                <w:sz w:val="24"/>
                <w:szCs w:val="24"/>
              </w:rPr>
              <w:t>a.</w:t>
            </w:r>
            <w:r w:rsidRPr="00C87850">
              <w:rPr>
                <w:rFonts w:hint="eastAsia"/>
              </w:rPr>
              <w:t xml:space="preserve"> </w:t>
            </w:r>
            <w:r w:rsidRPr="00C87850">
              <w:rPr>
                <w:rFonts w:ascii="MS Gothic" w:eastAsia="MS Gothic" w:hAnsi="MS Gothic" w:hint="eastAsia"/>
                <w:sz w:val="24"/>
                <w:szCs w:val="24"/>
              </w:rPr>
              <w:t>検査を行うための専用の検査台又はラックを備えること。</w:t>
            </w:r>
          </w:p>
          <w:p w14:paraId="316EEEC6" w14:textId="545DB71D" w:rsidR="00D21323" w:rsidRPr="00C87850" w:rsidRDefault="00D21323" w:rsidP="00A6314E">
            <w:pPr>
              <w:ind w:left="240" w:hangingChars="100" w:hanging="240"/>
              <w:rPr>
                <w:rFonts w:ascii="MS Gothic" w:eastAsia="MS Gothic" w:hAnsi="MS Gothic"/>
                <w:sz w:val="24"/>
                <w:szCs w:val="24"/>
              </w:rPr>
            </w:pPr>
            <w:r w:rsidRPr="00C87850">
              <w:rPr>
                <w:rFonts w:ascii="MS Gothic" w:eastAsia="MS Gothic" w:hAnsi="MS Gothic"/>
                <w:sz w:val="24"/>
                <w:szCs w:val="24"/>
              </w:rPr>
              <w:t>a. Any inspection area shall be provided with inspection tables or racks used only for performing the inspection.</w:t>
            </w:r>
          </w:p>
          <w:p w14:paraId="07CAFB06" w14:textId="77777777" w:rsidR="00D21323" w:rsidRPr="00C87850" w:rsidRDefault="00D21323" w:rsidP="00F53A74">
            <w:pPr>
              <w:rPr>
                <w:rFonts w:ascii="MS Gothic" w:eastAsia="MS Gothic" w:hAnsi="MS Gothic"/>
                <w:sz w:val="24"/>
                <w:szCs w:val="24"/>
              </w:rPr>
            </w:pPr>
          </w:p>
          <w:p w14:paraId="110CC789" w14:textId="77777777" w:rsidR="00D21323" w:rsidRPr="00C87850" w:rsidRDefault="00D21323" w:rsidP="00F53A74">
            <w:pPr>
              <w:rPr>
                <w:rFonts w:ascii="MS Gothic" w:eastAsia="MS Gothic" w:hAnsi="MS Gothic"/>
                <w:sz w:val="24"/>
                <w:szCs w:val="24"/>
              </w:rPr>
            </w:pPr>
          </w:p>
          <w:p w14:paraId="324F88A5" w14:textId="77777777" w:rsidR="00D21323" w:rsidRPr="00C87850" w:rsidRDefault="00D21323" w:rsidP="00F53A74">
            <w:pPr>
              <w:rPr>
                <w:rFonts w:ascii="MS Gothic" w:eastAsia="MS Gothic" w:hAnsi="MS Gothic"/>
                <w:sz w:val="24"/>
                <w:szCs w:val="24"/>
              </w:rPr>
            </w:pPr>
          </w:p>
        </w:tc>
      </w:tr>
    </w:tbl>
    <w:p w14:paraId="65E3582D" w14:textId="174E47C6" w:rsidR="00D21323" w:rsidRPr="00C87850" w:rsidRDefault="00D21323"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D21323" w:rsidRPr="00C87850" w14:paraId="6F3AB088" w14:textId="77777777" w:rsidTr="00F53A74">
        <w:tc>
          <w:tcPr>
            <w:tcW w:w="8494" w:type="dxa"/>
          </w:tcPr>
          <w:p w14:paraId="11E9EC33" w14:textId="6F58E8D5" w:rsidR="00D21323" w:rsidRPr="00C87850" w:rsidRDefault="00D21323" w:rsidP="00F53A74">
            <w:pPr>
              <w:rPr>
                <w:rFonts w:ascii="MS Gothic" w:eastAsia="MS Gothic" w:hAnsi="MS Gothic"/>
                <w:sz w:val="24"/>
                <w:szCs w:val="24"/>
              </w:rPr>
            </w:pPr>
            <w:r w:rsidRPr="00C87850">
              <w:rPr>
                <w:rFonts w:ascii="MS Gothic" w:eastAsia="MS Gothic" w:hAnsi="MS Gothic"/>
                <w:sz w:val="24"/>
                <w:szCs w:val="24"/>
              </w:rPr>
              <w:t>b.</w:t>
            </w:r>
            <w:r w:rsidRPr="00C87850">
              <w:rPr>
                <w:rFonts w:hint="eastAsia"/>
              </w:rPr>
              <w:t xml:space="preserve"> </w:t>
            </w:r>
            <w:r w:rsidRPr="00C87850">
              <w:rPr>
                <w:rFonts w:ascii="MS Gothic" w:eastAsia="MS Gothic" w:hAnsi="MS Gothic" w:hint="eastAsia"/>
                <w:sz w:val="24"/>
                <w:szCs w:val="24"/>
              </w:rPr>
              <w:t>検査員のための専用の手洗い設備を備えること。</w:t>
            </w:r>
          </w:p>
          <w:p w14:paraId="561708D6" w14:textId="65A3391D" w:rsidR="00D21323" w:rsidRPr="00C87850" w:rsidRDefault="00D21323" w:rsidP="00F53A74">
            <w:pPr>
              <w:rPr>
                <w:rFonts w:ascii="MS Gothic" w:eastAsia="MS Gothic" w:hAnsi="MS Gothic"/>
                <w:sz w:val="24"/>
                <w:szCs w:val="24"/>
              </w:rPr>
            </w:pPr>
            <w:r w:rsidRPr="00C87850">
              <w:rPr>
                <w:rFonts w:ascii="MS Gothic" w:eastAsia="MS Gothic" w:hAnsi="MS Gothic"/>
                <w:sz w:val="24"/>
                <w:szCs w:val="24"/>
              </w:rPr>
              <w:t>b. Provide with hand washing equipment used by inspectors only.</w:t>
            </w:r>
          </w:p>
          <w:p w14:paraId="4CBAEF4E" w14:textId="77777777" w:rsidR="00D21323" w:rsidRPr="00C87850" w:rsidRDefault="00D21323" w:rsidP="00F53A74">
            <w:pPr>
              <w:rPr>
                <w:rFonts w:ascii="MS Gothic" w:eastAsia="MS Gothic" w:hAnsi="MS Gothic"/>
                <w:sz w:val="24"/>
                <w:szCs w:val="24"/>
              </w:rPr>
            </w:pPr>
          </w:p>
          <w:p w14:paraId="3A7B5CF3" w14:textId="77777777" w:rsidR="00D21323" w:rsidRPr="00C87850" w:rsidRDefault="00D21323" w:rsidP="00F53A74">
            <w:pPr>
              <w:rPr>
                <w:rFonts w:ascii="MS Gothic" w:eastAsia="MS Gothic" w:hAnsi="MS Gothic"/>
                <w:sz w:val="24"/>
                <w:szCs w:val="24"/>
              </w:rPr>
            </w:pPr>
          </w:p>
          <w:p w14:paraId="29A9B969" w14:textId="77777777" w:rsidR="00D21323" w:rsidRPr="00C87850" w:rsidRDefault="00D21323" w:rsidP="00F53A74">
            <w:pPr>
              <w:rPr>
                <w:rFonts w:ascii="MS Gothic" w:eastAsia="MS Gothic" w:hAnsi="MS Gothic"/>
                <w:sz w:val="24"/>
                <w:szCs w:val="24"/>
              </w:rPr>
            </w:pPr>
          </w:p>
        </w:tc>
      </w:tr>
    </w:tbl>
    <w:p w14:paraId="3124374B" w14:textId="5585FA2D" w:rsidR="00D21323" w:rsidRPr="00C87850" w:rsidRDefault="00D21323"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D21323" w:rsidRPr="00C87850" w14:paraId="349F8378" w14:textId="77777777" w:rsidTr="00F53A74">
        <w:tc>
          <w:tcPr>
            <w:tcW w:w="8494" w:type="dxa"/>
          </w:tcPr>
          <w:p w14:paraId="41E803B0" w14:textId="1BDA8121" w:rsidR="00D21323" w:rsidRPr="00C87850" w:rsidRDefault="00D21323" w:rsidP="00A6314E">
            <w:pPr>
              <w:ind w:left="240" w:hangingChars="100" w:hanging="240"/>
              <w:rPr>
                <w:rFonts w:ascii="MS Gothic" w:eastAsia="MS Gothic" w:hAnsi="MS Gothic"/>
                <w:sz w:val="24"/>
                <w:szCs w:val="24"/>
              </w:rPr>
            </w:pPr>
            <w:r w:rsidRPr="00C87850">
              <w:rPr>
                <w:rFonts w:ascii="MS Gothic" w:eastAsia="MS Gothic" w:hAnsi="MS Gothic"/>
                <w:sz w:val="24"/>
                <w:szCs w:val="24"/>
              </w:rPr>
              <w:t>c.</w:t>
            </w:r>
            <w:r w:rsidRPr="00C87850">
              <w:rPr>
                <w:rFonts w:hint="eastAsia"/>
              </w:rPr>
              <w:t xml:space="preserve"> </w:t>
            </w:r>
            <w:r w:rsidRPr="00C87850">
              <w:rPr>
                <w:rFonts w:ascii="MS Gothic" w:eastAsia="MS Gothic" w:hAnsi="MS Gothic" w:hint="eastAsia"/>
                <w:sz w:val="24"/>
                <w:szCs w:val="24"/>
              </w:rPr>
              <w:t>器具を消毒するための摂氏</w:t>
            </w:r>
            <w:r w:rsidRPr="00C87850">
              <w:rPr>
                <w:rFonts w:ascii="MS Gothic" w:eastAsia="MS Gothic" w:hAnsi="MS Gothic"/>
                <w:sz w:val="24"/>
                <w:szCs w:val="24"/>
              </w:rPr>
              <w:t>83度以上の熱湯を供給することのできる設備</w:t>
            </w:r>
            <w:r w:rsidRPr="00C87850">
              <w:rPr>
                <w:rFonts w:ascii="MS Gothic" w:eastAsia="MS Gothic" w:hAnsi="MS Gothic"/>
                <w:sz w:val="24"/>
                <w:szCs w:val="24"/>
              </w:rPr>
              <w:lastRenderedPageBreak/>
              <w:t>を備えること。</w:t>
            </w:r>
          </w:p>
          <w:p w14:paraId="7CE2568B" w14:textId="154385D9" w:rsidR="00D21323" w:rsidRPr="00C87850" w:rsidRDefault="00D21323" w:rsidP="00A6314E">
            <w:pPr>
              <w:ind w:left="240" w:hangingChars="100" w:hanging="240"/>
              <w:rPr>
                <w:rFonts w:ascii="MS Gothic" w:eastAsia="MS Gothic" w:hAnsi="MS Gothic"/>
                <w:sz w:val="24"/>
                <w:szCs w:val="24"/>
              </w:rPr>
            </w:pPr>
            <w:r w:rsidRPr="00C87850">
              <w:rPr>
                <w:rFonts w:ascii="MS Gothic" w:eastAsia="MS Gothic" w:hAnsi="MS Gothic"/>
                <w:sz w:val="24"/>
                <w:szCs w:val="24"/>
              </w:rPr>
              <w:t>c. Machinery and instruments that directly contact carcasses, such as knives, saws shall be washed and disinfected using hot water of a temperature of 83 degrees centigrade or higher each time an animal has been processed.</w:t>
            </w:r>
          </w:p>
          <w:p w14:paraId="121F0A03" w14:textId="77777777" w:rsidR="00D21323" w:rsidRPr="00C87850" w:rsidRDefault="00D21323" w:rsidP="00F53A74">
            <w:pPr>
              <w:rPr>
                <w:rFonts w:ascii="MS Gothic" w:eastAsia="MS Gothic" w:hAnsi="MS Gothic"/>
                <w:sz w:val="24"/>
                <w:szCs w:val="24"/>
              </w:rPr>
            </w:pPr>
          </w:p>
          <w:p w14:paraId="4BCFBDC7" w14:textId="77777777" w:rsidR="00D21323" w:rsidRPr="00C87850" w:rsidRDefault="00D21323" w:rsidP="00F53A74">
            <w:pPr>
              <w:rPr>
                <w:rFonts w:ascii="MS Gothic" w:eastAsia="MS Gothic" w:hAnsi="MS Gothic"/>
                <w:sz w:val="24"/>
                <w:szCs w:val="24"/>
              </w:rPr>
            </w:pPr>
          </w:p>
          <w:p w14:paraId="7BB046F8" w14:textId="77777777" w:rsidR="00D21323" w:rsidRPr="00C87850" w:rsidRDefault="00D21323" w:rsidP="00F53A74">
            <w:pPr>
              <w:rPr>
                <w:rFonts w:ascii="MS Gothic" w:eastAsia="MS Gothic" w:hAnsi="MS Gothic"/>
                <w:sz w:val="24"/>
                <w:szCs w:val="24"/>
              </w:rPr>
            </w:pPr>
          </w:p>
        </w:tc>
      </w:tr>
    </w:tbl>
    <w:p w14:paraId="0FDB6159" w14:textId="121BD5CA" w:rsidR="00D21323" w:rsidRPr="00C87850" w:rsidRDefault="00D21323"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D21323" w:rsidRPr="00C87850" w14:paraId="5A0FED10" w14:textId="77777777" w:rsidTr="00F53A74">
        <w:tc>
          <w:tcPr>
            <w:tcW w:w="8494" w:type="dxa"/>
          </w:tcPr>
          <w:p w14:paraId="0143A877" w14:textId="2311B0C2" w:rsidR="00D21323" w:rsidRPr="00C87850" w:rsidRDefault="00D21323" w:rsidP="00F53A74">
            <w:pPr>
              <w:rPr>
                <w:rFonts w:ascii="MS Gothic" w:eastAsia="MS Gothic" w:hAnsi="MS Gothic"/>
                <w:sz w:val="24"/>
                <w:szCs w:val="24"/>
              </w:rPr>
            </w:pPr>
            <w:r w:rsidRPr="00C87850">
              <w:rPr>
                <w:rFonts w:ascii="MS Gothic" w:eastAsia="MS Gothic" w:hAnsi="MS Gothic"/>
                <w:sz w:val="24"/>
                <w:szCs w:val="24"/>
              </w:rPr>
              <w:t>d.</w:t>
            </w:r>
            <w:r w:rsidRPr="00C87850">
              <w:rPr>
                <w:rFonts w:hint="eastAsia"/>
              </w:rPr>
              <w:t xml:space="preserve"> </w:t>
            </w:r>
            <w:r w:rsidRPr="00C87850">
              <w:rPr>
                <w:rFonts w:ascii="MS Gothic" w:eastAsia="MS Gothic" w:hAnsi="MS Gothic" w:hint="eastAsia"/>
                <w:sz w:val="24"/>
                <w:szCs w:val="24"/>
              </w:rPr>
              <w:t>検査室は施錠ができ、検査台、手洗い設備を備えること。</w:t>
            </w:r>
          </w:p>
          <w:p w14:paraId="1BA27BA7" w14:textId="3B719BAA" w:rsidR="00D21323" w:rsidRPr="00C87850" w:rsidRDefault="00D21323" w:rsidP="00F53A74">
            <w:pPr>
              <w:rPr>
                <w:rFonts w:ascii="MS Gothic" w:eastAsia="MS Gothic" w:hAnsi="MS Gothic"/>
                <w:sz w:val="24"/>
                <w:szCs w:val="24"/>
              </w:rPr>
            </w:pPr>
            <w:r w:rsidRPr="00C87850">
              <w:rPr>
                <w:rFonts w:ascii="MS Gothic" w:eastAsia="MS Gothic" w:hAnsi="MS Gothic"/>
                <w:sz w:val="24"/>
                <w:szCs w:val="24"/>
              </w:rPr>
              <w:t>d. Any inspection room shall be capable of being locked and have inspection tables and hand washing equipment.</w:t>
            </w:r>
          </w:p>
          <w:p w14:paraId="436E85C5" w14:textId="77777777" w:rsidR="00D21323" w:rsidRPr="00C87850" w:rsidRDefault="00D21323" w:rsidP="00F53A74">
            <w:pPr>
              <w:rPr>
                <w:rFonts w:ascii="MS Gothic" w:eastAsia="MS Gothic" w:hAnsi="MS Gothic"/>
                <w:sz w:val="24"/>
                <w:szCs w:val="24"/>
              </w:rPr>
            </w:pPr>
          </w:p>
          <w:p w14:paraId="020E9C37" w14:textId="77777777" w:rsidR="00D21323" w:rsidRPr="00C87850" w:rsidRDefault="00D21323" w:rsidP="00F53A74">
            <w:pPr>
              <w:rPr>
                <w:rFonts w:ascii="MS Gothic" w:eastAsia="MS Gothic" w:hAnsi="MS Gothic"/>
                <w:sz w:val="24"/>
                <w:szCs w:val="24"/>
              </w:rPr>
            </w:pPr>
          </w:p>
          <w:p w14:paraId="058BAA46" w14:textId="77777777" w:rsidR="00D21323" w:rsidRPr="00C87850" w:rsidRDefault="00D21323" w:rsidP="00F53A74">
            <w:pPr>
              <w:rPr>
                <w:rFonts w:ascii="MS Gothic" w:eastAsia="MS Gothic" w:hAnsi="MS Gothic"/>
                <w:sz w:val="24"/>
                <w:szCs w:val="24"/>
              </w:rPr>
            </w:pPr>
          </w:p>
        </w:tc>
      </w:tr>
    </w:tbl>
    <w:p w14:paraId="50E56360" w14:textId="2A4239B0" w:rsidR="00D21323" w:rsidRPr="00C87850" w:rsidRDefault="00D21323" w:rsidP="00997F16">
      <w:pPr>
        <w:ind w:left="360" w:hangingChars="150" w:hanging="360"/>
        <w:rPr>
          <w:rFonts w:ascii="MS Gothic" w:eastAsia="MS Gothic" w:hAnsi="MS Gothic"/>
          <w:sz w:val="24"/>
          <w:szCs w:val="24"/>
        </w:rPr>
      </w:pPr>
    </w:p>
    <w:p w14:paraId="49ABE82F" w14:textId="502DFF24" w:rsidR="00D21323" w:rsidRPr="00C87850" w:rsidRDefault="00D21323" w:rsidP="00997F16">
      <w:pPr>
        <w:ind w:left="360" w:hangingChars="150" w:hanging="360"/>
        <w:rPr>
          <w:rFonts w:ascii="MS Gothic" w:eastAsia="MS Gothic" w:hAnsi="MS Gothic"/>
          <w:sz w:val="24"/>
          <w:szCs w:val="24"/>
        </w:rPr>
      </w:pPr>
      <w:r w:rsidRPr="00C87850">
        <w:rPr>
          <w:rFonts w:ascii="MS Gothic" w:eastAsia="MS Gothic" w:hAnsi="MS Gothic" w:hint="eastAsia"/>
          <w:sz w:val="24"/>
          <w:szCs w:val="24"/>
        </w:rPr>
        <w:t xml:space="preserve">(5)　</w:t>
      </w:r>
      <w:r w:rsidR="00D72049" w:rsidRPr="00C87850">
        <w:rPr>
          <w:rFonts w:hint="eastAsia"/>
        </w:rPr>
        <w:t xml:space="preserve"> </w:t>
      </w:r>
      <w:r w:rsidR="00D72049" w:rsidRPr="00C87850">
        <w:rPr>
          <w:rFonts w:ascii="MS Gothic" w:eastAsia="MS Gothic" w:hAnsi="MS Gothic" w:hint="eastAsia"/>
          <w:sz w:val="24"/>
          <w:szCs w:val="24"/>
        </w:rPr>
        <w:t>製品保管室、冷却庫</w:t>
      </w:r>
    </w:p>
    <w:p w14:paraId="0FA1DA21" w14:textId="479F2D03" w:rsidR="00D72049" w:rsidRPr="00C87850" w:rsidRDefault="00D72049" w:rsidP="00997F16">
      <w:pPr>
        <w:ind w:left="360" w:hangingChars="150" w:hanging="360"/>
        <w:rPr>
          <w:rFonts w:ascii="MS Gothic" w:eastAsia="MS Gothic" w:hAnsi="MS Gothic"/>
          <w:sz w:val="24"/>
          <w:szCs w:val="24"/>
        </w:rPr>
      </w:pPr>
      <w:r w:rsidRPr="00C87850">
        <w:rPr>
          <w:rFonts w:ascii="MS Gothic" w:eastAsia="MS Gothic" w:hAnsi="MS Gothic" w:hint="eastAsia"/>
          <w:sz w:val="24"/>
          <w:szCs w:val="24"/>
        </w:rPr>
        <w:t xml:space="preserve">(5)　</w:t>
      </w:r>
      <w:r w:rsidRPr="00C87850">
        <w:t xml:space="preserve"> </w:t>
      </w:r>
      <w:r w:rsidRPr="00C87850">
        <w:rPr>
          <w:rFonts w:ascii="MS Gothic" w:eastAsia="MS Gothic" w:hAnsi="MS Gothic" w:hint="eastAsia"/>
          <w:sz w:val="24"/>
          <w:szCs w:val="24"/>
        </w:rPr>
        <w:t>S</w:t>
      </w:r>
      <w:r w:rsidRPr="00C87850">
        <w:rPr>
          <w:rFonts w:ascii="MS Gothic" w:eastAsia="MS Gothic" w:hAnsi="MS Gothic"/>
          <w:sz w:val="24"/>
          <w:szCs w:val="24"/>
        </w:rPr>
        <w:t>torage（refrigerator,</w:t>
      </w:r>
      <w:r w:rsidRPr="00C87850">
        <w:rPr>
          <w:rFonts w:ascii="MS Gothic" w:eastAsia="MS Gothic" w:hAnsi="MS Gothic" w:hint="eastAsia"/>
          <w:sz w:val="24"/>
          <w:szCs w:val="24"/>
        </w:rPr>
        <w:t xml:space="preserve"> </w:t>
      </w:r>
      <w:r w:rsidRPr="00C87850">
        <w:rPr>
          <w:rFonts w:ascii="MS Gothic" w:eastAsia="MS Gothic" w:hAnsi="MS Gothic"/>
          <w:sz w:val="24"/>
          <w:szCs w:val="24"/>
        </w:rPr>
        <w:t>freezer)</w:t>
      </w:r>
    </w:p>
    <w:tbl>
      <w:tblPr>
        <w:tblStyle w:val="a4"/>
        <w:tblW w:w="0" w:type="auto"/>
        <w:tblLook w:val="04A0" w:firstRow="1" w:lastRow="0" w:firstColumn="1" w:lastColumn="0" w:noHBand="0" w:noVBand="1"/>
      </w:tblPr>
      <w:tblGrid>
        <w:gridCol w:w="8494"/>
      </w:tblGrid>
      <w:tr w:rsidR="00D72049" w:rsidRPr="00C87850" w14:paraId="3F57FB57" w14:textId="77777777" w:rsidTr="00F53A74">
        <w:tc>
          <w:tcPr>
            <w:tcW w:w="8494" w:type="dxa"/>
          </w:tcPr>
          <w:p w14:paraId="318FD9EC" w14:textId="77777777" w:rsidR="00D72049" w:rsidRPr="00C87850" w:rsidRDefault="00D72049" w:rsidP="00D72049">
            <w:pPr>
              <w:rPr>
                <w:rFonts w:ascii="MS Gothic" w:eastAsia="MS Gothic" w:hAnsi="MS Gothic"/>
                <w:sz w:val="24"/>
                <w:szCs w:val="24"/>
              </w:rPr>
            </w:pPr>
            <w:r w:rsidRPr="00C87850">
              <w:rPr>
                <w:rFonts w:ascii="MS Gothic" w:eastAsia="MS Gothic" w:hAnsi="MS Gothic"/>
                <w:sz w:val="24"/>
                <w:szCs w:val="24"/>
              </w:rPr>
              <w:t>a.</w:t>
            </w:r>
            <w:r w:rsidRPr="00C87850">
              <w:rPr>
                <w:rFonts w:hint="eastAsia"/>
              </w:rPr>
              <w:t xml:space="preserve"> </w:t>
            </w:r>
            <w:r w:rsidRPr="00C87850">
              <w:rPr>
                <w:rFonts w:ascii="MS Gothic" w:eastAsia="MS Gothic" w:hAnsi="MS Gothic" w:hint="eastAsia"/>
                <w:sz w:val="24"/>
                <w:szCs w:val="24"/>
              </w:rPr>
              <w:t>製品保管室には、冷凍、冷蔵設備を備えること。</w:t>
            </w:r>
          </w:p>
          <w:p w14:paraId="59CA875A" w14:textId="76A80D9F" w:rsidR="00D72049" w:rsidRPr="00C87850" w:rsidRDefault="00D72049" w:rsidP="00D72049">
            <w:pPr>
              <w:ind w:firstLineChars="50" w:firstLine="120"/>
              <w:rPr>
                <w:rFonts w:ascii="MS Gothic" w:eastAsia="MS Gothic" w:hAnsi="MS Gothic"/>
                <w:sz w:val="24"/>
                <w:szCs w:val="24"/>
              </w:rPr>
            </w:pPr>
            <w:r w:rsidRPr="00C87850">
              <w:rPr>
                <w:rFonts w:ascii="MS Gothic" w:eastAsia="MS Gothic" w:hAnsi="MS Gothic" w:hint="eastAsia"/>
                <w:sz w:val="24"/>
                <w:szCs w:val="24"/>
              </w:rPr>
              <w:t>※冷却設備は、食肉を十分に冷却することのできるものであること。</w:t>
            </w:r>
          </w:p>
          <w:p w14:paraId="2CA8380E" w14:textId="77777777" w:rsidR="00D72049" w:rsidRPr="00C87850" w:rsidRDefault="00D72049" w:rsidP="00A6314E">
            <w:pPr>
              <w:ind w:left="240" w:hangingChars="100" w:hanging="240"/>
              <w:rPr>
                <w:rFonts w:ascii="MS Gothic" w:eastAsia="MS Gothic" w:hAnsi="MS Gothic"/>
                <w:sz w:val="24"/>
                <w:szCs w:val="24"/>
              </w:rPr>
            </w:pPr>
            <w:r w:rsidRPr="00C87850">
              <w:rPr>
                <w:rFonts w:ascii="MS Gothic" w:eastAsia="MS Gothic" w:hAnsi="MS Gothic"/>
                <w:sz w:val="24"/>
                <w:szCs w:val="24"/>
              </w:rPr>
              <w:t>a. Any product storage room shall be provided with facilities for refrigerating and freezing.</w:t>
            </w:r>
          </w:p>
          <w:p w14:paraId="49B776D0" w14:textId="4C7B48D4" w:rsidR="00D72049" w:rsidRPr="00C87850" w:rsidRDefault="00D72049" w:rsidP="00D72049">
            <w:pPr>
              <w:ind w:firstLineChars="50" w:firstLine="120"/>
              <w:rPr>
                <w:rFonts w:ascii="MS Gothic" w:eastAsia="MS Gothic" w:hAnsi="MS Gothic"/>
                <w:sz w:val="24"/>
                <w:szCs w:val="24"/>
              </w:rPr>
            </w:pPr>
            <w:r w:rsidRPr="00C87850">
              <w:rPr>
                <w:rFonts w:ascii="MS Gothic" w:eastAsia="MS Gothic" w:hAnsi="MS Gothic" w:hint="eastAsia"/>
                <w:sz w:val="24"/>
                <w:szCs w:val="24"/>
              </w:rPr>
              <w:t>※</w:t>
            </w:r>
            <w:r w:rsidRPr="00C87850">
              <w:rPr>
                <w:rFonts w:ascii="MS Gothic" w:eastAsia="MS Gothic" w:hAnsi="MS Gothic"/>
                <w:sz w:val="24"/>
                <w:szCs w:val="24"/>
              </w:rPr>
              <w:t>Cooling installations shall be capable of cooling meat thoroughly.</w:t>
            </w:r>
          </w:p>
          <w:p w14:paraId="1E55F1B7" w14:textId="77777777" w:rsidR="00D72049" w:rsidRPr="00C87850" w:rsidRDefault="00D72049" w:rsidP="00F53A74">
            <w:pPr>
              <w:rPr>
                <w:rFonts w:ascii="MS Gothic" w:eastAsia="MS Gothic" w:hAnsi="MS Gothic"/>
                <w:sz w:val="24"/>
                <w:szCs w:val="24"/>
              </w:rPr>
            </w:pPr>
          </w:p>
          <w:p w14:paraId="6226BF63" w14:textId="77777777" w:rsidR="00D72049" w:rsidRPr="00C87850" w:rsidRDefault="00D72049" w:rsidP="00F53A74">
            <w:pPr>
              <w:rPr>
                <w:rFonts w:ascii="MS Gothic" w:eastAsia="MS Gothic" w:hAnsi="MS Gothic"/>
                <w:sz w:val="24"/>
                <w:szCs w:val="24"/>
              </w:rPr>
            </w:pPr>
          </w:p>
          <w:p w14:paraId="038924DE" w14:textId="77777777" w:rsidR="00D72049" w:rsidRPr="00C87850" w:rsidRDefault="00D72049" w:rsidP="00F53A74">
            <w:pPr>
              <w:rPr>
                <w:rFonts w:ascii="MS Gothic" w:eastAsia="MS Gothic" w:hAnsi="MS Gothic"/>
                <w:sz w:val="24"/>
                <w:szCs w:val="24"/>
              </w:rPr>
            </w:pPr>
          </w:p>
        </w:tc>
      </w:tr>
    </w:tbl>
    <w:p w14:paraId="408EB5D0" w14:textId="4B958DA0" w:rsidR="00D72049" w:rsidRPr="00C87850" w:rsidRDefault="00D72049"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8B18AA" w:rsidRPr="00C87850" w14:paraId="09E804D1" w14:textId="77777777" w:rsidTr="00F53A74">
        <w:tc>
          <w:tcPr>
            <w:tcW w:w="8494" w:type="dxa"/>
          </w:tcPr>
          <w:p w14:paraId="6C15659C" w14:textId="2B87633B" w:rsidR="008B18AA" w:rsidRPr="00C87850" w:rsidRDefault="008B18AA" w:rsidP="008B18AA">
            <w:pPr>
              <w:rPr>
                <w:rFonts w:ascii="MS Gothic" w:eastAsia="MS Gothic" w:hAnsi="MS Gothic"/>
                <w:sz w:val="24"/>
                <w:szCs w:val="24"/>
              </w:rPr>
            </w:pPr>
            <w:r w:rsidRPr="00C87850">
              <w:rPr>
                <w:rFonts w:ascii="MS Gothic" w:eastAsia="MS Gothic" w:hAnsi="MS Gothic"/>
                <w:sz w:val="24"/>
                <w:szCs w:val="24"/>
              </w:rPr>
              <w:t>b.</w:t>
            </w:r>
            <w:r w:rsidRPr="00C87850">
              <w:rPr>
                <w:rFonts w:hint="eastAsia"/>
              </w:rPr>
              <w:t xml:space="preserve"> </w:t>
            </w:r>
            <w:r w:rsidRPr="00C87850">
              <w:rPr>
                <w:rFonts w:ascii="MS Gothic" w:eastAsia="MS Gothic" w:hAnsi="MS Gothic" w:hint="eastAsia"/>
                <w:sz w:val="24"/>
                <w:szCs w:val="24"/>
              </w:rPr>
              <w:t>検査の結果、保留されたとたいを適切に管理する設備を備えること。</w:t>
            </w:r>
          </w:p>
          <w:p w14:paraId="5F9B405C" w14:textId="741E95BB" w:rsidR="008B18AA" w:rsidRPr="00C87850" w:rsidRDefault="008B18AA" w:rsidP="00A6314E">
            <w:pPr>
              <w:ind w:left="240" w:hangingChars="100" w:hanging="240"/>
              <w:rPr>
                <w:rFonts w:ascii="MS Gothic" w:eastAsia="MS Gothic" w:hAnsi="MS Gothic"/>
                <w:sz w:val="24"/>
                <w:szCs w:val="24"/>
              </w:rPr>
            </w:pPr>
            <w:r w:rsidRPr="00C87850">
              <w:rPr>
                <w:rFonts w:ascii="MS Gothic" w:eastAsia="MS Gothic" w:hAnsi="MS Gothic"/>
                <w:sz w:val="24"/>
                <w:szCs w:val="24"/>
              </w:rPr>
              <w:t>b. Dressed carcasses reserved by the inspection shall be stored separately from other dressed carcasses.</w:t>
            </w:r>
          </w:p>
          <w:p w14:paraId="62010128" w14:textId="77777777" w:rsidR="008B18AA" w:rsidRPr="00C87850" w:rsidRDefault="008B18AA" w:rsidP="00F53A74">
            <w:pPr>
              <w:rPr>
                <w:rFonts w:ascii="MS Gothic" w:eastAsia="MS Gothic" w:hAnsi="MS Gothic"/>
                <w:sz w:val="24"/>
                <w:szCs w:val="24"/>
              </w:rPr>
            </w:pPr>
          </w:p>
          <w:p w14:paraId="5B963F69" w14:textId="77777777" w:rsidR="008B18AA" w:rsidRPr="00C87850" w:rsidRDefault="008B18AA" w:rsidP="00F53A74">
            <w:pPr>
              <w:rPr>
                <w:rFonts w:ascii="MS Gothic" w:eastAsia="MS Gothic" w:hAnsi="MS Gothic"/>
                <w:sz w:val="24"/>
                <w:szCs w:val="24"/>
              </w:rPr>
            </w:pPr>
          </w:p>
          <w:p w14:paraId="2E0B7DDB" w14:textId="77777777" w:rsidR="008B18AA" w:rsidRPr="00C87850" w:rsidRDefault="008B18AA" w:rsidP="00F53A74">
            <w:pPr>
              <w:rPr>
                <w:rFonts w:ascii="MS Gothic" w:eastAsia="MS Gothic" w:hAnsi="MS Gothic"/>
                <w:sz w:val="24"/>
                <w:szCs w:val="24"/>
              </w:rPr>
            </w:pPr>
          </w:p>
        </w:tc>
      </w:tr>
    </w:tbl>
    <w:p w14:paraId="43670612" w14:textId="1B66F19B" w:rsidR="008B18AA" w:rsidRPr="00C87850" w:rsidRDefault="008B18AA" w:rsidP="00997F16">
      <w:pPr>
        <w:ind w:left="360" w:hangingChars="150" w:hanging="360"/>
        <w:rPr>
          <w:rFonts w:ascii="MS Gothic" w:eastAsia="MS Gothic" w:hAnsi="MS Gothic"/>
          <w:sz w:val="24"/>
          <w:szCs w:val="24"/>
        </w:rPr>
      </w:pPr>
    </w:p>
    <w:p w14:paraId="574F8D11" w14:textId="06C14E95" w:rsidR="00C20327" w:rsidRPr="00C87850" w:rsidRDefault="00C20327" w:rsidP="00997F16">
      <w:pPr>
        <w:ind w:left="360" w:hangingChars="150" w:hanging="360"/>
        <w:rPr>
          <w:rFonts w:ascii="MS Gothic" w:eastAsia="MS Gothic" w:hAnsi="MS Gothic"/>
          <w:sz w:val="24"/>
          <w:szCs w:val="24"/>
        </w:rPr>
      </w:pPr>
      <w:r w:rsidRPr="00C87850">
        <w:rPr>
          <w:rFonts w:ascii="MS Gothic" w:eastAsia="MS Gothic" w:hAnsi="MS Gothic" w:hint="eastAsia"/>
          <w:sz w:val="24"/>
          <w:szCs w:val="24"/>
        </w:rPr>
        <w:t>(6)　機械器具</w:t>
      </w:r>
    </w:p>
    <w:p w14:paraId="589C57C7" w14:textId="3452E4E6" w:rsidR="00C20327" w:rsidRPr="00C87850" w:rsidRDefault="00C20327" w:rsidP="00C20327">
      <w:pPr>
        <w:ind w:left="360" w:hangingChars="150" w:hanging="360"/>
        <w:rPr>
          <w:rFonts w:ascii="MS Gothic" w:eastAsia="MS Gothic" w:hAnsi="MS Gothic"/>
          <w:sz w:val="24"/>
          <w:szCs w:val="24"/>
        </w:rPr>
      </w:pPr>
      <w:r w:rsidRPr="00C87850">
        <w:rPr>
          <w:rFonts w:ascii="MS Gothic" w:eastAsia="MS Gothic" w:hAnsi="MS Gothic" w:hint="eastAsia"/>
          <w:sz w:val="24"/>
          <w:szCs w:val="24"/>
        </w:rPr>
        <w:t xml:space="preserve">(6)　</w:t>
      </w:r>
      <w:r w:rsidRPr="00C87850">
        <w:rPr>
          <w:rFonts w:ascii="MS Gothic" w:eastAsia="MS Gothic" w:hAnsi="MS Gothic" w:hint="eastAsia"/>
        </w:rPr>
        <w:t>E</w:t>
      </w:r>
      <w:r w:rsidRPr="00C87850">
        <w:rPr>
          <w:rFonts w:ascii="MS Gothic" w:eastAsia="MS Gothic" w:hAnsi="MS Gothic"/>
          <w:sz w:val="24"/>
          <w:szCs w:val="24"/>
        </w:rPr>
        <w:t>quipment or utensil</w:t>
      </w:r>
    </w:p>
    <w:tbl>
      <w:tblPr>
        <w:tblStyle w:val="a4"/>
        <w:tblW w:w="0" w:type="auto"/>
        <w:tblLook w:val="04A0" w:firstRow="1" w:lastRow="0" w:firstColumn="1" w:lastColumn="0" w:noHBand="0" w:noVBand="1"/>
      </w:tblPr>
      <w:tblGrid>
        <w:gridCol w:w="8494"/>
      </w:tblGrid>
      <w:tr w:rsidR="00C20327" w:rsidRPr="00C87850" w14:paraId="25D635BD" w14:textId="77777777" w:rsidTr="00F53A74">
        <w:tc>
          <w:tcPr>
            <w:tcW w:w="8494" w:type="dxa"/>
          </w:tcPr>
          <w:p w14:paraId="0776A668" w14:textId="3695AFFA" w:rsidR="00C20327" w:rsidRPr="00C87850" w:rsidRDefault="00C20327" w:rsidP="00F53A74">
            <w:pPr>
              <w:rPr>
                <w:rFonts w:ascii="MS Gothic" w:eastAsia="MS Gothic" w:hAnsi="MS Gothic"/>
                <w:sz w:val="24"/>
                <w:szCs w:val="24"/>
              </w:rPr>
            </w:pPr>
            <w:r w:rsidRPr="00C87850">
              <w:rPr>
                <w:rFonts w:ascii="MS Gothic" w:eastAsia="MS Gothic" w:hAnsi="MS Gothic"/>
                <w:sz w:val="24"/>
                <w:szCs w:val="24"/>
              </w:rPr>
              <w:lastRenderedPageBreak/>
              <w:t>a.</w:t>
            </w:r>
            <w:r w:rsidRPr="00C87850">
              <w:rPr>
                <w:rFonts w:hint="eastAsia"/>
              </w:rPr>
              <w:t xml:space="preserve"> </w:t>
            </w:r>
            <w:r w:rsidRPr="00C87850">
              <w:rPr>
                <w:rFonts w:ascii="MS Gothic" w:eastAsia="MS Gothic" w:hAnsi="MS Gothic" w:hint="eastAsia"/>
                <w:sz w:val="24"/>
                <w:szCs w:val="24"/>
              </w:rPr>
              <w:t>機械器具は、洗浄消毒が容易な構造であること。</w:t>
            </w:r>
          </w:p>
          <w:p w14:paraId="6DDA97EE" w14:textId="4E0223B8" w:rsidR="00C20327" w:rsidRPr="00C87850" w:rsidRDefault="00C20327" w:rsidP="00A6314E">
            <w:pPr>
              <w:ind w:left="240" w:hangingChars="100" w:hanging="240"/>
              <w:rPr>
                <w:rFonts w:ascii="MS Gothic" w:eastAsia="MS Gothic" w:hAnsi="MS Gothic"/>
                <w:sz w:val="24"/>
                <w:szCs w:val="24"/>
              </w:rPr>
            </w:pPr>
            <w:r w:rsidRPr="00C87850">
              <w:rPr>
                <w:rFonts w:ascii="MS Gothic" w:eastAsia="MS Gothic" w:hAnsi="MS Gothic"/>
                <w:sz w:val="24"/>
                <w:szCs w:val="24"/>
              </w:rPr>
              <w:t>a. Any equipment or utensil shall be easy to clean and shall be disinfection structure.</w:t>
            </w:r>
          </w:p>
          <w:p w14:paraId="76036F7B" w14:textId="77777777" w:rsidR="00C20327" w:rsidRPr="00C87850" w:rsidRDefault="00C20327" w:rsidP="00F53A74">
            <w:pPr>
              <w:rPr>
                <w:rFonts w:ascii="MS Gothic" w:eastAsia="MS Gothic" w:hAnsi="MS Gothic"/>
                <w:sz w:val="24"/>
                <w:szCs w:val="24"/>
              </w:rPr>
            </w:pPr>
          </w:p>
          <w:p w14:paraId="7CD8C2C8" w14:textId="77777777" w:rsidR="00C20327" w:rsidRPr="00C87850" w:rsidRDefault="00C20327" w:rsidP="00F53A74">
            <w:pPr>
              <w:rPr>
                <w:rFonts w:ascii="MS Gothic" w:eastAsia="MS Gothic" w:hAnsi="MS Gothic"/>
                <w:sz w:val="24"/>
                <w:szCs w:val="24"/>
              </w:rPr>
            </w:pPr>
          </w:p>
          <w:p w14:paraId="22B571A9" w14:textId="77777777" w:rsidR="00C20327" w:rsidRPr="00C87850" w:rsidRDefault="00C20327" w:rsidP="00F53A74">
            <w:pPr>
              <w:rPr>
                <w:rFonts w:ascii="MS Gothic" w:eastAsia="MS Gothic" w:hAnsi="MS Gothic"/>
                <w:sz w:val="24"/>
                <w:szCs w:val="24"/>
              </w:rPr>
            </w:pPr>
          </w:p>
        </w:tc>
      </w:tr>
    </w:tbl>
    <w:p w14:paraId="4E3D9D01" w14:textId="2DF7953C" w:rsidR="008B18AA" w:rsidRPr="00C87850" w:rsidRDefault="008B18AA"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C20327" w:rsidRPr="00C87850" w14:paraId="41BA76FC" w14:textId="77777777" w:rsidTr="00F53A74">
        <w:tc>
          <w:tcPr>
            <w:tcW w:w="8494" w:type="dxa"/>
          </w:tcPr>
          <w:p w14:paraId="2430D1B1" w14:textId="6A99A82E" w:rsidR="00C20327" w:rsidRPr="00C87850" w:rsidRDefault="00C20327" w:rsidP="00A6314E">
            <w:pPr>
              <w:ind w:left="240" w:hangingChars="100" w:hanging="240"/>
              <w:rPr>
                <w:rFonts w:ascii="MS Gothic" w:eastAsia="MS Gothic" w:hAnsi="MS Gothic"/>
                <w:sz w:val="24"/>
                <w:szCs w:val="24"/>
              </w:rPr>
            </w:pPr>
            <w:r w:rsidRPr="00C87850">
              <w:rPr>
                <w:rFonts w:ascii="MS Gothic" w:eastAsia="MS Gothic" w:hAnsi="MS Gothic" w:hint="eastAsia"/>
                <w:sz w:val="24"/>
                <w:szCs w:val="24"/>
              </w:rPr>
              <w:t>b</w:t>
            </w:r>
            <w:r w:rsidRPr="00C87850">
              <w:rPr>
                <w:rFonts w:ascii="MS Gothic" w:eastAsia="MS Gothic" w:hAnsi="MS Gothic"/>
                <w:sz w:val="24"/>
                <w:szCs w:val="24"/>
              </w:rPr>
              <w:t>.</w:t>
            </w:r>
            <w:r w:rsidRPr="00C87850">
              <w:rPr>
                <w:rFonts w:hint="eastAsia"/>
              </w:rPr>
              <w:t xml:space="preserve"> </w:t>
            </w:r>
            <w:r w:rsidRPr="00C87850">
              <w:rPr>
                <w:rFonts w:ascii="MS Gothic" w:eastAsia="MS Gothic" w:hAnsi="MS Gothic" w:hint="eastAsia"/>
                <w:sz w:val="24"/>
                <w:szCs w:val="24"/>
              </w:rPr>
              <w:t>固定し、又は移動しがたい機械器具は、作業に便利で、かつ、清掃及び洗浄消毒しやすい位置に設置されていること。</w:t>
            </w:r>
          </w:p>
          <w:p w14:paraId="7FE932C3" w14:textId="4DC5368D" w:rsidR="00C20327" w:rsidRPr="00C87850" w:rsidRDefault="00C20327" w:rsidP="00A6314E">
            <w:pPr>
              <w:ind w:left="240" w:hangingChars="100" w:hanging="240"/>
              <w:rPr>
                <w:rFonts w:ascii="MS Gothic" w:eastAsia="MS Gothic" w:hAnsi="MS Gothic"/>
                <w:sz w:val="24"/>
                <w:szCs w:val="24"/>
              </w:rPr>
            </w:pPr>
            <w:r w:rsidRPr="00C87850">
              <w:rPr>
                <w:rFonts w:ascii="MS Gothic" w:eastAsia="MS Gothic" w:hAnsi="MS Gothic"/>
                <w:sz w:val="24"/>
                <w:szCs w:val="24"/>
              </w:rPr>
              <w:t>b. Any rigid equipment or utensil shall be placed in the position to be easy to operate, clean and disinfect.</w:t>
            </w:r>
          </w:p>
          <w:p w14:paraId="304D5D46" w14:textId="77777777" w:rsidR="00C20327" w:rsidRPr="00C87850" w:rsidRDefault="00C20327" w:rsidP="00F53A74">
            <w:pPr>
              <w:rPr>
                <w:rFonts w:ascii="MS Gothic" w:eastAsia="MS Gothic" w:hAnsi="MS Gothic"/>
                <w:sz w:val="24"/>
                <w:szCs w:val="24"/>
              </w:rPr>
            </w:pPr>
          </w:p>
          <w:p w14:paraId="230018C7" w14:textId="77777777" w:rsidR="00C20327" w:rsidRPr="00C87850" w:rsidRDefault="00C20327" w:rsidP="00F53A74">
            <w:pPr>
              <w:rPr>
                <w:rFonts w:ascii="MS Gothic" w:eastAsia="MS Gothic" w:hAnsi="MS Gothic"/>
                <w:sz w:val="24"/>
                <w:szCs w:val="24"/>
              </w:rPr>
            </w:pPr>
          </w:p>
          <w:p w14:paraId="55C355AB" w14:textId="77777777" w:rsidR="00C20327" w:rsidRPr="00C87850" w:rsidRDefault="00C20327" w:rsidP="00F53A74">
            <w:pPr>
              <w:rPr>
                <w:rFonts w:ascii="MS Gothic" w:eastAsia="MS Gothic" w:hAnsi="MS Gothic"/>
                <w:sz w:val="24"/>
                <w:szCs w:val="24"/>
              </w:rPr>
            </w:pPr>
          </w:p>
        </w:tc>
      </w:tr>
    </w:tbl>
    <w:p w14:paraId="0E24E768" w14:textId="4D53FE69" w:rsidR="008B18AA" w:rsidRPr="00C87850" w:rsidRDefault="008B18AA"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C20327" w:rsidRPr="00C87850" w14:paraId="0C301518" w14:textId="77777777" w:rsidTr="00F53A74">
        <w:tc>
          <w:tcPr>
            <w:tcW w:w="8494" w:type="dxa"/>
          </w:tcPr>
          <w:p w14:paraId="7DC6ACCC" w14:textId="48B684B5" w:rsidR="00C20327" w:rsidRPr="00C87850" w:rsidRDefault="00C20327" w:rsidP="00A6314E">
            <w:pPr>
              <w:ind w:left="240" w:hangingChars="100" w:hanging="240"/>
              <w:rPr>
                <w:rFonts w:ascii="MS Gothic" w:eastAsia="MS Gothic" w:hAnsi="MS Gothic"/>
                <w:sz w:val="24"/>
                <w:szCs w:val="24"/>
              </w:rPr>
            </w:pPr>
            <w:r w:rsidRPr="00C87850">
              <w:rPr>
                <w:rFonts w:ascii="MS Gothic" w:eastAsia="MS Gothic" w:hAnsi="MS Gothic" w:hint="eastAsia"/>
                <w:sz w:val="24"/>
                <w:szCs w:val="24"/>
              </w:rPr>
              <w:t>c</w:t>
            </w:r>
            <w:r w:rsidRPr="00C87850">
              <w:rPr>
                <w:rFonts w:ascii="MS Gothic" w:eastAsia="MS Gothic" w:hAnsi="MS Gothic"/>
                <w:sz w:val="24"/>
                <w:szCs w:val="24"/>
              </w:rPr>
              <w:t>.</w:t>
            </w:r>
            <w:r w:rsidRPr="00C87850">
              <w:rPr>
                <w:rFonts w:hint="eastAsia"/>
              </w:rPr>
              <w:t xml:space="preserve"> </w:t>
            </w:r>
            <w:r w:rsidRPr="00C87850">
              <w:rPr>
                <w:rFonts w:ascii="MS Gothic" w:eastAsia="MS Gothic" w:hAnsi="MS Gothic" w:hint="eastAsia"/>
                <w:sz w:val="24"/>
                <w:szCs w:val="24"/>
              </w:rPr>
              <w:t>生体輸送用容器は、非腐食性材料で作られ、洗浄消毒が容易な構造であること。</w:t>
            </w:r>
          </w:p>
          <w:p w14:paraId="49E01701" w14:textId="35822E9C" w:rsidR="00C20327" w:rsidRPr="00C87850" w:rsidRDefault="00C20327" w:rsidP="00A6314E">
            <w:pPr>
              <w:ind w:left="240" w:hangingChars="100" w:hanging="240"/>
              <w:rPr>
                <w:rFonts w:ascii="MS Gothic" w:eastAsia="MS Gothic" w:hAnsi="MS Gothic"/>
                <w:sz w:val="24"/>
                <w:szCs w:val="24"/>
              </w:rPr>
            </w:pPr>
            <w:r w:rsidRPr="00C87850">
              <w:rPr>
                <w:rFonts w:ascii="MS Gothic" w:eastAsia="MS Gothic" w:hAnsi="MS Gothic"/>
                <w:sz w:val="24"/>
                <w:szCs w:val="24"/>
              </w:rPr>
              <w:t>c. Any live poultry transportation containers shall be made of impermeable materials and their structure shall be easy to wash and disinfect.</w:t>
            </w:r>
          </w:p>
          <w:p w14:paraId="34DF55CF" w14:textId="77777777" w:rsidR="00C20327" w:rsidRPr="00C87850" w:rsidRDefault="00C20327" w:rsidP="00F53A74">
            <w:pPr>
              <w:rPr>
                <w:rFonts w:ascii="MS Gothic" w:eastAsia="MS Gothic" w:hAnsi="MS Gothic"/>
                <w:sz w:val="24"/>
                <w:szCs w:val="24"/>
              </w:rPr>
            </w:pPr>
          </w:p>
          <w:p w14:paraId="76EBB4DF" w14:textId="77777777" w:rsidR="00C20327" w:rsidRPr="00C87850" w:rsidRDefault="00C20327" w:rsidP="00F53A74">
            <w:pPr>
              <w:rPr>
                <w:rFonts w:ascii="MS Gothic" w:eastAsia="MS Gothic" w:hAnsi="MS Gothic"/>
                <w:sz w:val="24"/>
                <w:szCs w:val="24"/>
              </w:rPr>
            </w:pPr>
          </w:p>
          <w:p w14:paraId="4B86C493" w14:textId="77777777" w:rsidR="00C20327" w:rsidRPr="00C87850" w:rsidRDefault="00C20327" w:rsidP="00F53A74">
            <w:pPr>
              <w:rPr>
                <w:rFonts w:ascii="MS Gothic" w:eastAsia="MS Gothic" w:hAnsi="MS Gothic"/>
                <w:sz w:val="24"/>
                <w:szCs w:val="24"/>
              </w:rPr>
            </w:pPr>
          </w:p>
        </w:tc>
      </w:tr>
    </w:tbl>
    <w:p w14:paraId="2A53E799" w14:textId="07E3569C" w:rsidR="008B18AA" w:rsidRPr="00C87850" w:rsidRDefault="008B18AA"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355392" w:rsidRPr="00C87850" w14:paraId="1C7B1BE9" w14:textId="77777777" w:rsidTr="00F53A74">
        <w:tc>
          <w:tcPr>
            <w:tcW w:w="8494" w:type="dxa"/>
          </w:tcPr>
          <w:p w14:paraId="2D58E15F" w14:textId="2F734472" w:rsidR="00355392" w:rsidRPr="00C87850" w:rsidRDefault="00355392" w:rsidP="00A6314E">
            <w:pPr>
              <w:ind w:left="240" w:hangingChars="100" w:hanging="240"/>
              <w:rPr>
                <w:rFonts w:ascii="MS Gothic" w:eastAsia="MS Gothic" w:hAnsi="MS Gothic"/>
                <w:sz w:val="24"/>
                <w:szCs w:val="24"/>
              </w:rPr>
            </w:pPr>
            <w:r w:rsidRPr="00C87850">
              <w:rPr>
                <w:rFonts w:ascii="MS Gothic" w:eastAsia="MS Gothic" w:hAnsi="MS Gothic" w:hint="eastAsia"/>
                <w:sz w:val="24"/>
                <w:szCs w:val="24"/>
              </w:rPr>
              <w:t>d</w:t>
            </w:r>
            <w:r w:rsidRPr="00C87850">
              <w:rPr>
                <w:rFonts w:ascii="MS Gothic" w:eastAsia="MS Gothic" w:hAnsi="MS Gothic"/>
                <w:sz w:val="24"/>
                <w:szCs w:val="24"/>
              </w:rPr>
              <w:t>.</w:t>
            </w:r>
            <w:r w:rsidRPr="00C87850">
              <w:rPr>
                <w:rFonts w:hint="eastAsia"/>
              </w:rPr>
              <w:t xml:space="preserve"> </w:t>
            </w:r>
            <w:r w:rsidRPr="00C87850">
              <w:rPr>
                <w:rFonts w:ascii="MS Gothic" w:eastAsia="MS Gothic" w:hAnsi="MS Gothic" w:hint="eastAsia"/>
                <w:sz w:val="24"/>
                <w:szCs w:val="24"/>
              </w:rPr>
              <w:t>食鳥検査の結果合格した食鳥とたい又は食鳥中抜とたい若しくは可食内臓を入れる容器は、非腐食性材料で作られ、他から汚染されない構造で、かつ、洗浄消毒が容易な構造であること。</w:t>
            </w:r>
          </w:p>
          <w:p w14:paraId="45CAB77A" w14:textId="637141BA" w:rsidR="00355392" w:rsidRPr="00C87850" w:rsidRDefault="00355392" w:rsidP="00A6314E">
            <w:pPr>
              <w:ind w:left="240" w:hangingChars="100" w:hanging="240"/>
              <w:rPr>
                <w:rFonts w:ascii="MS Gothic" w:eastAsia="MS Gothic" w:hAnsi="MS Gothic"/>
                <w:sz w:val="24"/>
                <w:szCs w:val="24"/>
              </w:rPr>
            </w:pPr>
            <w:r w:rsidRPr="00C87850">
              <w:rPr>
                <w:rFonts w:ascii="MS Gothic" w:eastAsia="MS Gothic" w:hAnsi="MS Gothic"/>
                <w:sz w:val="24"/>
                <w:szCs w:val="24"/>
              </w:rPr>
              <w:t>d. Any containers for slaughtered carcasses and eviscerated carcasses passing all inspections or edible parts shall be made of impermeable materials, shall be exclusive and shall be the structures to be easy to clean and wash.</w:t>
            </w:r>
          </w:p>
          <w:p w14:paraId="0CEDA57B" w14:textId="77777777" w:rsidR="00355392" w:rsidRPr="00C87850" w:rsidRDefault="00355392" w:rsidP="00F53A74">
            <w:pPr>
              <w:rPr>
                <w:rFonts w:ascii="MS Gothic" w:eastAsia="MS Gothic" w:hAnsi="MS Gothic"/>
                <w:sz w:val="24"/>
                <w:szCs w:val="24"/>
              </w:rPr>
            </w:pPr>
          </w:p>
          <w:p w14:paraId="13F21137" w14:textId="77777777" w:rsidR="00355392" w:rsidRPr="00C87850" w:rsidRDefault="00355392" w:rsidP="00F53A74">
            <w:pPr>
              <w:rPr>
                <w:rFonts w:ascii="MS Gothic" w:eastAsia="MS Gothic" w:hAnsi="MS Gothic"/>
                <w:sz w:val="24"/>
                <w:szCs w:val="24"/>
              </w:rPr>
            </w:pPr>
          </w:p>
          <w:p w14:paraId="488B20EE" w14:textId="77777777" w:rsidR="00355392" w:rsidRPr="00C87850" w:rsidRDefault="00355392" w:rsidP="00F53A74">
            <w:pPr>
              <w:rPr>
                <w:rFonts w:ascii="MS Gothic" w:eastAsia="MS Gothic" w:hAnsi="MS Gothic"/>
                <w:sz w:val="24"/>
                <w:szCs w:val="24"/>
              </w:rPr>
            </w:pPr>
          </w:p>
        </w:tc>
      </w:tr>
    </w:tbl>
    <w:p w14:paraId="377E52AC" w14:textId="6A86680B" w:rsidR="008B18AA" w:rsidRPr="00C87850" w:rsidRDefault="008B18AA"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355392" w:rsidRPr="00C87850" w14:paraId="2C20E6BE" w14:textId="77777777" w:rsidTr="00F53A74">
        <w:tc>
          <w:tcPr>
            <w:tcW w:w="8494" w:type="dxa"/>
          </w:tcPr>
          <w:p w14:paraId="5B0E8847" w14:textId="2B61561B" w:rsidR="00355392" w:rsidRPr="00C87850" w:rsidRDefault="00355392" w:rsidP="00A6314E">
            <w:pPr>
              <w:ind w:left="240" w:hangingChars="100" w:hanging="240"/>
              <w:rPr>
                <w:rFonts w:ascii="MS Gothic" w:eastAsia="MS Gothic" w:hAnsi="MS Gothic"/>
                <w:sz w:val="24"/>
                <w:szCs w:val="24"/>
              </w:rPr>
            </w:pPr>
            <w:r w:rsidRPr="00C87850">
              <w:rPr>
                <w:rFonts w:ascii="MS Gothic" w:eastAsia="MS Gothic" w:hAnsi="MS Gothic" w:hint="eastAsia"/>
                <w:sz w:val="24"/>
                <w:szCs w:val="24"/>
              </w:rPr>
              <w:t>e</w:t>
            </w:r>
            <w:r w:rsidRPr="00C87850">
              <w:rPr>
                <w:rFonts w:ascii="MS Gothic" w:eastAsia="MS Gothic" w:hAnsi="MS Gothic"/>
                <w:sz w:val="24"/>
                <w:szCs w:val="24"/>
              </w:rPr>
              <w:t>.</w:t>
            </w:r>
            <w:r w:rsidRPr="00C87850">
              <w:rPr>
                <w:rFonts w:hint="eastAsia"/>
              </w:rPr>
              <w:t xml:space="preserve"> </w:t>
            </w:r>
            <w:r w:rsidRPr="00C87850">
              <w:rPr>
                <w:rFonts w:ascii="MS Gothic" w:eastAsia="MS Gothic" w:hAnsi="MS Gothic" w:hint="eastAsia"/>
                <w:sz w:val="24"/>
                <w:szCs w:val="24"/>
              </w:rPr>
              <w:t>食鳥処分用容器、廃棄用容器及び不可食部分用容器は、不浸透性材料で作</w:t>
            </w:r>
            <w:r w:rsidRPr="00C87850">
              <w:rPr>
                <w:rFonts w:ascii="MS Gothic" w:eastAsia="MS Gothic" w:hAnsi="MS Gothic" w:hint="eastAsia"/>
                <w:sz w:val="24"/>
                <w:szCs w:val="24"/>
              </w:rPr>
              <w:lastRenderedPageBreak/>
              <w:t>られ、蓋があり、洗浄消毒が容易で、汚液、汚臭の漏れない構造のものであること。</w:t>
            </w:r>
          </w:p>
          <w:p w14:paraId="578EF97D" w14:textId="7CA1C8AF" w:rsidR="00355392" w:rsidRPr="00C87850" w:rsidRDefault="00355392" w:rsidP="00A6314E">
            <w:pPr>
              <w:ind w:left="240" w:hangingChars="100" w:hanging="240"/>
              <w:rPr>
                <w:rFonts w:ascii="MS Gothic" w:eastAsia="MS Gothic" w:hAnsi="MS Gothic"/>
                <w:sz w:val="24"/>
                <w:szCs w:val="24"/>
              </w:rPr>
            </w:pPr>
            <w:r w:rsidRPr="00C87850">
              <w:rPr>
                <w:rFonts w:ascii="MS Gothic" w:eastAsia="MS Gothic" w:hAnsi="MS Gothic"/>
                <w:sz w:val="24"/>
                <w:szCs w:val="24"/>
              </w:rPr>
              <w:t>e. Any containers for non-edible parts and discarded matter shall be made of impermeable materials, shall be with cover and shall be the structures to be easy to clean and wash.</w:t>
            </w:r>
          </w:p>
          <w:p w14:paraId="23060741" w14:textId="77777777" w:rsidR="00355392" w:rsidRPr="00C87850" w:rsidRDefault="00355392" w:rsidP="00F53A74">
            <w:pPr>
              <w:rPr>
                <w:rFonts w:ascii="MS Gothic" w:eastAsia="MS Gothic" w:hAnsi="MS Gothic"/>
                <w:sz w:val="24"/>
                <w:szCs w:val="24"/>
              </w:rPr>
            </w:pPr>
          </w:p>
          <w:p w14:paraId="39511018" w14:textId="77777777" w:rsidR="00355392" w:rsidRPr="00C87850" w:rsidRDefault="00355392" w:rsidP="00F53A74">
            <w:pPr>
              <w:rPr>
                <w:rFonts w:ascii="MS Gothic" w:eastAsia="MS Gothic" w:hAnsi="MS Gothic"/>
                <w:sz w:val="24"/>
                <w:szCs w:val="24"/>
              </w:rPr>
            </w:pPr>
          </w:p>
          <w:p w14:paraId="75E34D7F" w14:textId="77777777" w:rsidR="00355392" w:rsidRPr="00C87850" w:rsidRDefault="00355392" w:rsidP="00F53A74">
            <w:pPr>
              <w:rPr>
                <w:rFonts w:ascii="MS Gothic" w:eastAsia="MS Gothic" w:hAnsi="MS Gothic"/>
                <w:sz w:val="24"/>
                <w:szCs w:val="24"/>
              </w:rPr>
            </w:pPr>
          </w:p>
        </w:tc>
      </w:tr>
    </w:tbl>
    <w:p w14:paraId="41526522" w14:textId="32466215" w:rsidR="00355392" w:rsidRPr="00C87850" w:rsidRDefault="00355392"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F53A74" w:rsidRPr="00C87850" w14:paraId="07D1152F" w14:textId="77777777" w:rsidTr="00F53A74">
        <w:tc>
          <w:tcPr>
            <w:tcW w:w="8494" w:type="dxa"/>
          </w:tcPr>
          <w:p w14:paraId="07D6AB9C" w14:textId="58642CD2" w:rsidR="00F53A74" w:rsidRPr="00C87850" w:rsidRDefault="00F53A74" w:rsidP="00A6314E">
            <w:pPr>
              <w:ind w:left="240" w:hangingChars="100" w:hanging="240"/>
              <w:rPr>
                <w:rFonts w:ascii="MS Gothic" w:eastAsia="MS Gothic" w:hAnsi="MS Gothic"/>
                <w:sz w:val="24"/>
                <w:szCs w:val="24"/>
              </w:rPr>
            </w:pPr>
            <w:r w:rsidRPr="00C87850">
              <w:rPr>
                <w:rFonts w:ascii="MS Gothic" w:eastAsia="MS Gothic" w:hAnsi="MS Gothic"/>
                <w:sz w:val="24"/>
                <w:szCs w:val="24"/>
              </w:rPr>
              <w:t>f.</w:t>
            </w:r>
            <w:r w:rsidRPr="00C87850">
              <w:rPr>
                <w:rFonts w:hint="eastAsia"/>
              </w:rPr>
              <w:t xml:space="preserve"> </w:t>
            </w:r>
            <w:r w:rsidRPr="00C87850">
              <w:rPr>
                <w:rFonts w:ascii="MS Gothic" w:eastAsia="MS Gothic" w:hAnsi="MS Gothic" w:hint="eastAsia"/>
                <w:sz w:val="24"/>
                <w:szCs w:val="24"/>
              </w:rPr>
              <w:t>オーバーヘッドコンベアを設備する場合は、非腐食性材料で作られ、シャックルの洗浄消毒設備を備えること。</w:t>
            </w:r>
          </w:p>
          <w:p w14:paraId="51822A4E" w14:textId="1158A1D9" w:rsidR="00F53A74" w:rsidRPr="00C87850" w:rsidRDefault="00F53A74" w:rsidP="00A6314E">
            <w:pPr>
              <w:ind w:left="240" w:hangingChars="100" w:hanging="240"/>
              <w:rPr>
                <w:rFonts w:ascii="MS Gothic" w:eastAsia="MS Gothic" w:hAnsi="MS Gothic"/>
                <w:sz w:val="24"/>
                <w:szCs w:val="24"/>
              </w:rPr>
            </w:pPr>
            <w:r w:rsidRPr="00C87850">
              <w:rPr>
                <w:rFonts w:ascii="MS Gothic" w:eastAsia="MS Gothic" w:hAnsi="MS Gothic"/>
                <w:sz w:val="24"/>
                <w:szCs w:val="24"/>
              </w:rPr>
              <w:t>f. If use over-head-conveyer, it shall be made of impermeable materials and shall be with washer disinfector for the shackles.</w:t>
            </w:r>
          </w:p>
          <w:p w14:paraId="099DD9BE" w14:textId="77777777" w:rsidR="00F53A74" w:rsidRPr="00C87850" w:rsidRDefault="00F53A74" w:rsidP="00F53A74">
            <w:pPr>
              <w:rPr>
                <w:rFonts w:ascii="MS Gothic" w:eastAsia="MS Gothic" w:hAnsi="MS Gothic"/>
                <w:sz w:val="24"/>
                <w:szCs w:val="24"/>
              </w:rPr>
            </w:pPr>
          </w:p>
          <w:p w14:paraId="07B6F49E" w14:textId="77777777" w:rsidR="00F53A74" w:rsidRPr="00C87850" w:rsidRDefault="00F53A74" w:rsidP="00F53A74">
            <w:pPr>
              <w:rPr>
                <w:rFonts w:ascii="MS Gothic" w:eastAsia="MS Gothic" w:hAnsi="MS Gothic"/>
                <w:sz w:val="24"/>
                <w:szCs w:val="24"/>
              </w:rPr>
            </w:pPr>
          </w:p>
          <w:p w14:paraId="10D2F36B" w14:textId="77777777" w:rsidR="00F53A74" w:rsidRPr="00C87850" w:rsidRDefault="00F53A74" w:rsidP="00F53A74">
            <w:pPr>
              <w:rPr>
                <w:rFonts w:ascii="MS Gothic" w:eastAsia="MS Gothic" w:hAnsi="MS Gothic"/>
                <w:sz w:val="24"/>
                <w:szCs w:val="24"/>
              </w:rPr>
            </w:pPr>
          </w:p>
        </w:tc>
      </w:tr>
    </w:tbl>
    <w:p w14:paraId="512D89A8" w14:textId="5F08E602" w:rsidR="00F53A74" w:rsidRPr="00C87850" w:rsidRDefault="00F53A74"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793C97" w:rsidRPr="00C87850" w14:paraId="35D4501C" w14:textId="77777777" w:rsidTr="0078289D">
        <w:tc>
          <w:tcPr>
            <w:tcW w:w="8494" w:type="dxa"/>
          </w:tcPr>
          <w:p w14:paraId="266BAD43" w14:textId="6B223FF4" w:rsidR="00793C97" w:rsidRPr="00C87850" w:rsidRDefault="00793C97" w:rsidP="00A6314E">
            <w:pPr>
              <w:ind w:left="240" w:hangingChars="100" w:hanging="240"/>
              <w:rPr>
                <w:rFonts w:ascii="MS Gothic" w:eastAsia="MS Gothic" w:hAnsi="MS Gothic"/>
                <w:sz w:val="24"/>
                <w:szCs w:val="24"/>
              </w:rPr>
            </w:pPr>
            <w:r w:rsidRPr="00C87850">
              <w:rPr>
                <w:rFonts w:ascii="MS Gothic" w:eastAsia="MS Gothic" w:hAnsi="MS Gothic"/>
                <w:sz w:val="24"/>
                <w:szCs w:val="24"/>
              </w:rPr>
              <w:t>g.</w:t>
            </w:r>
            <w:r w:rsidRPr="00C87850">
              <w:rPr>
                <w:rFonts w:hint="eastAsia"/>
              </w:rPr>
              <w:t xml:space="preserve"> </w:t>
            </w:r>
            <w:r w:rsidRPr="00C87850">
              <w:rPr>
                <w:rFonts w:ascii="MS Gothic" w:eastAsia="MS Gothic" w:hAnsi="MS Gothic" w:hint="eastAsia"/>
                <w:sz w:val="24"/>
                <w:szCs w:val="24"/>
              </w:rPr>
              <w:t>脱羽機は、羽毛が飛散しない構造で、洗浄水が噴射できる機能を有すること。</w:t>
            </w:r>
          </w:p>
          <w:p w14:paraId="0BE2AC40" w14:textId="29A391B6" w:rsidR="00793C97" w:rsidRPr="00C87850" w:rsidRDefault="00793C97" w:rsidP="00A6314E">
            <w:pPr>
              <w:ind w:left="240" w:hangingChars="100" w:hanging="240"/>
              <w:rPr>
                <w:rFonts w:ascii="MS Gothic" w:eastAsia="MS Gothic" w:hAnsi="MS Gothic"/>
                <w:sz w:val="24"/>
                <w:szCs w:val="24"/>
              </w:rPr>
            </w:pPr>
            <w:r w:rsidRPr="00C87850">
              <w:rPr>
                <w:rFonts w:ascii="MS Gothic" w:eastAsia="MS Gothic" w:hAnsi="MS Gothic"/>
                <w:sz w:val="24"/>
                <w:szCs w:val="24"/>
              </w:rPr>
              <w:t>g. Any feather removal facilities shall be with a structure to prevent any scatter feathers and a feature to spray water.</w:t>
            </w:r>
          </w:p>
          <w:p w14:paraId="11F6D39E" w14:textId="77777777" w:rsidR="00793C97" w:rsidRPr="00C87850" w:rsidRDefault="00793C97" w:rsidP="0078289D">
            <w:pPr>
              <w:rPr>
                <w:rFonts w:ascii="MS Gothic" w:eastAsia="MS Gothic" w:hAnsi="MS Gothic"/>
                <w:sz w:val="24"/>
                <w:szCs w:val="24"/>
              </w:rPr>
            </w:pPr>
          </w:p>
          <w:p w14:paraId="45210900" w14:textId="77777777" w:rsidR="00793C97" w:rsidRPr="00C87850" w:rsidRDefault="00793C97" w:rsidP="0078289D">
            <w:pPr>
              <w:rPr>
                <w:rFonts w:ascii="MS Gothic" w:eastAsia="MS Gothic" w:hAnsi="MS Gothic"/>
                <w:sz w:val="24"/>
                <w:szCs w:val="24"/>
              </w:rPr>
            </w:pPr>
          </w:p>
          <w:p w14:paraId="1F630C1C" w14:textId="77777777" w:rsidR="00793C97" w:rsidRPr="00C87850" w:rsidRDefault="00793C97" w:rsidP="0078289D">
            <w:pPr>
              <w:rPr>
                <w:rFonts w:ascii="MS Gothic" w:eastAsia="MS Gothic" w:hAnsi="MS Gothic"/>
                <w:sz w:val="24"/>
                <w:szCs w:val="24"/>
              </w:rPr>
            </w:pPr>
          </w:p>
        </w:tc>
      </w:tr>
    </w:tbl>
    <w:p w14:paraId="736CCDAA" w14:textId="0A370E4D" w:rsidR="00793C97" w:rsidRPr="00C87850" w:rsidRDefault="00793C97"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793C97" w:rsidRPr="00C87850" w14:paraId="11933FB7" w14:textId="77777777" w:rsidTr="0078289D">
        <w:tc>
          <w:tcPr>
            <w:tcW w:w="8494" w:type="dxa"/>
          </w:tcPr>
          <w:p w14:paraId="6860A08C" w14:textId="2952FF3E" w:rsidR="00793C97" w:rsidRPr="00C87850" w:rsidRDefault="00793C97" w:rsidP="00A6314E">
            <w:pPr>
              <w:ind w:left="240" w:hangingChars="100" w:hanging="240"/>
              <w:rPr>
                <w:rFonts w:ascii="MS Gothic" w:eastAsia="MS Gothic" w:hAnsi="MS Gothic"/>
                <w:sz w:val="24"/>
                <w:szCs w:val="24"/>
              </w:rPr>
            </w:pPr>
            <w:r w:rsidRPr="00C87850">
              <w:rPr>
                <w:rFonts w:ascii="MS Gothic" w:eastAsia="MS Gothic" w:hAnsi="MS Gothic"/>
                <w:sz w:val="24"/>
                <w:szCs w:val="24"/>
              </w:rPr>
              <w:t>h.</w:t>
            </w:r>
            <w:r w:rsidRPr="00C87850">
              <w:rPr>
                <w:rFonts w:hint="eastAsia"/>
              </w:rPr>
              <w:t xml:space="preserve"> </w:t>
            </w:r>
            <w:r w:rsidRPr="00C87850">
              <w:rPr>
                <w:rFonts w:ascii="MS Gothic" w:eastAsia="MS Gothic" w:hAnsi="MS Gothic" w:hint="eastAsia"/>
                <w:sz w:val="24"/>
                <w:szCs w:val="24"/>
              </w:rPr>
              <w:t>自動総排泄腔切除機、自動開腹機及び自動中抜機を使用する場合は、自動的に洗浄消毒できる機能を有すること。</w:t>
            </w:r>
          </w:p>
          <w:p w14:paraId="5DFC0DA6" w14:textId="625BFD58" w:rsidR="00793C97" w:rsidRPr="00C87850" w:rsidRDefault="00793C97" w:rsidP="00A6314E">
            <w:pPr>
              <w:ind w:left="240" w:hangingChars="100" w:hanging="240"/>
              <w:rPr>
                <w:rFonts w:ascii="MS Gothic" w:eastAsia="MS Gothic" w:hAnsi="MS Gothic"/>
                <w:sz w:val="24"/>
                <w:szCs w:val="24"/>
              </w:rPr>
            </w:pPr>
            <w:r w:rsidRPr="00C87850">
              <w:rPr>
                <w:rFonts w:ascii="MS Gothic" w:eastAsia="MS Gothic" w:hAnsi="MS Gothic"/>
                <w:sz w:val="24"/>
                <w:szCs w:val="24"/>
              </w:rPr>
              <w:t>h. Any auto-cloaca-removal, auto-abdominal retractor and auto-evisceration shall be with auto washer disinfector.</w:t>
            </w:r>
          </w:p>
          <w:p w14:paraId="29A47DA3" w14:textId="77777777" w:rsidR="00793C97" w:rsidRPr="00C87850" w:rsidRDefault="00793C97" w:rsidP="0078289D">
            <w:pPr>
              <w:rPr>
                <w:rFonts w:ascii="MS Gothic" w:eastAsia="MS Gothic" w:hAnsi="MS Gothic"/>
                <w:sz w:val="24"/>
                <w:szCs w:val="24"/>
              </w:rPr>
            </w:pPr>
          </w:p>
          <w:p w14:paraId="26749202" w14:textId="77777777" w:rsidR="00793C97" w:rsidRPr="00C87850" w:rsidRDefault="00793C97" w:rsidP="0078289D">
            <w:pPr>
              <w:rPr>
                <w:rFonts w:ascii="MS Gothic" w:eastAsia="MS Gothic" w:hAnsi="MS Gothic"/>
                <w:sz w:val="24"/>
                <w:szCs w:val="24"/>
              </w:rPr>
            </w:pPr>
          </w:p>
          <w:p w14:paraId="61122E9E" w14:textId="77777777" w:rsidR="00793C97" w:rsidRPr="00C87850" w:rsidRDefault="00793C97" w:rsidP="0078289D">
            <w:pPr>
              <w:rPr>
                <w:rFonts w:ascii="MS Gothic" w:eastAsia="MS Gothic" w:hAnsi="MS Gothic"/>
                <w:sz w:val="24"/>
                <w:szCs w:val="24"/>
              </w:rPr>
            </w:pPr>
          </w:p>
        </w:tc>
      </w:tr>
    </w:tbl>
    <w:p w14:paraId="7D2C565E" w14:textId="1C3CD332" w:rsidR="00793C97" w:rsidRPr="00C87850" w:rsidRDefault="00793C97"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394491" w:rsidRPr="00C87850" w14:paraId="128E129D" w14:textId="77777777" w:rsidTr="0078289D">
        <w:tc>
          <w:tcPr>
            <w:tcW w:w="8494" w:type="dxa"/>
          </w:tcPr>
          <w:p w14:paraId="6F5C2E9C" w14:textId="1EA36283" w:rsidR="00394491" w:rsidRPr="00C87850" w:rsidRDefault="00394491" w:rsidP="00A6314E">
            <w:pPr>
              <w:ind w:left="240" w:hangingChars="100" w:hanging="240"/>
              <w:rPr>
                <w:rFonts w:ascii="MS Gothic" w:eastAsia="MS Gothic" w:hAnsi="MS Gothic"/>
                <w:sz w:val="24"/>
                <w:szCs w:val="24"/>
              </w:rPr>
            </w:pPr>
            <w:r w:rsidRPr="00C87850">
              <w:rPr>
                <w:rFonts w:ascii="MS Gothic" w:eastAsia="MS Gothic" w:hAnsi="MS Gothic"/>
                <w:sz w:val="24"/>
                <w:szCs w:val="24"/>
              </w:rPr>
              <w:t>i.</w:t>
            </w:r>
            <w:r w:rsidRPr="00C87850">
              <w:rPr>
                <w:rFonts w:hint="eastAsia"/>
              </w:rPr>
              <w:t xml:space="preserve"> </w:t>
            </w:r>
            <w:r w:rsidRPr="00C87850">
              <w:rPr>
                <w:rFonts w:ascii="MS Gothic" w:eastAsia="MS Gothic" w:hAnsi="MS Gothic" w:hint="eastAsia"/>
                <w:sz w:val="24"/>
                <w:szCs w:val="24"/>
              </w:rPr>
              <w:t>食鳥処理に使用するベルトコンベア、バット、テーブル、まな板等食鳥、食鳥とたい、食鳥中抜とたい又は食鳥肉等が直接接触する機械器具は、非腐食性材料で作られ、洗浄消毒が容易な構造であること。</w:t>
            </w:r>
          </w:p>
          <w:p w14:paraId="3E7519DF" w14:textId="616BAEA0" w:rsidR="00394491" w:rsidRPr="00C87850" w:rsidRDefault="00394491" w:rsidP="00A6314E">
            <w:pPr>
              <w:ind w:left="240" w:hangingChars="100" w:hanging="240"/>
              <w:rPr>
                <w:rFonts w:ascii="MS Gothic" w:eastAsia="MS Gothic" w:hAnsi="MS Gothic"/>
                <w:sz w:val="24"/>
                <w:szCs w:val="24"/>
              </w:rPr>
            </w:pPr>
            <w:r w:rsidRPr="00C87850">
              <w:rPr>
                <w:rFonts w:ascii="MS Gothic" w:eastAsia="MS Gothic" w:hAnsi="MS Gothic"/>
                <w:sz w:val="24"/>
                <w:szCs w:val="24"/>
              </w:rPr>
              <w:lastRenderedPageBreak/>
              <w:t>i. A</w:t>
            </w:r>
            <w:r w:rsidR="00427154" w:rsidRPr="00C87850">
              <w:rPr>
                <w:rFonts w:ascii="MS Gothic" w:eastAsia="MS Gothic" w:hAnsi="MS Gothic"/>
                <w:sz w:val="24"/>
                <w:szCs w:val="24"/>
              </w:rPr>
              <w:t>ny equipment or utensil, for ex</w:t>
            </w:r>
            <w:r w:rsidRPr="00C87850">
              <w:rPr>
                <w:rFonts w:ascii="MS Gothic" w:eastAsia="MS Gothic" w:hAnsi="MS Gothic"/>
                <w:sz w:val="24"/>
                <w:szCs w:val="24"/>
              </w:rPr>
              <w:t>ample belt</w:t>
            </w:r>
            <w:r w:rsidR="00427154" w:rsidRPr="00C87850">
              <w:rPr>
                <w:rFonts w:ascii="MS Gothic" w:eastAsia="MS Gothic" w:hAnsi="MS Gothic"/>
                <w:sz w:val="24"/>
                <w:szCs w:val="24"/>
              </w:rPr>
              <w:t xml:space="preserve"> conveyers, vats, tables, chipp</w:t>
            </w:r>
            <w:r w:rsidRPr="00C87850">
              <w:rPr>
                <w:rFonts w:ascii="MS Gothic" w:eastAsia="MS Gothic" w:hAnsi="MS Gothic"/>
                <w:sz w:val="24"/>
                <w:szCs w:val="24"/>
              </w:rPr>
              <w:t>ing boards and other equipment for poultry slaughtering, that are in direct contact with any live poultry, eviscerated carcasses or parts, shall be made of impermeable materials and shall be easy to wash and disinfect.</w:t>
            </w:r>
          </w:p>
          <w:p w14:paraId="2D6E5BF3" w14:textId="77777777" w:rsidR="00394491" w:rsidRPr="00C87850" w:rsidRDefault="00394491" w:rsidP="0078289D">
            <w:pPr>
              <w:rPr>
                <w:rFonts w:ascii="MS Gothic" w:eastAsia="MS Gothic" w:hAnsi="MS Gothic"/>
                <w:sz w:val="24"/>
                <w:szCs w:val="24"/>
              </w:rPr>
            </w:pPr>
          </w:p>
          <w:p w14:paraId="7DCA4E3E" w14:textId="77777777" w:rsidR="00394491" w:rsidRPr="00C87850" w:rsidRDefault="00394491" w:rsidP="0078289D">
            <w:pPr>
              <w:rPr>
                <w:rFonts w:ascii="MS Gothic" w:eastAsia="MS Gothic" w:hAnsi="MS Gothic"/>
                <w:sz w:val="24"/>
                <w:szCs w:val="24"/>
              </w:rPr>
            </w:pPr>
          </w:p>
          <w:p w14:paraId="55289FFA" w14:textId="77777777" w:rsidR="00394491" w:rsidRPr="00C87850" w:rsidRDefault="00394491" w:rsidP="0078289D">
            <w:pPr>
              <w:rPr>
                <w:rFonts w:ascii="MS Gothic" w:eastAsia="MS Gothic" w:hAnsi="MS Gothic"/>
                <w:sz w:val="24"/>
                <w:szCs w:val="24"/>
              </w:rPr>
            </w:pPr>
          </w:p>
        </w:tc>
      </w:tr>
    </w:tbl>
    <w:p w14:paraId="647EF81C" w14:textId="50FC49F3" w:rsidR="00394491" w:rsidRPr="00C87850" w:rsidRDefault="00394491" w:rsidP="00997F16">
      <w:pPr>
        <w:ind w:left="360" w:hangingChars="150" w:hanging="360"/>
        <w:rPr>
          <w:rFonts w:ascii="MS Gothic" w:eastAsia="MS Gothic" w:hAnsi="MS Gothic"/>
          <w:sz w:val="24"/>
          <w:szCs w:val="24"/>
        </w:rPr>
      </w:pPr>
    </w:p>
    <w:p w14:paraId="79ADC751" w14:textId="696092AC" w:rsidR="00427154" w:rsidRPr="00C87850" w:rsidRDefault="00427154" w:rsidP="00997F16">
      <w:pPr>
        <w:ind w:left="360" w:hangingChars="150" w:hanging="360"/>
        <w:rPr>
          <w:rFonts w:ascii="MS Gothic" w:eastAsia="MS Gothic" w:hAnsi="MS Gothic"/>
          <w:sz w:val="24"/>
          <w:szCs w:val="24"/>
        </w:rPr>
      </w:pPr>
      <w:r w:rsidRPr="00C87850">
        <w:rPr>
          <w:rFonts w:ascii="MS Gothic" w:eastAsia="MS Gothic" w:hAnsi="MS Gothic" w:hint="eastAsia"/>
          <w:sz w:val="24"/>
          <w:szCs w:val="24"/>
        </w:rPr>
        <w:t>(</w:t>
      </w:r>
      <w:r w:rsidRPr="00C87850">
        <w:rPr>
          <w:rFonts w:ascii="MS Gothic" w:eastAsia="MS Gothic" w:hAnsi="MS Gothic"/>
          <w:sz w:val="24"/>
          <w:szCs w:val="24"/>
        </w:rPr>
        <w:t>7)</w:t>
      </w:r>
      <w:r w:rsidRPr="00C87850">
        <w:rPr>
          <w:rFonts w:ascii="MS Gothic" w:eastAsia="MS Gothic" w:hAnsi="MS Gothic" w:hint="eastAsia"/>
          <w:sz w:val="24"/>
          <w:szCs w:val="24"/>
        </w:rPr>
        <w:t xml:space="preserve">　その他</w:t>
      </w:r>
    </w:p>
    <w:p w14:paraId="38E7BF01" w14:textId="71E19668" w:rsidR="00427154" w:rsidRPr="00C87850" w:rsidRDefault="00427154" w:rsidP="00997F16">
      <w:pPr>
        <w:ind w:left="360" w:hangingChars="150" w:hanging="360"/>
        <w:rPr>
          <w:rFonts w:ascii="MS Gothic" w:eastAsia="MS Gothic" w:hAnsi="MS Gothic"/>
          <w:sz w:val="24"/>
          <w:szCs w:val="24"/>
        </w:rPr>
      </w:pPr>
      <w:r w:rsidRPr="00C87850">
        <w:rPr>
          <w:rFonts w:ascii="MS Gothic" w:eastAsia="MS Gothic" w:hAnsi="MS Gothic" w:hint="eastAsia"/>
          <w:sz w:val="24"/>
          <w:szCs w:val="24"/>
        </w:rPr>
        <w:t>(7)　Others</w:t>
      </w:r>
    </w:p>
    <w:tbl>
      <w:tblPr>
        <w:tblStyle w:val="a4"/>
        <w:tblW w:w="0" w:type="auto"/>
        <w:tblLook w:val="04A0" w:firstRow="1" w:lastRow="0" w:firstColumn="1" w:lastColumn="0" w:noHBand="0" w:noVBand="1"/>
      </w:tblPr>
      <w:tblGrid>
        <w:gridCol w:w="8494"/>
      </w:tblGrid>
      <w:tr w:rsidR="00427154" w:rsidRPr="00C87850" w14:paraId="311102DD" w14:textId="77777777" w:rsidTr="0078289D">
        <w:tc>
          <w:tcPr>
            <w:tcW w:w="8494" w:type="dxa"/>
          </w:tcPr>
          <w:p w14:paraId="73178377" w14:textId="5A403A49" w:rsidR="00427154" w:rsidRPr="00C87850" w:rsidRDefault="00427154" w:rsidP="00A6314E">
            <w:pPr>
              <w:ind w:left="240" w:hangingChars="100" w:hanging="240"/>
              <w:rPr>
                <w:rFonts w:ascii="MS Gothic" w:eastAsia="MS Gothic" w:hAnsi="MS Gothic"/>
                <w:sz w:val="24"/>
                <w:szCs w:val="24"/>
              </w:rPr>
            </w:pPr>
            <w:r w:rsidRPr="00C87850">
              <w:rPr>
                <w:rFonts w:ascii="MS Gothic" w:eastAsia="MS Gothic" w:hAnsi="MS Gothic"/>
                <w:sz w:val="24"/>
                <w:szCs w:val="24"/>
              </w:rPr>
              <w:t>a.</w:t>
            </w:r>
            <w:r w:rsidRPr="00C87850">
              <w:rPr>
                <w:rFonts w:hint="eastAsia"/>
              </w:rPr>
              <w:t xml:space="preserve"> </w:t>
            </w:r>
            <w:r w:rsidRPr="00C87850">
              <w:rPr>
                <w:rFonts w:ascii="MS Gothic" w:eastAsia="MS Gothic" w:hAnsi="MS Gothic" w:hint="eastAsia"/>
                <w:sz w:val="24"/>
                <w:szCs w:val="24"/>
              </w:rPr>
              <w:t>更衣室は、従事者の数に応じた十分な広さがあり、かつ従事者の長靴、前掛け及び作業衣等の専用の保管設備を備えること。</w:t>
            </w:r>
          </w:p>
          <w:p w14:paraId="681B690F" w14:textId="2400403E" w:rsidR="00427154" w:rsidRPr="00C87850" w:rsidRDefault="00427154" w:rsidP="00A6314E">
            <w:pPr>
              <w:ind w:left="240" w:hangingChars="100" w:hanging="240"/>
              <w:rPr>
                <w:rFonts w:ascii="MS Gothic" w:eastAsia="MS Gothic" w:hAnsi="MS Gothic"/>
                <w:sz w:val="24"/>
                <w:szCs w:val="24"/>
              </w:rPr>
            </w:pPr>
            <w:r w:rsidRPr="00C87850">
              <w:rPr>
                <w:rFonts w:ascii="MS Gothic" w:eastAsia="MS Gothic" w:hAnsi="MS Gothic"/>
                <w:sz w:val="24"/>
                <w:szCs w:val="24"/>
              </w:rPr>
              <w:t>a. Any locker room shall have enough space in proportion to the number of employees and have storage facilities used only for their boots, aprons, and working clothes.</w:t>
            </w:r>
          </w:p>
          <w:p w14:paraId="7E9A55F6" w14:textId="77777777" w:rsidR="00427154" w:rsidRPr="00C87850" w:rsidRDefault="00427154" w:rsidP="0078289D">
            <w:pPr>
              <w:rPr>
                <w:rFonts w:ascii="MS Gothic" w:eastAsia="MS Gothic" w:hAnsi="MS Gothic"/>
                <w:sz w:val="24"/>
                <w:szCs w:val="24"/>
              </w:rPr>
            </w:pPr>
          </w:p>
          <w:p w14:paraId="01E0C5B1" w14:textId="77777777" w:rsidR="00427154" w:rsidRPr="00C87850" w:rsidRDefault="00427154" w:rsidP="0078289D">
            <w:pPr>
              <w:rPr>
                <w:rFonts w:ascii="MS Gothic" w:eastAsia="MS Gothic" w:hAnsi="MS Gothic"/>
                <w:sz w:val="24"/>
                <w:szCs w:val="24"/>
              </w:rPr>
            </w:pPr>
          </w:p>
          <w:p w14:paraId="270CCC94" w14:textId="77777777" w:rsidR="00427154" w:rsidRPr="00C87850" w:rsidRDefault="00427154" w:rsidP="0078289D">
            <w:pPr>
              <w:rPr>
                <w:rFonts w:ascii="MS Gothic" w:eastAsia="MS Gothic" w:hAnsi="MS Gothic"/>
                <w:sz w:val="24"/>
                <w:szCs w:val="24"/>
              </w:rPr>
            </w:pPr>
          </w:p>
        </w:tc>
      </w:tr>
    </w:tbl>
    <w:p w14:paraId="76540299" w14:textId="77777777" w:rsidR="00427154" w:rsidRPr="00C87850" w:rsidRDefault="00427154"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6C660D" w:rsidRPr="00C87850" w14:paraId="5D1DEFCF" w14:textId="77777777" w:rsidTr="0078289D">
        <w:tc>
          <w:tcPr>
            <w:tcW w:w="8494" w:type="dxa"/>
          </w:tcPr>
          <w:p w14:paraId="622A2FB9" w14:textId="0BCFF1C4" w:rsidR="006C660D" w:rsidRPr="00C87850" w:rsidRDefault="006C660D" w:rsidP="00A6314E">
            <w:pPr>
              <w:ind w:left="240" w:hangingChars="100" w:hanging="240"/>
              <w:rPr>
                <w:rFonts w:ascii="MS Gothic" w:eastAsia="MS Gothic" w:hAnsi="MS Gothic"/>
                <w:sz w:val="24"/>
                <w:szCs w:val="24"/>
              </w:rPr>
            </w:pPr>
            <w:r w:rsidRPr="00C87850">
              <w:rPr>
                <w:rFonts w:ascii="MS Gothic" w:eastAsia="MS Gothic" w:hAnsi="MS Gothic"/>
                <w:sz w:val="24"/>
                <w:szCs w:val="24"/>
              </w:rPr>
              <w:t>b.</w:t>
            </w:r>
            <w:r w:rsidRPr="00C87850">
              <w:rPr>
                <w:rFonts w:hint="eastAsia"/>
              </w:rPr>
              <w:t xml:space="preserve"> </w:t>
            </w:r>
            <w:r w:rsidRPr="00C87850">
              <w:rPr>
                <w:rFonts w:ascii="MS Gothic" w:eastAsia="MS Gothic" w:hAnsi="MS Gothic" w:hint="eastAsia"/>
                <w:sz w:val="24"/>
                <w:szCs w:val="24"/>
              </w:rPr>
              <w:t>便所は隔壁により、他の場所と完全に区画され、処理施設に直接出入り口を設けないこと等処理施設に影響のないものとする。</w:t>
            </w:r>
          </w:p>
          <w:p w14:paraId="0775AD05" w14:textId="1C4C9762" w:rsidR="006C660D" w:rsidRPr="00C87850" w:rsidRDefault="006C660D" w:rsidP="00A6314E">
            <w:pPr>
              <w:ind w:left="240" w:hangingChars="100" w:hanging="240"/>
              <w:rPr>
                <w:rFonts w:ascii="MS Gothic" w:eastAsia="MS Gothic" w:hAnsi="MS Gothic"/>
                <w:sz w:val="24"/>
                <w:szCs w:val="24"/>
              </w:rPr>
            </w:pPr>
            <w:r w:rsidRPr="00C87850">
              <w:rPr>
                <w:rFonts w:ascii="MS Gothic" w:eastAsia="MS Gothic" w:hAnsi="MS Gothic"/>
                <w:sz w:val="24"/>
                <w:szCs w:val="24"/>
              </w:rPr>
              <w:t>b. Any lavatory shall be separated from other areas with partitions, and shall have no entrance door directly connected with any poultry slaughtering facilities or have other means to prevent said lavatory from affecting any poultry slaughtering facilities.</w:t>
            </w:r>
          </w:p>
          <w:p w14:paraId="487B4001" w14:textId="77777777" w:rsidR="006C660D" w:rsidRPr="00C87850" w:rsidRDefault="006C660D" w:rsidP="0078289D">
            <w:pPr>
              <w:rPr>
                <w:rFonts w:ascii="MS Gothic" w:eastAsia="MS Gothic" w:hAnsi="MS Gothic"/>
                <w:sz w:val="24"/>
                <w:szCs w:val="24"/>
              </w:rPr>
            </w:pPr>
          </w:p>
          <w:p w14:paraId="3B534021" w14:textId="77777777" w:rsidR="006C660D" w:rsidRPr="00C87850" w:rsidRDefault="006C660D" w:rsidP="0078289D">
            <w:pPr>
              <w:rPr>
                <w:rFonts w:ascii="MS Gothic" w:eastAsia="MS Gothic" w:hAnsi="MS Gothic"/>
                <w:sz w:val="24"/>
                <w:szCs w:val="24"/>
              </w:rPr>
            </w:pPr>
          </w:p>
          <w:p w14:paraId="03CFFCB2" w14:textId="77777777" w:rsidR="006C660D" w:rsidRPr="00C87850" w:rsidRDefault="006C660D" w:rsidP="0078289D">
            <w:pPr>
              <w:rPr>
                <w:rFonts w:ascii="MS Gothic" w:eastAsia="MS Gothic" w:hAnsi="MS Gothic"/>
                <w:sz w:val="24"/>
                <w:szCs w:val="24"/>
              </w:rPr>
            </w:pPr>
          </w:p>
        </w:tc>
      </w:tr>
    </w:tbl>
    <w:p w14:paraId="5A44EC14" w14:textId="27815C9E" w:rsidR="008711D1" w:rsidRPr="00C87850" w:rsidRDefault="008711D1"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5D619C" w:rsidRPr="00C87850" w14:paraId="6842BEE4" w14:textId="77777777" w:rsidTr="0078289D">
        <w:tc>
          <w:tcPr>
            <w:tcW w:w="8494" w:type="dxa"/>
          </w:tcPr>
          <w:p w14:paraId="16837249" w14:textId="4CA5DE73" w:rsidR="005D619C" w:rsidRPr="00C87850" w:rsidRDefault="005D619C" w:rsidP="0078289D">
            <w:pPr>
              <w:rPr>
                <w:rFonts w:ascii="MS Gothic" w:eastAsia="MS Gothic" w:hAnsi="MS Gothic"/>
                <w:sz w:val="24"/>
                <w:szCs w:val="24"/>
              </w:rPr>
            </w:pPr>
            <w:r w:rsidRPr="00C87850">
              <w:rPr>
                <w:rFonts w:ascii="MS Gothic" w:eastAsia="MS Gothic" w:hAnsi="MS Gothic"/>
                <w:sz w:val="24"/>
                <w:szCs w:val="24"/>
              </w:rPr>
              <w:t>c.</w:t>
            </w:r>
            <w:r w:rsidRPr="00C87850">
              <w:rPr>
                <w:rFonts w:hint="eastAsia"/>
              </w:rPr>
              <w:t xml:space="preserve"> </w:t>
            </w:r>
            <w:r w:rsidRPr="00C87850">
              <w:rPr>
                <w:rFonts w:ascii="MS Gothic" w:eastAsia="MS Gothic" w:hAnsi="MS Gothic" w:hint="eastAsia"/>
                <w:sz w:val="24"/>
                <w:szCs w:val="24"/>
              </w:rPr>
              <w:t>便所には手洗い設備を備えること。</w:t>
            </w:r>
          </w:p>
          <w:p w14:paraId="4BC41377" w14:textId="7A58FCB4" w:rsidR="005D619C" w:rsidRPr="00C87850" w:rsidRDefault="005D619C" w:rsidP="0078289D">
            <w:pPr>
              <w:rPr>
                <w:rFonts w:ascii="MS Gothic" w:eastAsia="MS Gothic" w:hAnsi="MS Gothic"/>
                <w:sz w:val="24"/>
                <w:szCs w:val="24"/>
              </w:rPr>
            </w:pPr>
            <w:r w:rsidRPr="00C87850">
              <w:rPr>
                <w:rFonts w:ascii="MS Gothic" w:eastAsia="MS Gothic" w:hAnsi="MS Gothic"/>
                <w:sz w:val="24"/>
                <w:szCs w:val="24"/>
              </w:rPr>
              <w:t>c. Any lavatory shall be provided with hand washing equipment.</w:t>
            </w:r>
          </w:p>
          <w:p w14:paraId="3C2B97DE" w14:textId="77777777" w:rsidR="005D619C" w:rsidRPr="00C87850" w:rsidRDefault="005D619C" w:rsidP="0078289D">
            <w:pPr>
              <w:rPr>
                <w:rFonts w:ascii="MS Gothic" w:eastAsia="MS Gothic" w:hAnsi="MS Gothic"/>
                <w:sz w:val="24"/>
                <w:szCs w:val="24"/>
              </w:rPr>
            </w:pPr>
          </w:p>
          <w:p w14:paraId="6F6DFF1B" w14:textId="77777777" w:rsidR="005D619C" w:rsidRPr="00C87850" w:rsidRDefault="005D619C" w:rsidP="0078289D">
            <w:pPr>
              <w:rPr>
                <w:rFonts w:ascii="MS Gothic" w:eastAsia="MS Gothic" w:hAnsi="MS Gothic"/>
                <w:sz w:val="24"/>
                <w:szCs w:val="24"/>
              </w:rPr>
            </w:pPr>
          </w:p>
          <w:p w14:paraId="69E09861" w14:textId="77777777" w:rsidR="005D619C" w:rsidRPr="00C87850" w:rsidRDefault="005D619C" w:rsidP="0078289D">
            <w:pPr>
              <w:rPr>
                <w:rFonts w:ascii="MS Gothic" w:eastAsia="MS Gothic" w:hAnsi="MS Gothic"/>
                <w:sz w:val="24"/>
                <w:szCs w:val="24"/>
              </w:rPr>
            </w:pPr>
          </w:p>
        </w:tc>
      </w:tr>
    </w:tbl>
    <w:p w14:paraId="28CAD232" w14:textId="735A91D9" w:rsidR="005D619C" w:rsidRPr="00C87850" w:rsidRDefault="005D619C"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5D619C" w:rsidRPr="00C87850" w14:paraId="568ECC30" w14:textId="77777777" w:rsidTr="0078289D">
        <w:tc>
          <w:tcPr>
            <w:tcW w:w="8494" w:type="dxa"/>
          </w:tcPr>
          <w:p w14:paraId="01475BB3" w14:textId="7F2D6D31" w:rsidR="005D619C" w:rsidRPr="00C87850" w:rsidRDefault="005D619C" w:rsidP="00A6314E">
            <w:pPr>
              <w:ind w:left="240" w:hangingChars="100" w:hanging="240"/>
              <w:rPr>
                <w:rFonts w:ascii="MS Gothic" w:eastAsia="MS Gothic" w:hAnsi="MS Gothic"/>
                <w:sz w:val="24"/>
                <w:szCs w:val="24"/>
              </w:rPr>
            </w:pPr>
            <w:r w:rsidRPr="00C87850">
              <w:rPr>
                <w:rFonts w:ascii="MS Gothic" w:eastAsia="MS Gothic" w:hAnsi="MS Gothic"/>
                <w:sz w:val="24"/>
                <w:szCs w:val="24"/>
              </w:rPr>
              <w:lastRenderedPageBreak/>
              <w:t>d.</w:t>
            </w:r>
            <w:r w:rsidRPr="00C87850">
              <w:rPr>
                <w:rFonts w:hint="eastAsia"/>
              </w:rPr>
              <w:t xml:space="preserve"> </w:t>
            </w:r>
            <w:r w:rsidRPr="00C87850">
              <w:rPr>
                <w:rFonts w:ascii="MS Gothic" w:eastAsia="MS Gothic" w:hAnsi="MS Gothic" w:hint="eastAsia"/>
                <w:sz w:val="24"/>
                <w:szCs w:val="24"/>
              </w:rPr>
              <w:t>便所の窓、換気口等外部への開口部は、昆虫等の進入を防ぐ設備が設けられていること。</w:t>
            </w:r>
          </w:p>
          <w:p w14:paraId="29959548" w14:textId="2EF5F0D0" w:rsidR="005D619C" w:rsidRPr="00C87850" w:rsidRDefault="005D619C" w:rsidP="00A6314E">
            <w:pPr>
              <w:ind w:left="240" w:hangingChars="100" w:hanging="240"/>
              <w:rPr>
                <w:rFonts w:ascii="MS Gothic" w:eastAsia="MS Gothic" w:hAnsi="MS Gothic"/>
                <w:sz w:val="24"/>
                <w:szCs w:val="24"/>
              </w:rPr>
            </w:pPr>
            <w:r w:rsidRPr="00C87850">
              <w:rPr>
                <w:rFonts w:ascii="MS Gothic" w:eastAsia="MS Gothic" w:hAnsi="MS Gothic"/>
                <w:sz w:val="24"/>
                <w:szCs w:val="24"/>
              </w:rPr>
              <w:t>d. Any window, ventilating opening, or other opening connected to the outside shall have an appropriate means to prevent any invasion of insects.</w:t>
            </w:r>
          </w:p>
          <w:p w14:paraId="6A8CA7EC" w14:textId="77777777" w:rsidR="005D619C" w:rsidRPr="00C87850" w:rsidRDefault="005D619C" w:rsidP="0078289D">
            <w:pPr>
              <w:rPr>
                <w:rFonts w:ascii="MS Gothic" w:eastAsia="MS Gothic" w:hAnsi="MS Gothic"/>
                <w:sz w:val="24"/>
                <w:szCs w:val="24"/>
              </w:rPr>
            </w:pPr>
          </w:p>
          <w:p w14:paraId="3112F9FD" w14:textId="77777777" w:rsidR="005D619C" w:rsidRPr="00C87850" w:rsidRDefault="005D619C" w:rsidP="0078289D">
            <w:pPr>
              <w:rPr>
                <w:rFonts w:ascii="MS Gothic" w:eastAsia="MS Gothic" w:hAnsi="MS Gothic"/>
                <w:sz w:val="24"/>
                <w:szCs w:val="24"/>
              </w:rPr>
            </w:pPr>
          </w:p>
          <w:p w14:paraId="400D3A9F" w14:textId="77777777" w:rsidR="005D619C" w:rsidRPr="00C87850" w:rsidRDefault="005D619C" w:rsidP="0078289D">
            <w:pPr>
              <w:rPr>
                <w:rFonts w:ascii="MS Gothic" w:eastAsia="MS Gothic" w:hAnsi="MS Gothic"/>
                <w:sz w:val="24"/>
                <w:szCs w:val="24"/>
              </w:rPr>
            </w:pPr>
          </w:p>
        </w:tc>
      </w:tr>
    </w:tbl>
    <w:p w14:paraId="749A327B" w14:textId="137D2062" w:rsidR="005D619C" w:rsidRPr="00C87850" w:rsidRDefault="005D619C" w:rsidP="00997F16">
      <w:pPr>
        <w:ind w:left="360" w:hangingChars="150" w:hanging="360"/>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5D619C" w:rsidRPr="00C87850" w14:paraId="3DB147F6" w14:textId="77777777" w:rsidTr="0078289D">
        <w:tc>
          <w:tcPr>
            <w:tcW w:w="8494" w:type="dxa"/>
          </w:tcPr>
          <w:p w14:paraId="0E1E57C0" w14:textId="0CAB9C6B" w:rsidR="005D619C" w:rsidRPr="00C87850" w:rsidRDefault="005D619C" w:rsidP="00A6314E">
            <w:pPr>
              <w:ind w:left="240" w:hangingChars="100" w:hanging="240"/>
              <w:rPr>
                <w:rFonts w:ascii="MS Gothic" w:eastAsia="MS Gothic" w:hAnsi="MS Gothic"/>
                <w:sz w:val="24"/>
                <w:szCs w:val="24"/>
              </w:rPr>
            </w:pPr>
            <w:r w:rsidRPr="00C87850">
              <w:rPr>
                <w:rFonts w:ascii="MS Gothic" w:eastAsia="MS Gothic" w:hAnsi="MS Gothic"/>
                <w:sz w:val="24"/>
                <w:szCs w:val="24"/>
              </w:rPr>
              <w:t>e.</w:t>
            </w:r>
            <w:r w:rsidRPr="00C87850">
              <w:rPr>
                <w:rFonts w:hint="eastAsia"/>
              </w:rPr>
              <w:t xml:space="preserve"> </w:t>
            </w:r>
            <w:r w:rsidRPr="00C87850">
              <w:rPr>
                <w:rFonts w:ascii="MS Gothic" w:eastAsia="MS Gothic" w:hAnsi="MS Gothic" w:hint="eastAsia"/>
                <w:sz w:val="24"/>
                <w:szCs w:val="24"/>
              </w:rPr>
              <w:t>汚水処理施設は、汚水の処理規模に応じた十分な能力がある汚水処理設備を備えること。</w:t>
            </w:r>
          </w:p>
          <w:p w14:paraId="3D1908D6" w14:textId="60D5C35F" w:rsidR="005D619C" w:rsidRPr="00C87850" w:rsidRDefault="005D619C" w:rsidP="00A6314E">
            <w:pPr>
              <w:ind w:left="240" w:hangingChars="100" w:hanging="240"/>
              <w:rPr>
                <w:rFonts w:ascii="MS Gothic" w:eastAsia="MS Gothic" w:hAnsi="MS Gothic"/>
                <w:sz w:val="24"/>
                <w:szCs w:val="24"/>
              </w:rPr>
            </w:pPr>
            <w:r w:rsidRPr="00C87850">
              <w:rPr>
                <w:rFonts w:ascii="MS Gothic" w:eastAsia="MS Gothic" w:hAnsi="MS Gothic"/>
                <w:sz w:val="24"/>
                <w:szCs w:val="24"/>
              </w:rPr>
              <w:t>e. Waste t</w:t>
            </w:r>
            <w:r w:rsidR="0057287A" w:rsidRPr="00C87850">
              <w:rPr>
                <w:rFonts w:ascii="MS Gothic" w:eastAsia="MS Gothic" w:hAnsi="MS Gothic"/>
                <w:sz w:val="24"/>
                <w:szCs w:val="24"/>
              </w:rPr>
              <w:t xml:space="preserve">reatment facilities shall have </w:t>
            </w:r>
            <w:r w:rsidRPr="00C87850">
              <w:rPr>
                <w:rFonts w:ascii="MS Gothic" w:eastAsia="MS Gothic" w:hAnsi="MS Gothic"/>
                <w:sz w:val="24"/>
                <w:szCs w:val="24"/>
              </w:rPr>
              <w:t>blood and wastewater cleaning apparatus.</w:t>
            </w:r>
          </w:p>
          <w:p w14:paraId="0474DA67" w14:textId="77777777" w:rsidR="005D619C" w:rsidRPr="00C87850" w:rsidRDefault="005D619C" w:rsidP="0078289D">
            <w:pPr>
              <w:rPr>
                <w:rFonts w:ascii="MS Gothic" w:eastAsia="MS Gothic" w:hAnsi="MS Gothic"/>
                <w:sz w:val="24"/>
                <w:szCs w:val="24"/>
              </w:rPr>
            </w:pPr>
          </w:p>
          <w:p w14:paraId="11EB6109" w14:textId="77777777" w:rsidR="005D619C" w:rsidRPr="00C87850" w:rsidRDefault="005D619C" w:rsidP="0078289D">
            <w:pPr>
              <w:rPr>
                <w:rFonts w:ascii="MS Gothic" w:eastAsia="MS Gothic" w:hAnsi="MS Gothic"/>
                <w:sz w:val="24"/>
                <w:szCs w:val="24"/>
              </w:rPr>
            </w:pPr>
          </w:p>
          <w:p w14:paraId="0DF651EA" w14:textId="77777777" w:rsidR="005D619C" w:rsidRPr="00C87850" w:rsidRDefault="005D619C" w:rsidP="0078289D">
            <w:pPr>
              <w:rPr>
                <w:rFonts w:ascii="MS Gothic" w:eastAsia="MS Gothic" w:hAnsi="MS Gothic"/>
                <w:sz w:val="24"/>
                <w:szCs w:val="24"/>
              </w:rPr>
            </w:pPr>
          </w:p>
        </w:tc>
      </w:tr>
    </w:tbl>
    <w:p w14:paraId="424FFCC9" w14:textId="7A1B25D2" w:rsidR="005D619C" w:rsidRPr="00C87850" w:rsidRDefault="005D619C" w:rsidP="00997F16">
      <w:pPr>
        <w:ind w:left="360" w:hangingChars="150" w:hanging="360"/>
        <w:rPr>
          <w:rFonts w:ascii="MS Gothic" w:eastAsia="MS Gothic" w:hAnsi="MS Gothic"/>
          <w:sz w:val="24"/>
          <w:szCs w:val="24"/>
        </w:rPr>
      </w:pPr>
    </w:p>
    <w:p w14:paraId="21728D38" w14:textId="12AC48E8" w:rsidR="00997F16" w:rsidRPr="00C87850" w:rsidRDefault="00997F16" w:rsidP="008912D3">
      <w:pPr>
        <w:rPr>
          <w:rFonts w:ascii="MS Gothic" w:eastAsia="MS Gothic" w:hAnsi="MS Gothic"/>
          <w:sz w:val="24"/>
          <w:szCs w:val="24"/>
        </w:rPr>
      </w:pPr>
    </w:p>
    <w:p w14:paraId="2741D218" w14:textId="0AC0B4A0" w:rsidR="00403D50" w:rsidRPr="00C87850" w:rsidRDefault="00403D50" w:rsidP="00831C08">
      <w:pPr>
        <w:pStyle w:val="3"/>
        <w:ind w:leftChars="0" w:left="0"/>
        <w:rPr>
          <w:rFonts w:ascii="MS Gothic" w:eastAsia="MS Gothic" w:hAnsi="MS Gothic"/>
          <w:sz w:val="24"/>
          <w:szCs w:val="24"/>
        </w:rPr>
      </w:pPr>
      <w:bookmarkStart w:id="25" w:name="_Toc15647089"/>
      <w:r w:rsidRPr="00C87850">
        <w:rPr>
          <w:rFonts w:ascii="MS Gothic" w:eastAsia="MS Gothic" w:hAnsi="MS Gothic" w:hint="eastAsia"/>
          <w:sz w:val="24"/>
          <w:szCs w:val="24"/>
        </w:rPr>
        <w:t>2</w:t>
      </w:r>
      <w:r w:rsidR="009C64DB" w:rsidRPr="00C87850">
        <w:rPr>
          <w:rFonts w:ascii="MS Gothic" w:eastAsia="MS Gothic" w:hAnsi="MS Gothic" w:hint="eastAsia"/>
          <w:sz w:val="24"/>
          <w:szCs w:val="24"/>
        </w:rPr>
        <w:t>.2</w:t>
      </w:r>
      <w:r w:rsidRPr="00C87850">
        <w:rPr>
          <w:rFonts w:ascii="MS Gothic" w:eastAsia="MS Gothic" w:hAnsi="MS Gothic" w:hint="eastAsia"/>
          <w:sz w:val="24"/>
          <w:szCs w:val="24"/>
        </w:rPr>
        <w:t xml:space="preserve">　</w:t>
      </w:r>
      <w:r w:rsidR="00DE62EA" w:rsidRPr="00C87850">
        <w:rPr>
          <w:rFonts w:ascii="MS Gothic" w:eastAsia="MS Gothic" w:hAnsi="MS Gothic" w:hint="eastAsia"/>
          <w:sz w:val="24"/>
          <w:szCs w:val="24"/>
        </w:rPr>
        <w:t>衛生管理基準</w:t>
      </w:r>
      <w:bookmarkEnd w:id="25"/>
    </w:p>
    <w:p w14:paraId="1DDE02EB" w14:textId="6336C2B3" w:rsidR="00DE62EA" w:rsidRPr="00C87850" w:rsidRDefault="00DE62EA" w:rsidP="00831C08">
      <w:pPr>
        <w:pStyle w:val="3"/>
        <w:ind w:leftChars="0" w:left="0"/>
        <w:rPr>
          <w:rFonts w:ascii="MS Gothic" w:eastAsia="MS Gothic" w:hAnsi="MS Gothic"/>
          <w:sz w:val="24"/>
          <w:szCs w:val="24"/>
        </w:rPr>
      </w:pPr>
      <w:bookmarkStart w:id="26" w:name="_Toc15647090"/>
      <w:r w:rsidRPr="00C87850">
        <w:rPr>
          <w:rFonts w:ascii="MS Gothic" w:eastAsia="MS Gothic" w:hAnsi="MS Gothic" w:hint="eastAsia"/>
          <w:sz w:val="24"/>
          <w:szCs w:val="24"/>
        </w:rPr>
        <w:t xml:space="preserve">2.2　</w:t>
      </w:r>
      <w:r w:rsidR="00C93A51" w:rsidRPr="00C87850">
        <w:rPr>
          <w:rFonts w:ascii="MS Gothic" w:eastAsia="MS Gothic" w:hAnsi="MS Gothic" w:hint="eastAsia"/>
          <w:sz w:val="24"/>
          <w:szCs w:val="24"/>
        </w:rPr>
        <w:t xml:space="preserve"> Standards for hygiene control</w:t>
      </w:r>
      <w:bookmarkEnd w:id="26"/>
    </w:p>
    <w:p w14:paraId="46D845BD" w14:textId="0EEB7250" w:rsidR="006636EC" w:rsidRPr="00C87850" w:rsidRDefault="006636EC" w:rsidP="006636EC"/>
    <w:p w14:paraId="00EE3112" w14:textId="1D2A9B9F" w:rsidR="00DE62EA" w:rsidRPr="00C87850" w:rsidRDefault="004C5601" w:rsidP="00403D50">
      <w:pPr>
        <w:rPr>
          <w:rFonts w:ascii="MS Gothic" w:eastAsia="MS Gothic" w:hAnsi="MS Gothic"/>
          <w:sz w:val="24"/>
          <w:szCs w:val="24"/>
        </w:rPr>
      </w:pPr>
      <w:r w:rsidRPr="00C87850" w:rsidDel="004C5601">
        <w:rPr>
          <w:rFonts w:ascii="MS Gothic" w:eastAsia="MS Gothic" w:hAnsi="MS Gothic" w:hint="eastAsia"/>
          <w:i/>
          <w:sz w:val="24"/>
          <w:szCs w:val="24"/>
        </w:rPr>
        <w:t xml:space="preserve"> </w:t>
      </w:r>
      <w:r w:rsidR="00DE62EA" w:rsidRPr="00C87850">
        <w:rPr>
          <w:rFonts w:ascii="MS Gothic" w:eastAsia="MS Gothic" w:hAnsi="MS Gothic" w:hint="eastAsia"/>
          <w:sz w:val="24"/>
          <w:szCs w:val="24"/>
        </w:rPr>
        <w:t>(1)　一般事項</w:t>
      </w:r>
    </w:p>
    <w:p w14:paraId="48D67B0A" w14:textId="31B2291B" w:rsidR="00DE62EA" w:rsidRPr="00C87850" w:rsidRDefault="00DE62EA" w:rsidP="00403D50">
      <w:pPr>
        <w:rPr>
          <w:rFonts w:ascii="MS Gothic" w:eastAsia="MS Gothic" w:hAnsi="MS Gothic"/>
          <w:sz w:val="24"/>
          <w:szCs w:val="24"/>
        </w:rPr>
      </w:pPr>
      <w:r w:rsidRPr="00C87850">
        <w:rPr>
          <w:rFonts w:ascii="MS Gothic" w:eastAsia="MS Gothic" w:hAnsi="MS Gothic" w:hint="eastAsia"/>
          <w:sz w:val="24"/>
          <w:szCs w:val="24"/>
        </w:rPr>
        <w:t>(1)　General provisions</w:t>
      </w:r>
    </w:p>
    <w:tbl>
      <w:tblPr>
        <w:tblStyle w:val="a4"/>
        <w:tblW w:w="0" w:type="auto"/>
        <w:tblLook w:val="04A0" w:firstRow="1" w:lastRow="0" w:firstColumn="1" w:lastColumn="0" w:noHBand="0" w:noVBand="1"/>
      </w:tblPr>
      <w:tblGrid>
        <w:gridCol w:w="8494"/>
      </w:tblGrid>
      <w:tr w:rsidR="00DE62EA" w:rsidRPr="00C87850" w14:paraId="19AD53AC" w14:textId="77777777" w:rsidTr="0078289D">
        <w:tc>
          <w:tcPr>
            <w:tcW w:w="8494" w:type="dxa"/>
          </w:tcPr>
          <w:p w14:paraId="4F4E269A" w14:textId="1DE8602F" w:rsidR="00DE62EA" w:rsidRPr="00C87850" w:rsidRDefault="00DE62EA" w:rsidP="0078289D">
            <w:pPr>
              <w:rPr>
                <w:rFonts w:ascii="MS Gothic" w:eastAsia="MS Gothic" w:hAnsi="MS Gothic"/>
                <w:sz w:val="24"/>
                <w:szCs w:val="24"/>
              </w:rPr>
            </w:pPr>
            <w:r w:rsidRPr="00C87850">
              <w:rPr>
                <w:rFonts w:ascii="MS Gothic" w:eastAsia="MS Gothic" w:hAnsi="MS Gothic"/>
                <w:sz w:val="24"/>
                <w:szCs w:val="24"/>
              </w:rPr>
              <w:t>a.</w:t>
            </w:r>
            <w:r w:rsidRPr="00C87850">
              <w:rPr>
                <w:rFonts w:hint="eastAsia"/>
              </w:rPr>
              <w:t xml:space="preserve"> </w:t>
            </w:r>
            <w:r w:rsidRPr="00C87850">
              <w:rPr>
                <w:rFonts w:ascii="MS Gothic" w:eastAsia="MS Gothic" w:hAnsi="MS Gothic" w:hint="eastAsia"/>
                <w:sz w:val="24"/>
                <w:szCs w:val="24"/>
              </w:rPr>
              <w:t>処理場は、清掃を適当に行い、衛生上支障のないように保持すること。</w:t>
            </w:r>
          </w:p>
          <w:p w14:paraId="042BB26C" w14:textId="3F85C310" w:rsidR="00DE62EA" w:rsidRPr="00C87850" w:rsidRDefault="00DE62EA" w:rsidP="00A6314E">
            <w:pPr>
              <w:ind w:left="240" w:hangingChars="100" w:hanging="240"/>
              <w:rPr>
                <w:rFonts w:ascii="MS Gothic" w:eastAsia="MS Gothic" w:hAnsi="MS Gothic"/>
                <w:sz w:val="24"/>
                <w:szCs w:val="24"/>
              </w:rPr>
            </w:pPr>
            <w:r w:rsidRPr="00C87850">
              <w:rPr>
                <w:rFonts w:ascii="MS Gothic" w:eastAsia="MS Gothic" w:hAnsi="MS Gothic"/>
                <w:sz w:val="24"/>
                <w:szCs w:val="24"/>
              </w:rPr>
              <w:t>a. By giving proper cleaning, maintain the slaughtering plant in no trouble from the viewpoint of sanitation.</w:t>
            </w:r>
          </w:p>
          <w:p w14:paraId="1B688FDC" w14:textId="77777777" w:rsidR="00DE62EA" w:rsidRPr="00C87850" w:rsidRDefault="00DE62EA" w:rsidP="0078289D">
            <w:pPr>
              <w:rPr>
                <w:rFonts w:ascii="MS Gothic" w:eastAsia="MS Gothic" w:hAnsi="MS Gothic"/>
                <w:sz w:val="24"/>
                <w:szCs w:val="24"/>
              </w:rPr>
            </w:pPr>
          </w:p>
          <w:p w14:paraId="1563AE5C" w14:textId="77777777" w:rsidR="00DE62EA" w:rsidRPr="00C87850" w:rsidRDefault="00DE62EA" w:rsidP="0078289D">
            <w:pPr>
              <w:rPr>
                <w:rFonts w:ascii="MS Gothic" w:eastAsia="MS Gothic" w:hAnsi="MS Gothic"/>
                <w:sz w:val="24"/>
                <w:szCs w:val="24"/>
              </w:rPr>
            </w:pPr>
          </w:p>
          <w:p w14:paraId="2C24C52F" w14:textId="77777777" w:rsidR="00DE62EA" w:rsidRPr="00C87850" w:rsidRDefault="00DE62EA" w:rsidP="0078289D">
            <w:pPr>
              <w:rPr>
                <w:rFonts w:ascii="MS Gothic" w:eastAsia="MS Gothic" w:hAnsi="MS Gothic"/>
                <w:sz w:val="24"/>
                <w:szCs w:val="24"/>
              </w:rPr>
            </w:pPr>
          </w:p>
        </w:tc>
      </w:tr>
    </w:tbl>
    <w:p w14:paraId="1ADFC974" w14:textId="77777777" w:rsidR="00DE62EA" w:rsidRPr="00C87850" w:rsidRDefault="00DE62EA" w:rsidP="00403D50">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F86AFD" w:rsidRPr="00C87850" w14:paraId="2C38E631" w14:textId="77777777" w:rsidTr="0078289D">
        <w:tc>
          <w:tcPr>
            <w:tcW w:w="8494" w:type="dxa"/>
          </w:tcPr>
          <w:p w14:paraId="47B57FC3" w14:textId="639F18DE" w:rsidR="00F86AFD" w:rsidRPr="00C87850" w:rsidRDefault="00F86AFD" w:rsidP="0078289D">
            <w:pPr>
              <w:rPr>
                <w:rFonts w:ascii="MS Gothic" w:eastAsia="MS Gothic" w:hAnsi="MS Gothic"/>
                <w:sz w:val="24"/>
                <w:szCs w:val="24"/>
              </w:rPr>
            </w:pPr>
            <w:r w:rsidRPr="00C87850">
              <w:rPr>
                <w:rFonts w:ascii="MS Gothic" w:eastAsia="MS Gothic" w:hAnsi="MS Gothic" w:hint="eastAsia"/>
                <w:sz w:val="24"/>
                <w:szCs w:val="24"/>
              </w:rPr>
              <w:t>b</w:t>
            </w:r>
            <w:r w:rsidRPr="00C87850">
              <w:rPr>
                <w:rFonts w:ascii="MS Gothic" w:eastAsia="MS Gothic" w:hAnsi="MS Gothic"/>
                <w:sz w:val="24"/>
                <w:szCs w:val="24"/>
              </w:rPr>
              <w:t>.</w:t>
            </w:r>
            <w:r w:rsidRPr="00C87850">
              <w:rPr>
                <w:rFonts w:hint="eastAsia"/>
              </w:rPr>
              <w:t xml:space="preserve"> </w:t>
            </w:r>
            <w:r w:rsidR="00200538" w:rsidRPr="00C87850">
              <w:rPr>
                <w:rFonts w:ascii="MS Gothic" w:eastAsia="MS Gothic" w:hAnsi="MS Gothic" w:hint="eastAsia"/>
                <w:sz w:val="24"/>
                <w:szCs w:val="24"/>
              </w:rPr>
              <w:t>整理整頓を行い、不必要な物品等を置かないこと。</w:t>
            </w:r>
          </w:p>
          <w:p w14:paraId="18F329FE" w14:textId="6800CF2B" w:rsidR="00F86AFD" w:rsidRPr="00C87850" w:rsidRDefault="00F86AFD" w:rsidP="00A6314E">
            <w:pPr>
              <w:ind w:left="240" w:hangingChars="100" w:hanging="240"/>
              <w:rPr>
                <w:rFonts w:ascii="MS Gothic" w:eastAsia="MS Gothic" w:hAnsi="MS Gothic"/>
                <w:sz w:val="24"/>
                <w:szCs w:val="24"/>
              </w:rPr>
            </w:pPr>
            <w:r w:rsidRPr="00C87850">
              <w:rPr>
                <w:rFonts w:ascii="MS Gothic" w:eastAsia="MS Gothic" w:hAnsi="MS Gothic"/>
                <w:sz w:val="24"/>
                <w:szCs w:val="24"/>
              </w:rPr>
              <w:t xml:space="preserve">b. </w:t>
            </w:r>
            <w:r w:rsidR="00200538" w:rsidRPr="00C87850">
              <w:rPr>
                <w:rFonts w:ascii="MS Gothic" w:eastAsia="MS Gothic" w:hAnsi="MS Gothic"/>
                <w:sz w:val="24"/>
                <w:szCs w:val="24"/>
              </w:rPr>
              <w:t>The slaughtering plant shall be organized and unnecessary items shall not be kept.</w:t>
            </w:r>
          </w:p>
          <w:p w14:paraId="439EBA0F" w14:textId="77777777" w:rsidR="00F86AFD" w:rsidRPr="00C87850" w:rsidRDefault="00F86AFD" w:rsidP="0078289D">
            <w:pPr>
              <w:rPr>
                <w:rFonts w:ascii="MS Gothic" w:eastAsia="MS Gothic" w:hAnsi="MS Gothic"/>
                <w:sz w:val="24"/>
                <w:szCs w:val="24"/>
              </w:rPr>
            </w:pPr>
          </w:p>
          <w:p w14:paraId="3B54A18C" w14:textId="77777777" w:rsidR="00F86AFD" w:rsidRPr="00C87850" w:rsidRDefault="00F86AFD" w:rsidP="0078289D">
            <w:pPr>
              <w:rPr>
                <w:rFonts w:ascii="MS Gothic" w:eastAsia="MS Gothic" w:hAnsi="MS Gothic"/>
                <w:sz w:val="24"/>
                <w:szCs w:val="24"/>
              </w:rPr>
            </w:pPr>
          </w:p>
          <w:p w14:paraId="38C6585E" w14:textId="77777777" w:rsidR="00F86AFD" w:rsidRPr="00C87850" w:rsidRDefault="00F86AFD" w:rsidP="0078289D">
            <w:pPr>
              <w:rPr>
                <w:rFonts w:ascii="MS Gothic" w:eastAsia="MS Gothic" w:hAnsi="MS Gothic"/>
                <w:sz w:val="24"/>
                <w:szCs w:val="24"/>
              </w:rPr>
            </w:pPr>
          </w:p>
        </w:tc>
      </w:tr>
    </w:tbl>
    <w:p w14:paraId="1C000A7C" w14:textId="1823A988" w:rsidR="00DE62EA" w:rsidRPr="00C87850" w:rsidRDefault="00DE62EA" w:rsidP="00403D50">
      <w:pPr>
        <w:rPr>
          <w:rFonts w:ascii="MS Gothic" w:eastAsia="MS Gothic" w:hAnsi="MS Gothic"/>
          <w:sz w:val="24"/>
          <w:szCs w:val="24"/>
          <w:highlight w:val="yellow"/>
        </w:rPr>
      </w:pPr>
    </w:p>
    <w:tbl>
      <w:tblPr>
        <w:tblStyle w:val="a4"/>
        <w:tblW w:w="0" w:type="auto"/>
        <w:tblLook w:val="04A0" w:firstRow="1" w:lastRow="0" w:firstColumn="1" w:lastColumn="0" w:noHBand="0" w:noVBand="1"/>
      </w:tblPr>
      <w:tblGrid>
        <w:gridCol w:w="8494"/>
      </w:tblGrid>
      <w:tr w:rsidR="00200538" w:rsidRPr="00C87850" w14:paraId="04C2F74B" w14:textId="77777777" w:rsidTr="0078289D">
        <w:tc>
          <w:tcPr>
            <w:tcW w:w="8494" w:type="dxa"/>
          </w:tcPr>
          <w:p w14:paraId="020024E5" w14:textId="517141F7" w:rsidR="00200538" w:rsidRPr="00C87850" w:rsidRDefault="00200538" w:rsidP="0078289D">
            <w:pPr>
              <w:rPr>
                <w:rFonts w:ascii="MS Gothic" w:eastAsia="MS Gothic" w:hAnsi="MS Gothic"/>
                <w:sz w:val="24"/>
                <w:szCs w:val="24"/>
              </w:rPr>
            </w:pPr>
            <w:r w:rsidRPr="00C87850">
              <w:rPr>
                <w:rFonts w:ascii="MS Gothic" w:eastAsia="MS Gothic" w:hAnsi="MS Gothic" w:hint="eastAsia"/>
                <w:sz w:val="24"/>
                <w:szCs w:val="24"/>
              </w:rPr>
              <w:t>c</w:t>
            </w:r>
            <w:r w:rsidRPr="00C87850">
              <w:rPr>
                <w:rFonts w:ascii="MS Gothic" w:eastAsia="MS Gothic" w:hAnsi="MS Gothic"/>
                <w:sz w:val="24"/>
                <w:szCs w:val="24"/>
              </w:rPr>
              <w:t>.</w:t>
            </w:r>
            <w:r w:rsidRPr="00C87850">
              <w:rPr>
                <w:rFonts w:hint="eastAsia"/>
              </w:rPr>
              <w:t xml:space="preserve"> </w:t>
            </w:r>
            <w:r w:rsidRPr="00C87850">
              <w:rPr>
                <w:rFonts w:ascii="MS Gothic" w:eastAsia="MS Gothic" w:hAnsi="MS Gothic" w:hint="eastAsia"/>
                <w:sz w:val="24"/>
                <w:szCs w:val="24"/>
              </w:rPr>
              <w:t>施設・設備の破損・故障等の補修・修理を行うこと。</w:t>
            </w:r>
          </w:p>
          <w:p w14:paraId="5A941C0A" w14:textId="44C1B8FB" w:rsidR="00200538" w:rsidRPr="00C87850" w:rsidRDefault="00200538" w:rsidP="00A6314E">
            <w:pPr>
              <w:ind w:left="240" w:hangingChars="100" w:hanging="240"/>
              <w:rPr>
                <w:rFonts w:ascii="MS Gothic" w:eastAsia="MS Gothic" w:hAnsi="MS Gothic"/>
                <w:sz w:val="24"/>
                <w:szCs w:val="24"/>
              </w:rPr>
            </w:pPr>
            <w:r w:rsidRPr="00C87850">
              <w:rPr>
                <w:rFonts w:ascii="MS Gothic" w:eastAsia="MS Gothic" w:hAnsi="MS Gothic"/>
                <w:sz w:val="24"/>
                <w:szCs w:val="24"/>
              </w:rPr>
              <w:t>c. In the cases where there are ruptures or failures in floors, inner walls, ceilings, windows or doors, they shall be repaired or mended without delay.</w:t>
            </w:r>
          </w:p>
          <w:p w14:paraId="7F0483F9" w14:textId="77777777" w:rsidR="00200538" w:rsidRPr="00C87850" w:rsidRDefault="00200538" w:rsidP="0078289D">
            <w:pPr>
              <w:rPr>
                <w:rFonts w:ascii="MS Gothic" w:eastAsia="MS Gothic" w:hAnsi="MS Gothic"/>
                <w:sz w:val="24"/>
                <w:szCs w:val="24"/>
              </w:rPr>
            </w:pPr>
          </w:p>
          <w:p w14:paraId="6B47DE37" w14:textId="77777777" w:rsidR="00200538" w:rsidRPr="00C87850" w:rsidRDefault="00200538" w:rsidP="0078289D">
            <w:pPr>
              <w:rPr>
                <w:rFonts w:ascii="MS Gothic" w:eastAsia="MS Gothic" w:hAnsi="MS Gothic"/>
                <w:sz w:val="24"/>
                <w:szCs w:val="24"/>
              </w:rPr>
            </w:pPr>
          </w:p>
          <w:p w14:paraId="3F24E070" w14:textId="77777777" w:rsidR="00200538" w:rsidRPr="00C87850" w:rsidRDefault="00200538" w:rsidP="0078289D">
            <w:pPr>
              <w:rPr>
                <w:rFonts w:ascii="MS Gothic" w:eastAsia="MS Gothic" w:hAnsi="MS Gothic"/>
                <w:sz w:val="24"/>
                <w:szCs w:val="24"/>
              </w:rPr>
            </w:pPr>
          </w:p>
        </w:tc>
      </w:tr>
    </w:tbl>
    <w:p w14:paraId="2B2B86D9" w14:textId="031280C0" w:rsidR="00DE62EA" w:rsidRPr="00C87850" w:rsidRDefault="00DE62EA" w:rsidP="00403D50">
      <w:pPr>
        <w:rPr>
          <w:rFonts w:ascii="MS Gothic" w:eastAsia="MS Gothic" w:hAnsi="MS Gothic"/>
          <w:sz w:val="24"/>
          <w:szCs w:val="24"/>
          <w:highlight w:val="yellow"/>
        </w:rPr>
      </w:pPr>
    </w:p>
    <w:tbl>
      <w:tblPr>
        <w:tblStyle w:val="a4"/>
        <w:tblW w:w="0" w:type="auto"/>
        <w:tblLook w:val="04A0" w:firstRow="1" w:lastRow="0" w:firstColumn="1" w:lastColumn="0" w:noHBand="0" w:noVBand="1"/>
      </w:tblPr>
      <w:tblGrid>
        <w:gridCol w:w="8494"/>
      </w:tblGrid>
      <w:tr w:rsidR="00200538" w:rsidRPr="00C87850" w14:paraId="0D1216C1" w14:textId="77777777" w:rsidTr="0078289D">
        <w:tc>
          <w:tcPr>
            <w:tcW w:w="8494" w:type="dxa"/>
          </w:tcPr>
          <w:p w14:paraId="0E1F4497" w14:textId="43FBB4B3" w:rsidR="00200538" w:rsidRPr="00C87850" w:rsidRDefault="00200538" w:rsidP="0078289D">
            <w:pPr>
              <w:rPr>
                <w:rFonts w:ascii="MS Gothic" w:eastAsia="MS Gothic" w:hAnsi="MS Gothic"/>
                <w:sz w:val="24"/>
                <w:szCs w:val="24"/>
              </w:rPr>
            </w:pPr>
            <w:r w:rsidRPr="00C87850">
              <w:rPr>
                <w:rFonts w:ascii="MS Gothic" w:eastAsia="MS Gothic" w:hAnsi="MS Gothic" w:hint="eastAsia"/>
                <w:sz w:val="24"/>
                <w:szCs w:val="24"/>
              </w:rPr>
              <w:t>d</w:t>
            </w:r>
            <w:r w:rsidRPr="00C87850">
              <w:rPr>
                <w:rFonts w:ascii="MS Gothic" w:eastAsia="MS Gothic" w:hAnsi="MS Gothic"/>
                <w:sz w:val="24"/>
                <w:szCs w:val="24"/>
              </w:rPr>
              <w:t>.</w:t>
            </w:r>
            <w:r w:rsidRPr="00C87850">
              <w:rPr>
                <w:rFonts w:hint="eastAsia"/>
              </w:rPr>
              <w:t xml:space="preserve"> </w:t>
            </w:r>
            <w:r w:rsidR="001969AE" w:rsidRPr="00C87850">
              <w:rPr>
                <w:rFonts w:ascii="MS Gothic" w:eastAsia="MS Gothic" w:hAnsi="MS Gothic" w:hint="eastAsia"/>
                <w:sz w:val="24"/>
                <w:szCs w:val="24"/>
              </w:rPr>
              <w:t>汚臭及び過度の湿気を除くよう十分に換気すること。</w:t>
            </w:r>
          </w:p>
          <w:p w14:paraId="609712D2" w14:textId="1CED6324" w:rsidR="00200538" w:rsidRPr="00C87850" w:rsidRDefault="00200538" w:rsidP="00A6314E">
            <w:pPr>
              <w:ind w:left="240" w:hangingChars="100" w:hanging="240"/>
              <w:rPr>
                <w:rFonts w:ascii="MS Gothic" w:eastAsia="MS Gothic" w:hAnsi="MS Gothic"/>
                <w:sz w:val="24"/>
                <w:szCs w:val="24"/>
              </w:rPr>
            </w:pPr>
            <w:r w:rsidRPr="00C87850">
              <w:rPr>
                <w:rFonts w:ascii="MS Gothic" w:eastAsia="MS Gothic" w:hAnsi="MS Gothic"/>
                <w:sz w:val="24"/>
                <w:szCs w:val="24"/>
              </w:rPr>
              <w:t xml:space="preserve">d. </w:t>
            </w:r>
            <w:r w:rsidR="001969AE" w:rsidRPr="00C87850">
              <w:rPr>
                <w:rFonts w:ascii="MS Gothic" w:eastAsia="MS Gothic" w:hAnsi="MS Gothic"/>
                <w:sz w:val="24"/>
                <w:szCs w:val="24"/>
              </w:rPr>
              <w:t>Any poultry slaughtering plant shall be ventilated well to remove smell and excessive moisture.</w:t>
            </w:r>
          </w:p>
          <w:p w14:paraId="1EB9E473" w14:textId="77777777" w:rsidR="00200538" w:rsidRPr="00C87850" w:rsidRDefault="00200538" w:rsidP="0078289D">
            <w:pPr>
              <w:rPr>
                <w:rFonts w:ascii="MS Gothic" w:eastAsia="MS Gothic" w:hAnsi="MS Gothic"/>
                <w:sz w:val="24"/>
                <w:szCs w:val="24"/>
              </w:rPr>
            </w:pPr>
          </w:p>
          <w:p w14:paraId="5C7DC14E" w14:textId="77777777" w:rsidR="00200538" w:rsidRPr="00C87850" w:rsidRDefault="00200538" w:rsidP="0078289D">
            <w:pPr>
              <w:rPr>
                <w:rFonts w:ascii="MS Gothic" w:eastAsia="MS Gothic" w:hAnsi="MS Gothic"/>
                <w:sz w:val="24"/>
                <w:szCs w:val="24"/>
              </w:rPr>
            </w:pPr>
          </w:p>
          <w:p w14:paraId="5F6DA9A5" w14:textId="77777777" w:rsidR="00200538" w:rsidRPr="00C87850" w:rsidRDefault="00200538" w:rsidP="0078289D">
            <w:pPr>
              <w:rPr>
                <w:rFonts w:ascii="MS Gothic" w:eastAsia="MS Gothic" w:hAnsi="MS Gothic"/>
                <w:sz w:val="24"/>
                <w:szCs w:val="24"/>
              </w:rPr>
            </w:pPr>
          </w:p>
        </w:tc>
      </w:tr>
    </w:tbl>
    <w:p w14:paraId="77E1ED89" w14:textId="72977B1D" w:rsidR="00DE62EA" w:rsidRPr="00C87850" w:rsidRDefault="00DE62EA" w:rsidP="00403D50">
      <w:pPr>
        <w:rPr>
          <w:rFonts w:ascii="MS Gothic" w:eastAsia="MS Gothic" w:hAnsi="MS Gothic"/>
          <w:sz w:val="24"/>
          <w:szCs w:val="24"/>
          <w:highlight w:val="yellow"/>
        </w:rPr>
      </w:pPr>
    </w:p>
    <w:tbl>
      <w:tblPr>
        <w:tblStyle w:val="a4"/>
        <w:tblW w:w="0" w:type="auto"/>
        <w:tblLook w:val="04A0" w:firstRow="1" w:lastRow="0" w:firstColumn="1" w:lastColumn="0" w:noHBand="0" w:noVBand="1"/>
      </w:tblPr>
      <w:tblGrid>
        <w:gridCol w:w="8494"/>
      </w:tblGrid>
      <w:tr w:rsidR="001969AE" w:rsidRPr="00C87850" w14:paraId="13C9F4AF" w14:textId="77777777" w:rsidTr="0078289D">
        <w:tc>
          <w:tcPr>
            <w:tcW w:w="8494" w:type="dxa"/>
          </w:tcPr>
          <w:p w14:paraId="09193E1F" w14:textId="503583FB" w:rsidR="001969AE" w:rsidRPr="00C87850" w:rsidRDefault="001969AE" w:rsidP="0078289D">
            <w:pPr>
              <w:rPr>
                <w:rFonts w:ascii="MS Gothic" w:eastAsia="MS Gothic" w:hAnsi="MS Gothic"/>
                <w:sz w:val="24"/>
                <w:szCs w:val="24"/>
              </w:rPr>
            </w:pPr>
            <w:r w:rsidRPr="00C87850">
              <w:rPr>
                <w:rFonts w:ascii="MS Gothic" w:eastAsia="MS Gothic" w:hAnsi="MS Gothic" w:hint="eastAsia"/>
                <w:sz w:val="24"/>
                <w:szCs w:val="24"/>
              </w:rPr>
              <w:t>e</w:t>
            </w:r>
            <w:r w:rsidRPr="00C87850">
              <w:rPr>
                <w:rFonts w:ascii="MS Gothic" w:eastAsia="MS Gothic" w:hAnsi="MS Gothic"/>
                <w:sz w:val="24"/>
                <w:szCs w:val="24"/>
              </w:rPr>
              <w:t>.</w:t>
            </w:r>
            <w:r w:rsidRPr="00C87850">
              <w:rPr>
                <w:rFonts w:hint="eastAsia"/>
              </w:rPr>
              <w:t xml:space="preserve"> </w:t>
            </w:r>
            <w:r w:rsidRPr="00C87850">
              <w:rPr>
                <w:rFonts w:ascii="MS Gothic" w:eastAsia="MS Gothic" w:hAnsi="MS Gothic" w:hint="eastAsia"/>
                <w:sz w:val="24"/>
                <w:szCs w:val="24"/>
              </w:rPr>
              <w:t>採光又は照明装置により必要な照度を確保すること。</w:t>
            </w:r>
          </w:p>
          <w:p w14:paraId="2870D7C5" w14:textId="6BF5F914" w:rsidR="001969AE" w:rsidRPr="00C87850" w:rsidRDefault="001969AE" w:rsidP="00A6314E">
            <w:pPr>
              <w:ind w:left="240" w:hangingChars="100" w:hanging="240"/>
              <w:rPr>
                <w:rFonts w:ascii="MS Gothic" w:eastAsia="MS Gothic" w:hAnsi="MS Gothic"/>
                <w:sz w:val="24"/>
                <w:szCs w:val="24"/>
              </w:rPr>
            </w:pPr>
            <w:r w:rsidRPr="00C87850">
              <w:rPr>
                <w:rFonts w:ascii="MS Gothic" w:eastAsia="MS Gothic" w:hAnsi="MS Gothic"/>
                <w:sz w:val="24"/>
                <w:szCs w:val="24"/>
              </w:rPr>
              <w:t>e. Adequate lighting, natural or artificial, shall be provided to ensure an adequate intensity of illumination.</w:t>
            </w:r>
          </w:p>
          <w:p w14:paraId="0C12765D" w14:textId="77777777" w:rsidR="001969AE" w:rsidRPr="00C87850" w:rsidRDefault="001969AE" w:rsidP="0078289D">
            <w:pPr>
              <w:rPr>
                <w:rFonts w:ascii="MS Gothic" w:eastAsia="MS Gothic" w:hAnsi="MS Gothic"/>
                <w:sz w:val="24"/>
                <w:szCs w:val="24"/>
              </w:rPr>
            </w:pPr>
          </w:p>
          <w:p w14:paraId="3B538070" w14:textId="77777777" w:rsidR="001969AE" w:rsidRPr="00C87850" w:rsidRDefault="001969AE" w:rsidP="0078289D">
            <w:pPr>
              <w:rPr>
                <w:rFonts w:ascii="MS Gothic" w:eastAsia="MS Gothic" w:hAnsi="MS Gothic"/>
                <w:sz w:val="24"/>
                <w:szCs w:val="24"/>
              </w:rPr>
            </w:pPr>
          </w:p>
          <w:p w14:paraId="0D731A70" w14:textId="77777777" w:rsidR="001969AE" w:rsidRPr="00C87850" w:rsidRDefault="001969AE" w:rsidP="0078289D">
            <w:pPr>
              <w:rPr>
                <w:rFonts w:ascii="MS Gothic" w:eastAsia="MS Gothic" w:hAnsi="MS Gothic"/>
                <w:sz w:val="24"/>
                <w:szCs w:val="24"/>
              </w:rPr>
            </w:pPr>
          </w:p>
        </w:tc>
      </w:tr>
    </w:tbl>
    <w:p w14:paraId="385B0F02" w14:textId="648DF405" w:rsidR="00DE62EA" w:rsidRPr="00C87850" w:rsidRDefault="00DE62EA" w:rsidP="00403D50">
      <w:pPr>
        <w:rPr>
          <w:rFonts w:ascii="MS Gothic" w:eastAsia="MS Gothic" w:hAnsi="MS Gothic"/>
          <w:sz w:val="24"/>
          <w:szCs w:val="24"/>
          <w:highlight w:val="yellow"/>
        </w:rPr>
      </w:pPr>
    </w:p>
    <w:tbl>
      <w:tblPr>
        <w:tblStyle w:val="a4"/>
        <w:tblW w:w="0" w:type="auto"/>
        <w:tblLook w:val="04A0" w:firstRow="1" w:lastRow="0" w:firstColumn="1" w:lastColumn="0" w:noHBand="0" w:noVBand="1"/>
      </w:tblPr>
      <w:tblGrid>
        <w:gridCol w:w="8494"/>
      </w:tblGrid>
      <w:tr w:rsidR="001969AE" w:rsidRPr="00C87850" w14:paraId="64F240B8" w14:textId="77777777" w:rsidTr="0078289D">
        <w:tc>
          <w:tcPr>
            <w:tcW w:w="8494" w:type="dxa"/>
          </w:tcPr>
          <w:p w14:paraId="609941F8" w14:textId="40D96FDD" w:rsidR="001969AE" w:rsidRPr="00C87850" w:rsidRDefault="001969AE" w:rsidP="0078289D">
            <w:pPr>
              <w:rPr>
                <w:rFonts w:ascii="MS Gothic" w:eastAsia="MS Gothic" w:hAnsi="MS Gothic"/>
                <w:sz w:val="24"/>
                <w:szCs w:val="24"/>
              </w:rPr>
            </w:pPr>
            <w:r w:rsidRPr="00C87850">
              <w:rPr>
                <w:rFonts w:ascii="MS Gothic" w:eastAsia="MS Gothic" w:hAnsi="MS Gothic" w:hint="eastAsia"/>
                <w:sz w:val="24"/>
                <w:szCs w:val="24"/>
              </w:rPr>
              <w:t>f</w:t>
            </w:r>
            <w:r w:rsidRPr="00C87850">
              <w:rPr>
                <w:rFonts w:ascii="MS Gothic" w:eastAsia="MS Gothic" w:hAnsi="MS Gothic"/>
                <w:sz w:val="24"/>
                <w:szCs w:val="24"/>
              </w:rPr>
              <w:t>.</w:t>
            </w:r>
            <w:r w:rsidRPr="00C87850">
              <w:rPr>
                <w:rFonts w:hint="eastAsia"/>
              </w:rPr>
              <w:t xml:space="preserve"> </w:t>
            </w:r>
            <w:r w:rsidRPr="00C87850">
              <w:rPr>
                <w:rFonts w:ascii="MS Gothic" w:eastAsia="MS Gothic" w:hAnsi="MS Gothic" w:hint="eastAsia"/>
                <w:sz w:val="24"/>
                <w:szCs w:val="24"/>
              </w:rPr>
              <w:t>給水設備は飲用適の水を確保すること。</w:t>
            </w:r>
          </w:p>
          <w:p w14:paraId="7284A25B" w14:textId="2D19CE7A" w:rsidR="001969AE" w:rsidRPr="00C87850" w:rsidRDefault="001969AE" w:rsidP="0078289D">
            <w:pPr>
              <w:rPr>
                <w:rFonts w:ascii="MS Gothic" w:eastAsia="MS Gothic" w:hAnsi="MS Gothic"/>
                <w:sz w:val="24"/>
                <w:szCs w:val="24"/>
              </w:rPr>
            </w:pPr>
            <w:r w:rsidRPr="00C87850">
              <w:rPr>
                <w:rFonts w:ascii="MS Gothic" w:eastAsia="MS Gothic" w:hAnsi="MS Gothic"/>
                <w:sz w:val="24"/>
                <w:szCs w:val="24"/>
              </w:rPr>
              <w:t>f. Any water supply shall use potable water.</w:t>
            </w:r>
          </w:p>
          <w:p w14:paraId="65556009" w14:textId="77777777" w:rsidR="001969AE" w:rsidRPr="00C87850" w:rsidRDefault="001969AE" w:rsidP="0078289D">
            <w:pPr>
              <w:rPr>
                <w:rFonts w:ascii="MS Gothic" w:eastAsia="MS Gothic" w:hAnsi="MS Gothic"/>
                <w:sz w:val="24"/>
                <w:szCs w:val="24"/>
              </w:rPr>
            </w:pPr>
          </w:p>
          <w:p w14:paraId="17523787" w14:textId="77777777" w:rsidR="001969AE" w:rsidRPr="00C87850" w:rsidRDefault="001969AE" w:rsidP="0078289D">
            <w:pPr>
              <w:rPr>
                <w:rFonts w:ascii="MS Gothic" w:eastAsia="MS Gothic" w:hAnsi="MS Gothic"/>
                <w:sz w:val="24"/>
                <w:szCs w:val="24"/>
              </w:rPr>
            </w:pPr>
          </w:p>
          <w:p w14:paraId="4828EBFE" w14:textId="77777777" w:rsidR="001969AE" w:rsidRPr="00C87850" w:rsidRDefault="001969AE" w:rsidP="0078289D">
            <w:pPr>
              <w:rPr>
                <w:rFonts w:ascii="MS Gothic" w:eastAsia="MS Gothic" w:hAnsi="MS Gothic"/>
                <w:sz w:val="24"/>
                <w:szCs w:val="24"/>
              </w:rPr>
            </w:pPr>
          </w:p>
        </w:tc>
      </w:tr>
    </w:tbl>
    <w:p w14:paraId="34D74766" w14:textId="36479D6E" w:rsidR="00DE62EA" w:rsidRPr="00C87850" w:rsidRDefault="00DE62EA" w:rsidP="00403D50">
      <w:pPr>
        <w:rPr>
          <w:rFonts w:ascii="MS Gothic" w:eastAsia="MS Gothic" w:hAnsi="MS Gothic"/>
          <w:sz w:val="24"/>
          <w:szCs w:val="24"/>
          <w:highlight w:val="yellow"/>
        </w:rPr>
      </w:pPr>
    </w:p>
    <w:tbl>
      <w:tblPr>
        <w:tblStyle w:val="a4"/>
        <w:tblW w:w="0" w:type="auto"/>
        <w:tblLook w:val="04A0" w:firstRow="1" w:lastRow="0" w:firstColumn="1" w:lastColumn="0" w:noHBand="0" w:noVBand="1"/>
      </w:tblPr>
      <w:tblGrid>
        <w:gridCol w:w="8494"/>
      </w:tblGrid>
      <w:tr w:rsidR="001969AE" w:rsidRPr="00C87850" w14:paraId="0D3221AA" w14:textId="77777777" w:rsidTr="0078289D">
        <w:tc>
          <w:tcPr>
            <w:tcW w:w="8494" w:type="dxa"/>
          </w:tcPr>
          <w:p w14:paraId="29B34B03" w14:textId="1B7B4F10" w:rsidR="001969AE" w:rsidRPr="00C87850" w:rsidRDefault="001969AE" w:rsidP="0078289D">
            <w:pPr>
              <w:rPr>
                <w:rFonts w:ascii="MS Gothic" w:eastAsia="MS Gothic" w:hAnsi="MS Gothic"/>
                <w:sz w:val="24"/>
                <w:szCs w:val="24"/>
              </w:rPr>
            </w:pPr>
            <w:r w:rsidRPr="00C87850">
              <w:rPr>
                <w:rFonts w:ascii="MS Gothic" w:eastAsia="MS Gothic" w:hAnsi="MS Gothic" w:hint="eastAsia"/>
                <w:sz w:val="24"/>
                <w:szCs w:val="24"/>
              </w:rPr>
              <w:t>g</w:t>
            </w:r>
            <w:r w:rsidRPr="00C87850">
              <w:rPr>
                <w:rFonts w:ascii="MS Gothic" w:eastAsia="MS Gothic" w:hAnsi="MS Gothic"/>
                <w:sz w:val="24"/>
                <w:szCs w:val="24"/>
              </w:rPr>
              <w:t>.</w:t>
            </w:r>
            <w:r w:rsidRPr="00C87850">
              <w:rPr>
                <w:rFonts w:hint="eastAsia"/>
              </w:rPr>
              <w:t xml:space="preserve"> </w:t>
            </w:r>
            <w:r w:rsidRPr="00C87850">
              <w:rPr>
                <w:rFonts w:ascii="MS Gothic" w:eastAsia="MS Gothic" w:hAnsi="MS Gothic" w:hint="eastAsia"/>
                <w:sz w:val="24"/>
                <w:szCs w:val="24"/>
              </w:rPr>
              <w:t>給水用に貯水槽を使用する場合は、定期的に点検、清掃を行うこと。</w:t>
            </w:r>
          </w:p>
          <w:p w14:paraId="5E518B7A" w14:textId="133B8253" w:rsidR="001969AE" w:rsidRPr="00C87850" w:rsidRDefault="001969AE" w:rsidP="0078289D">
            <w:pPr>
              <w:rPr>
                <w:rFonts w:ascii="MS Gothic" w:eastAsia="MS Gothic" w:hAnsi="MS Gothic"/>
                <w:sz w:val="24"/>
                <w:szCs w:val="24"/>
              </w:rPr>
            </w:pPr>
            <w:r w:rsidRPr="00C87850">
              <w:rPr>
                <w:rFonts w:ascii="MS Gothic" w:eastAsia="MS Gothic" w:hAnsi="MS Gothic"/>
                <w:sz w:val="24"/>
                <w:szCs w:val="24"/>
              </w:rPr>
              <w:t>g. Any water storage tank shall be periodically inspected and washed.</w:t>
            </w:r>
          </w:p>
          <w:p w14:paraId="7960BBE8" w14:textId="77777777" w:rsidR="001969AE" w:rsidRPr="00C87850" w:rsidRDefault="001969AE" w:rsidP="0078289D">
            <w:pPr>
              <w:rPr>
                <w:rFonts w:ascii="MS Gothic" w:eastAsia="MS Gothic" w:hAnsi="MS Gothic"/>
                <w:sz w:val="24"/>
                <w:szCs w:val="24"/>
              </w:rPr>
            </w:pPr>
          </w:p>
          <w:p w14:paraId="0F15A566" w14:textId="77777777" w:rsidR="001969AE" w:rsidRPr="00C87850" w:rsidRDefault="001969AE" w:rsidP="0078289D">
            <w:pPr>
              <w:rPr>
                <w:rFonts w:ascii="MS Gothic" w:eastAsia="MS Gothic" w:hAnsi="MS Gothic"/>
                <w:sz w:val="24"/>
                <w:szCs w:val="24"/>
              </w:rPr>
            </w:pPr>
          </w:p>
          <w:p w14:paraId="4C77061B" w14:textId="77777777" w:rsidR="001969AE" w:rsidRPr="00C87850" w:rsidRDefault="001969AE" w:rsidP="0078289D">
            <w:pPr>
              <w:rPr>
                <w:rFonts w:ascii="MS Gothic" w:eastAsia="MS Gothic" w:hAnsi="MS Gothic"/>
                <w:sz w:val="24"/>
                <w:szCs w:val="24"/>
              </w:rPr>
            </w:pPr>
          </w:p>
        </w:tc>
      </w:tr>
    </w:tbl>
    <w:p w14:paraId="746F4805" w14:textId="781D885D" w:rsidR="001969AE" w:rsidRPr="00C87850" w:rsidRDefault="001969AE" w:rsidP="00403D50">
      <w:pPr>
        <w:rPr>
          <w:rFonts w:ascii="MS Gothic" w:eastAsia="MS Gothic" w:hAnsi="MS Gothic"/>
          <w:sz w:val="24"/>
          <w:szCs w:val="24"/>
          <w:highlight w:val="yellow"/>
        </w:rPr>
      </w:pPr>
    </w:p>
    <w:tbl>
      <w:tblPr>
        <w:tblStyle w:val="a4"/>
        <w:tblW w:w="0" w:type="auto"/>
        <w:tblLook w:val="04A0" w:firstRow="1" w:lastRow="0" w:firstColumn="1" w:lastColumn="0" w:noHBand="0" w:noVBand="1"/>
      </w:tblPr>
      <w:tblGrid>
        <w:gridCol w:w="8494"/>
      </w:tblGrid>
      <w:tr w:rsidR="001969AE" w:rsidRPr="00C87850" w14:paraId="6350DF94" w14:textId="77777777" w:rsidTr="0078289D">
        <w:tc>
          <w:tcPr>
            <w:tcW w:w="8494" w:type="dxa"/>
          </w:tcPr>
          <w:p w14:paraId="0BBDCF10" w14:textId="5358BEB5" w:rsidR="001969AE" w:rsidRPr="00C87850" w:rsidRDefault="001969AE" w:rsidP="00A6314E">
            <w:pPr>
              <w:ind w:left="240" w:hangingChars="100" w:hanging="240"/>
              <w:rPr>
                <w:rFonts w:ascii="MS Gothic" w:eastAsia="MS Gothic" w:hAnsi="MS Gothic"/>
                <w:sz w:val="24"/>
                <w:szCs w:val="24"/>
              </w:rPr>
            </w:pPr>
            <w:r w:rsidRPr="00C87850">
              <w:rPr>
                <w:rFonts w:ascii="MS Gothic" w:eastAsia="MS Gothic" w:hAnsi="MS Gothic" w:hint="eastAsia"/>
                <w:sz w:val="24"/>
                <w:szCs w:val="24"/>
              </w:rPr>
              <w:lastRenderedPageBreak/>
              <w:t>h</w:t>
            </w:r>
            <w:r w:rsidRPr="00C87850">
              <w:rPr>
                <w:rFonts w:ascii="MS Gothic" w:eastAsia="MS Gothic" w:hAnsi="MS Gothic"/>
                <w:sz w:val="24"/>
                <w:szCs w:val="24"/>
              </w:rPr>
              <w:t>.</w:t>
            </w:r>
            <w:r w:rsidRPr="00C87850">
              <w:rPr>
                <w:rFonts w:hint="eastAsia"/>
              </w:rPr>
              <w:t xml:space="preserve"> </w:t>
            </w:r>
            <w:r w:rsidRPr="00C87850">
              <w:rPr>
                <w:rFonts w:ascii="MS Gothic" w:eastAsia="MS Gothic" w:hAnsi="MS Gothic" w:hint="eastAsia"/>
                <w:sz w:val="24"/>
                <w:szCs w:val="24"/>
              </w:rPr>
              <w:t>排水設備は、排水がよく行われるよう清掃し、破損は速やかに修理すること。</w:t>
            </w:r>
          </w:p>
          <w:p w14:paraId="0BBD4BFE" w14:textId="28146387" w:rsidR="001969AE" w:rsidRPr="00C87850" w:rsidRDefault="001969AE" w:rsidP="00A6314E">
            <w:pPr>
              <w:ind w:left="240" w:hangingChars="100" w:hanging="240"/>
              <w:rPr>
                <w:rFonts w:ascii="MS Gothic" w:eastAsia="MS Gothic" w:hAnsi="MS Gothic"/>
                <w:sz w:val="24"/>
                <w:szCs w:val="24"/>
              </w:rPr>
            </w:pPr>
            <w:r w:rsidRPr="00C87850">
              <w:rPr>
                <w:rFonts w:ascii="MS Gothic" w:eastAsia="MS Gothic" w:hAnsi="MS Gothic"/>
                <w:sz w:val="24"/>
                <w:szCs w:val="24"/>
              </w:rPr>
              <w:t>h. Drainage ditches shall be cleaned so that solid matter will not flow away and waste water will be properly drained out, and shall be immediately repaired when damaged.</w:t>
            </w:r>
          </w:p>
          <w:p w14:paraId="78190512" w14:textId="77777777" w:rsidR="001969AE" w:rsidRPr="00C87850" w:rsidRDefault="001969AE" w:rsidP="0078289D">
            <w:pPr>
              <w:rPr>
                <w:rFonts w:ascii="MS Gothic" w:eastAsia="MS Gothic" w:hAnsi="MS Gothic"/>
                <w:sz w:val="24"/>
                <w:szCs w:val="24"/>
              </w:rPr>
            </w:pPr>
          </w:p>
          <w:p w14:paraId="72E46D69" w14:textId="77777777" w:rsidR="001969AE" w:rsidRPr="00C87850" w:rsidRDefault="001969AE" w:rsidP="0078289D">
            <w:pPr>
              <w:rPr>
                <w:rFonts w:ascii="MS Gothic" w:eastAsia="MS Gothic" w:hAnsi="MS Gothic"/>
                <w:sz w:val="24"/>
                <w:szCs w:val="24"/>
              </w:rPr>
            </w:pPr>
          </w:p>
          <w:p w14:paraId="4046484F" w14:textId="77777777" w:rsidR="001969AE" w:rsidRPr="00C87850" w:rsidRDefault="001969AE" w:rsidP="0078289D">
            <w:pPr>
              <w:rPr>
                <w:rFonts w:ascii="MS Gothic" w:eastAsia="MS Gothic" w:hAnsi="MS Gothic"/>
                <w:sz w:val="24"/>
                <w:szCs w:val="24"/>
              </w:rPr>
            </w:pPr>
          </w:p>
        </w:tc>
      </w:tr>
    </w:tbl>
    <w:p w14:paraId="20054C13" w14:textId="34559781" w:rsidR="001969AE" w:rsidRPr="00C87850" w:rsidRDefault="001969AE" w:rsidP="00403D50">
      <w:pPr>
        <w:rPr>
          <w:rFonts w:ascii="MS Gothic" w:eastAsia="MS Gothic" w:hAnsi="MS Gothic"/>
          <w:sz w:val="24"/>
          <w:szCs w:val="24"/>
        </w:rPr>
      </w:pPr>
    </w:p>
    <w:p w14:paraId="52A1FC37" w14:textId="4D95AD44" w:rsidR="001969AE" w:rsidRPr="00C87850" w:rsidRDefault="00C93A51" w:rsidP="00403D50">
      <w:pPr>
        <w:rPr>
          <w:rFonts w:ascii="MS Gothic" w:eastAsia="MS Gothic" w:hAnsi="MS Gothic"/>
          <w:sz w:val="24"/>
          <w:szCs w:val="24"/>
        </w:rPr>
      </w:pPr>
      <w:r w:rsidRPr="00C87850">
        <w:rPr>
          <w:rFonts w:ascii="MS Gothic" w:eastAsia="MS Gothic" w:hAnsi="MS Gothic" w:hint="eastAsia"/>
          <w:sz w:val="24"/>
          <w:szCs w:val="24"/>
        </w:rPr>
        <w:t>(2</w:t>
      </w:r>
      <w:r w:rsidRPr="00C87850">
        <w:rPr>
          <w:rFonts w:ascii="MS Gothic" w:eastAsia="MS Gothic" w:hAnsi="MS Gothic"/>
          <w:sz w:val="24"/>
          <w:szCs w:val="24"/>
        </w:rPr>
        <w:t>)</w:t>
      </w:r>
      <w:r w:rsidRPr="00C87850">
        <w:rPr>
          <w:rFonts w:ascii="MS Gothic" w:eastAsia="MS Gothic" w:hAnsi="MS Gothic" w:hint="eastAsia"/>
          <w:sz w:val="24"/>
          <w:szCs w:val="24"/>
        </w:rPr>
        <w:t xml:space="preserve">　機械器具</w:t>
      </w:r>
    </w:p>
    <w:p w14:paraId="0224D995" w14:textId="0D017015" w:rsidR="00C93A51" w:rsidRPr="00C87850" w:rsidRDefault="00C93A51" w:rsidP="00403D50">
      <w:pPr>
        <w:rPr>
          <w:rFonts w:ascii="MS Gothic" w:eastAsia="MS Gothic" w:hAnsi="MS Gothic"/>
          <w:sz w:val="24"/>
          <w:szCs w:val="24"/>
        </w:rPr>
      </w:pPr>
      <w:r w:rsidRPr="00C87850">
        <w:rPr>
          <w:rFonts w:ascii="MS Gothic" w:eastAsia="MS Gothic" w:hAnsi="MS Gothic" w:hint="eastAsia"/>
          <w:sz w:val="24"/>
          <w:szCs w:val="24"/>
        </w:rPr>
        <w:t>(2)　Machinery and equipment</w:t>
      </w:r>
    </w:p>
    <w:tbl>
      <w:tblPr>
        <w:tblStyle w:val="a4"/>
        <w:tblW w:w="0" w:type="auto"/>
        <w:tblLook w:val="04A0" w:firstRow="1" w:lastRow="0" w:firstColumn="1" w:lastColumn="0" w:noHBand="0" w:noVBand="1"/>
      </w:tblPr>
      <w:tblGrid>
        <w:gridCol w:w="8494"/>
      </w:tblGrid>
      <w:tr w:rsidR="00C93A51" w:rsidRPr="00C87850" w14:paraId="77278C92" w14:textId="77777777" w:rsidTr="0078289D">
        <w:tc>
          <w:tcPr>
            <w:tcW w:w="8494" w:type="dxa"/>
          </w:tcPr>
          <w:p w14:paraId="1EC5FE85" w14:textId="4401DA43" w:rsidR="00C93A51" w:rsidRPr="00C87850" w:rsidRDefault="00C93A51" w:rsidP="00C93A51">
            <w:pPr>
              <w:rPr>
                <w:rFonts w:ascii="MS Gothic" w:eastAsia="MS Gothic" w:hAnsi="MS Gothic"/>
                <w:sz w:val="24"/>
                <w:szCs w:val="24"/>
              </w:rPr>
            </w:pPr>
            <w:r w:rsidRPr="00C87850">
              <w:rPr>
                <w:rFonts w:ascii="MS Gothic" w:eastAsia="MS Gothic" w:hAnsi="MS Gothic"/>
                <w:sz w:val="24"/>
                <w:szCs w:val="24"/>
              </w:rPr>
              <w:t>a.</w:t>
            </w:r>
            <w:r w:rsidRPr="00C87850">
              <w:rPr>
                <w:rFonts w:hint="eastAsia"/>
              </w:rPr>
              <w:t xml:space="preserve"> </w:t>
            </w:r>
            <w:r w:rsidRPr="00C87850">
              <w:rPr>
                <w:rFonts w:ascii="MS Gothic" w:eastAsia="MS Gothic" w:hAnsi="MS Gothic"/>
                <w:sz w:val="24"/>
                <w:szCs w:val="24"/>
              </w:rPr>
              <w:t>機械器具は、その使用目的に応じたものを使用すること。</w:t>
            </w:r>
          </w:p>
          <w:p w14:paraId="096E72AC" w14:textId="60E58822" w:rsidR="00C93A51" w:rsidRPr="00C87850" w:rsidRDefault="00C93A51" w:rsidP="00C93A51">
            <w:pPr>
              <w:ind w:leftChars="150" w:left="315"/>
              <w:rPr>
                <w:rFonts w:ascii="MS Gothic" w:eastAsia="MS Gothic" w:hAnsi="MS Gothic"/>
                <w:sz w:val="24"/>
                <w:szCs w:val="24"/>
              </w:rPr>
            </w:pPr>
            <w:r w:rsidRPr="00C87850">
              <w:rPr>
                <w:rFonts w:ascii="MS Gothic" w:eastAsia="MS Gothic" w:hAnsi="MS Gothic"/>
                <w:sz w:val="24"/>
                <w:szCs w:val="24"/>
              </w:rPr>
              <w:t>機械器具及び分解したこれらの部品は、それぞれ所定の場所に衛生的に保管すること。</w:t>
            </w:r>
          </w:p>
          <w:p w14:paraId="0C9D0A96" w14:textId="77777777" w:rsidR="00C93A51" w:rsidRPr="00C87850" w:rsidRDefault="00C93A51" w:rsidP="00C93A51">
            <w:pPr>
              <w:ind w:left="360" w:hangingChars="150" w:hanging="360"/>
              <w:rPr>
                <w:rFonts w:ascii="MS Gothic" w:eastAsia="MS Gothic" w:hAnsi="MS Gothic"/>
                <w:sz w:val="24"/>
                <w:szCs w:val="24"/>
              </w:rPr>
            </w:pPr>
            <w:r w:rsidRPr="00C87850">
              <w:rPr>
                <w:rFonts w:ascii="MS Gothic" w:eastAsia="MS Gothic" w:hAnsi="MS Gothic"/>
                <w:sz w:val="24"/>
                <w:szCs w:val="24"/>
              </w:rPr>
              <w:t>a. Any equipment or utensil shall be selected depending on its usage purposes.</w:t>
            </w:r>
          </w:p>
          <w:p w14:paraId="6D31D5B9" w14:textId="2880DDCB" w:rsidR="00C93A51" w:rsidRPr="00C87850" w:rsidRDefault="00C93A51" w:rsidP="00C93A51">
            <w:pPr>
              <w:ind w:leftChars="150" w:left="315"/>
              <w:rPr>
                <w:rFonts w:ascii="MS Gothic" w:eastAsia="MS Gothic" w:hAnsi="MS Gothic"/>
                <w:sz w:val="24"/>
                <w:szCs w:val="24"/>
              </w:rPr>
            </w:pPr>
            <w:r w:rsidRPr="00C87850">
              <w:rPr>
                <w:rFonts w:ascii="MS Gothic" w:eastAsia="MS Gothic" w:hAnsi="MS Gothic"/>
                <w:sz w:val="24"/>
                <w:szCs w:val="24"/>
              </w:rPr>
              <w:t>Any equipment or utensil and its parts shall be kept hygienically at designated place.</w:t>
            </w:r>
          </w:p>
          <w:p w14:paraId="2BE0FE9D" w14:textId="77777777" w:rsidR="00C93A51" w:rsidRPr="00C87850" w:rsidRDefault="00C93A51" w:rsidP="0078289D">
            <w:pPr>
              <w:rPr>
                <w:rFonts w:ascii="MS Gothic" w:eastAsia="MS Gothic" w:hAnsi="MS Gothic"/>
                <w:sz w:val="24"/>
                <w:szCs w:val="24"/>
              </w:rPr>
            </w:pPr>
          </w:p>
          <w:p w14:paraId="71948FCB" w14:textId="77777777" w:rsidR="00C93A51" w:rsidRPr="00C87850" w:rsidRDefault="00C93A51" w:rsidP="0078289D">
            <w:pPr>
              <w:rPr>
                <w:rFonts w:ascii="MS Gothic" w:eastAsia="MS Gothic" w:hAnsi="MS Gothic"/>
                <w:sz w:val="24"/>
                <w:szCs w:val="24"/>
              </w:rPr>
            </w:pPr>
          </w:p>
          <w:p w14:paraId="6B5D58E0" w14:textId="77777777" w:rsidR="00C93A51" w:rsidRPr="00C87850" w:rsidRDefault="00C93A51" w:rsidP="0078289D">
            <w:pPr>
              <w:rPr>
                <w:rFonts w:ascii="MS Gothic" w:eastAsia="MS Gothic" w:hAnsi="MS Gothic"/>
                <w:sz w:val="24"/>
                <w:szCs w:val="24"/>
              </w:rPr>
            </w:pPr>
          </w:p>
        </w:tc>
      </w:tr>
    </w:tbl>
    <w:p w14:paraId="0B358C1B" w14:textId="131D4B6E" w:rsidR="00C93A51" w:rsidRPr="00C87850" w:rsidRDefault="00C93A51" w:rsidP="00403D50">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2456D8" w:rsidRPr="00C87850" w14:paraId="2A9A3F0C" w14:textId="77777777" w:rsidTr="0078289D">
        <w:tc>
          <w:tcPr>
            <w:tcW w:w="8494" w:type="dxa"/>
          </w:tcPr>
          <w:p w14:paraId="3951EA7A" w14:textId="1255CEC3" w:rsidR="002456D8" w:rsidRPr="00C87850" w:rsidRDefault="002456D8" w:rsidP="00A6314E">
            <w:pPr>
              <w:ind w:left="240" w:hangingChars="100" w:hanging="240"/>
              <w:rPr>
                <w:rFonts w:ascii="MS Gothic" w:eastAsia="MS Gothic" w:hAnsi="MS Gothic"/>
                <w:sz w:val="24"/>
                <w:szCs w:val="24"/>
              </w:rPr>
            </w:pPr>
            <w:r w:rsidRPr="00C87850">
              <w:rPr>
                <w:rFonts w:ascii="MS Gothic" w:eastAsia="MS Gothic" w:hAnsi="MS Gothic"/>
                <w:sz w:val="24"/>
                <w:szCs w:val="24"/>
              </w:rPr>
              <w:t>b.</w:t>
            </w:r>
            <w:r w:rsidRPr="00C87850">
              <w:rPr>
                <w:rFonts w:hint="eastAsia"/>
              </w:rPr>
              <w:t xml:space="preserve"> </w:t>
            </w:r>
            <w:r w:rsidRPr="00C87850">
              <w:rPr>
                <w:rFonts w:ascii="MS Gothic" w:eastAsia="MS Gothic" w:hAnsi="MS Gothic" w:hint="eastAsia"/>
                <w:sz w:val="24"/>
                <w:szCs w:val="24"/>
              </w:rPr>
              <w:t>食鳥とたい、食鳥中抜とたい又は食鳥肉等に直接接触する機械器具の面は、使用する前に必ず洗浄消毒すること。</w:t>
            </w:r>
          </w:p>
          <w:p w14:paraId="26B1BCDC" w14:textId="1FDB8264" w:rsidR="002456D8" w:rsidRPr="00C87850" w:rsidRDefault="002456D8" w:rsidP="00A6314E">
            <w:pPr>
              <w:ind w:left="240" w:hangingChars="100" w:hanging="240"/>
              <w:rPr>
                <w:rFonts w:ascii="MS Gothic" w:eastAsia="MS Gothic" w:hAnsi="MS Gothic"/>
                <w:sz w:val="24"/>
                <w:szCs w:val="24"/>
              </w:rPr>
            </w:pPr>
            <w:r w:rsidRPr="00C87850">
              <w:rPr>
                <w:rFonts w:ascii="MS Gothic" w:eastAsia="MS Gothic" w:hAnsi="MS Gothic"/>
                <w:sz w:val="24"/>
                <w:szCs w:val="24"/>
              </w:rPr>
              <w:t>b. The surfaces of any equipment or utensil that are in direct contact with any poultry</w:t>
            </w:r>
            <w:r w:rsidR="00200040" w:rsidRPr="00C87850">
              <w:rPr>
                <w:rFonts w:ascii="MS Gothic" w:eastAsia="MS Gothic" w:hAnsi="MS Gothic"/>
                <w:sz w:val="24"/>
                <w:szCs w:val="24"/>
              </w:rPr>
              <w:t xml:space="preserve"> carcass</w:t>
            </w:r>
            <w:r w:rsidRPr="00C87850">
              <w:rPr>
                <w:rFonts w:ascii="MS Gothic" w:eastAsia="MS Gothic" w:hAnsi="MS Gothic"/>
                <w:sz w:val="24"/>
                <w:szCs w:val="24"/>
              </w:rPr>
              <w:t>, ev</w:t>
            </w:r>
            <w:r w:rsidR="00200040" w:rsidRPr="00C87850">
              <w:rPr>
                <w:rFonts w:ascii="MS Gothic" w:eastAsia="MS Gothic" w:hAnsi="MS Gothic"/>
                <w:sz w:val="24"/>
                <w:szCs w:val="24"/>
              </w:rPr>
              <w:t>iscerated carcass, or the parts shal</w:t>
            </w:r>
            <w:r w:rsidRPr="00C87850">
              <w:rPr>
                <w:rFonts w:ascii="MS Gothic" w:eastAsia="MS Gothic" w:hAnsi="MS Gothic"/>
                <w:sz w:val="24"/>
                <w:szCs w:val="24"/>
              </w:rPr>
              <w:t>l be washed and disinfected before using.</w:t>
            </w:r>
          </w:p>
          <w:p w14:paraId="0BA70E7B" w14:textId="77777777" w:rsidR="002456D8" w:rsidRPr="00C87850" w:rsidRDefault="002456D8" w:rsidP="0078289D">
            <w:pPr>
              <w:rPr>
                <w:rFonts w:ascii="MS Gothic" w:eastAsia="MS Gothic" w:hAnsi="MS Gothic"/>
                <w:sz w:val="24"/>
                <w:szCs w:val="24"/>
              </w:rPr>
            </w:pPr>
          </w:p>
          <w:p w14:paraId="22E32DE5" w14:textId="77777777" w:rsidR="002456D8" w:rsidRPr="00C87850" w:rsidRDefault="002456D8" w:rsidP="0078289D">
            <w:pPr>
              <w:rPr>
                <w:rFonts w:ascii="MS Gothic" w:eastAsia="MS Gothic" w:hAnsi="MS Gothic"/>
                <w:sz w:val="24"/>
                <w:szCs w:val="24"/>
              </w:rPr>
            </w:pPr>
          </w:p>
          <w:p w14:paraId="0064804A" w14:textId="77777777" w:rsidR="002456D8" w:rsidRPr="00C87850" w:rsidRDefault="002456D8" w:rsidP="0078289D">
            <w:pPr>
              <w:rPr>
                <w:rFonts w:ascii="MS Gothic" w:eastAsia="MS Gothic" w:hAnsi="MS Gothic"/>
                <w:sz w:val="24"/>
                <w:szCs w:val="24"/>
              </w:rPr>
            </w:pPr>
          </w:p>
        </w:tc>
      </w:tr>
    </w:tbl>
    <w:p w14:paraId="65E36CF0" w14:textId="2F734A22" w:rsidR="00C93A51" w:rsidRPr="00C87850" w:rsidRDefault="00C93A51" w:rsidP="00403D50">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2456D8" w:rsidRPr="00C87850" w14:paraId="1EEECBD8" w14:textId="77777777" w:rsidTr="0078289D">
        <w:tc>
          <w:tcPr>
            <w:tcW w:w="8494" w:type="dxa"/>
          </w:tcPr>
          <w:p w14:paraId="6B005243" w14:textId="27B8E480" w:rsidR="002456D8" w:rsidRPr="00C87850" w:rsidRDefault="00EA7EFB" w:rsidP="00A6314E">
            <w:pPr>
              <w:ind w:left="240" w:hangingChars="100" w:hanging="240"/>
              <w:rPr>
                <w:rFonts w:ascii="MS Gothic" w:eastAsia="MS Gothic" w:hAnsi="MS Gothic"/>
                <w:sz w:val="24"/>
                <w:szCs w:val="24"/>
              </w:rPr>
            </w:pPr>
            <w:r w:rsidRPr="00C87850">
              <w:rPr>
                <w:rFonts w:ascii="MS Gothic" w:eastAsia="MS Gothic" w:hAnsi="MS Gothic"/>
                <w:sz w:val="24"/>
                <w:szCs w:val="24"/>
              </w:rPr>
              <w:t>c</w:t>
            </w:r>
            <w:r w:rsidR="002456D8" w:rsidRPr="00C87850">
              <w:rPr>
                <w:rFonts w:ascii="MS Gothic" w:eastAsia="MS Gothic" w:hAnsi="MS Gothic"/>
                <w:sz w:val="24"/>
                <w:szCs w:val="24"/>
              </w:rPr>
              <w:t>.</w:t>
            </w:r>
            <w:r w:rsidR="002456D8" w:rsidRPr="00C87850">
              <w:rPr>
                <w:rFonts w:hint="eastAsia"/>
              </w:rPr>
              <w:t xml:space="preserve"> </w:t>
            </w:r>
            <w:r w:rsidRPr="00C87850">
              <w:rPr>
                <w:rFonts w:ascii="MS Gothic" w:eastAsia="MS Gothic" w:hAnsi="MS Gothic" w:hint="eastAsia"/>
                <w:sz w:val="24"/>
                <w:szCs w:val="24"/>
              </w:rPr>
              <w:t>疾病若しくは異常又はこれらの疑いのあるもの等を処理した場合であって、他に汚染のおそれがあるときには、使用した機械器具は、その都度洗浄消毒等を行うこと。</w:t>
            </w:r>
          </w:p>
          <w:p w14:paraId="0660CBB4" w14:textId="590F05DF" w:rsidR="002456D8" w:rsidRPr="00C87850" w:rsidRDefault="00EA7EFB" w:rsidP="00A6314E">
            <w:pPr>
              <w:ind w:left="240" w:hangingChars="100" w:hanging="240"/>
              <w:rPr>
                <w:rFonts w:ascii="MS Gothic" w:eastAsia="MS Gothic" w:hAnsi="MS Gothic"/>
                <w:sz w:val="24"/>
                <w:szCs w:val="24"/>
              </w:rPr>
            </w:pPr>
            <w:r w:rsidRPr="00C87850">
              <w:rPr>
                <w:rFonts w:ascii="MS Gothic" w:eastAsia="MS Gothic" w:hAnsi="MS Gothic"/>
                <w:sz w:val="24"/>
                <w:szCs w:val="24"/>
              </w:rPr>
              <w:t>c</w:t>
            </w:r>
            <w:r w:rsidR="002456D8" w:rsidRPr="00C87850">
              <w:rPr>
                <w:rFonts w:ascii="MS Gothic" w:eastAsia="MS Gothic" w:hAnsi="MS Gothic"/>
                <w:sz w:val="24"/>
                <w:szCs w:val="24"/>
              </w:rPr>
              <w:t xml:space="preserve">. </w:t>
            </w:r>
            <w:r w:rsidRPr="00C87850">
              <w:rPr>
                <w:rFonts w:ascii="MS Gothic" w:eastAsia="MS Gothic" w:hAnsi="MS Gothic"/>
                <w:sz w:val="24"/>
                <w:szCs w:val="24"/>
              </w:rPr>
              <w:t xml:space="preserve">Any equipment or utensil used to handle or process the live poultry, carcass, eviscerated carcass, or parts which is determined or suspected </w:t>
            </w:r>
            <w:r w:rsidRPr="00C87850">
              <w:rPr>
                <w:rFonts w:ascii="MS Gothic" w:eastAsia="MS Gothic" w:hAnsi="MS Gothic"/>
                <w:sz w:val="24"/>
                <w:szCs w:val="24"/>
              </w:rPr>
              <w:lastRenderedPageBreak/>
              <w:t>to suffer from one or more specified diseases or unusual conditions shall be washed and disinfected from time to time, if it may cause any contamination of others.</w:t>
            </w:r>
          </w:p>
          <w:p w14:paraId="4A737981" w14:textId="77777777" w:rsidR="002456D8" w:rsidRPr="00C87850" w:rsidRDefault="002456D8" w:rsidP="0078289D">
            <w:pPr>
              <w:rPr>
                <w:rFonts w:ascii="MS Gothic" w:eastAsia="MS Gothic" w:hAnsi="MS Gothic"/>
                <w:sz w:val="24"/>
                <w:szCs w:val="24"/>
              </w:rPr>
            </w:pPr>
          </w:p>
          <w:p w14:paraId="4B091DC8" w14:textId="77777777" w:rsidR="002456D8" w:rsidRPr="00C87850" w:rsidRDefault="002456D8" w:rsidP="0078289D">
            <w:pPr>
              <w:rPr>
                <w:rFonts w:ascii="MS Gothic" w:eastAsia="MS Gothic" w:hAnsi="MS Gothic"/>
                <w:sz w:val="24"/>
                <w:szCs w:val="24"/>
              </w:rPr>
            </w:pPr>
          </w:p>
          <w:p w14:paraId="37C86C48" w14:textId="77777777" w:rsidR="002456D8" w:rsidRPr="00C87850" w:rsidRDefault="002456D8" w:rsidP="0078289D">
            <w:pPr>
              <w:rPr>
                <w:rFonts w:ascii="MS Gothic" w:eastAsia="MS Gothic" w:hAnsi="MS Gothic"/>
                <w:sz w:val="24"/>
                <w:szCs w:val="24"/>
              </w:rPr>
            </w:pPr>
          </w:p>
        </w:tc>
      </w:tr>
    </w:tbl>
    <w:p w14:paraId="74EFC4E7" w14:textId="25E66DED" w:rsidR="00C93A51" w:rsidRPr="00C87850" w:rsidRDefault="00C93A51" w:rsidP="00403D50">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EA7EFB" w:rsidRPr="00C87850" w14:paraId="0D2AFFEC" w14:textId="77777777" w:rsidTr="0078289D">
        <w:tc>
          <w:tcPr>
            <w:tcW w:w="8494" w:type="dxa"/>
          </w:tcPr>
          <w:p w14:paraId="3FBDA3B4" w14:textId="2869E225" w:rsidR="00EA7EFB" w:rsidRPr="00C87850" w:rsidRDefault="00EA7EFB" w:rsidP="0078289D">
            <w:pPr>
              <w:rPr>
                <w:rFonts w:ascii="MS Gothic" w:eastAsia="MS Gothic" w:hAnsi="MS Gothic"/>
                <w:sz w:val="24"/>
                <w:szCs w:val="24"/>
              </w:rPr>
            </w:pPr>
            <w:r w:rsidRPr="00C87850">
              <w:rPr>
                <w:rFonts w:ascii="MS Gothic" w:eastAsia="MS Gothic" w:hAnsi="MS Gothic"/>
                <w:sz w:val="24"/>
                <w:szCs w:val="24"/>
              </w:rPr>
              <w:t>d.</w:t>
            </w:r>
            <w:r w:rsidRPr="00C87850">
              <w:rPr>
                <w:rFonts w:hint="eastAsia"/>
              </w:rPr>
              <w:t xml:space="preserve"> </w:t>
            </w:r>
            <w:r w:rsidRPr="00C87850">
              <w:rPr>
                <w:rFonts w:ascii="MS Gothic" w:eastAsia="MS Gothic" w:hAnsi="MS Gothic" w:hint="eastAsia"/>
                <w:sz w:val="24"/>
                <w:szCs w:val="24"/>
              </w:rPr>
              <w:t>機械器具は、作業終了後洗浄消毒すること。</w:t>
            </w:r>
          </w:p>
          <w:p w14:paraId="693E0356" w14:textId="2B6648F1" w:rsidR="00EA7EFB" w:rsidRPr="00C87850" w:rsidRDefault="00EA7EFB" w:rsidP="0078289D">
            <w:pPr>
              <w:rPr>
                <w:rFonts w:ascii="MS Gothic" w:eastAsia="MS Gothic" w:hAnsi="MS Gothic"/>
                <w:sz w:val="24"/>
                <w:szCs w:val="24"/>
              </w:rPr>
            </w:pPr>
            <w:r w:rsidRPr="00C87850">
              <w:rPr>
                <w:rFonts w:ascii="MS Gothic" w:eastAsia="MS Gothic" w:hAnsi="MS Gothic"/>
                <w:sz w:val="24"/>
                <w:szCs w:val="24"/>
              </w:rPr>
              <w:t>d. Any equipment or utensil used shall be washed and disinfected.</w:t>
            </w:r>
          </w:p>
          <w:p w14:paraId="0B12D702" w14:textId="77777777" w:rsidR="00EA7EFB" w:rsidRPr="00C87850" w:rsidRDefault="00EA7EFB" w:rsidP="0078289D">
            <w:pPr>
              <w:rPr>
                <w:rFonts w:ascii="MS Gothic" w:eastAsia="MS Gothic" w:hAnsi="MS Gothic"/>
                <w:sz w:val="24"/>
                <w:szCs w:val="24"/>
              </w:rPr>
            </w:pPr>
          </w:p>
          <w:p w14:paraId="6CCF1641" w14:textId="77777777" w:rsidR="00EA7EFB" w:rsidRPr="00C87850" w:rsidRDefault="00EA7EFB" w:rsidP="0078289D">
            <w:pPr>
              <w:rPr>
                <w:rFonts w:ascii="MS Gothic" w:eastAsia="MS Gothic" w:hAnsi="MS Gothic"/>
                <w:sz w:val="24"/>
                <w:szCs w:val="24"/>
              </w:rPr>
            </w:pPr>
          </w:p>
          <w:p w14:paraId="5F95B419" w14:textId="77777777" w:rsidR="00EA7EFB" w:rsidRPr="00C87850" w:rsidRDefault="00EA7EFB" w:rsidP="0078289D">
            <w:pPr>
              <w:rPr>
                <w:rFonts w:ascii="MS Gothic" w:eastAsia="MS Gothic" w:hAnsi="MS Gothic"/>
                <w:sz w:val="24"/>
                <w:szCs w:val="24"/>
              </w:rPr>
            </w:pPr>
          </w:p>
        </w:tc>
      </w:tr>
    </w:tbl>
    <w:p w14:paraId="1413F0CC" w14:textId="0C5ABBCF" w:rsidR="00C93A51" w:rsidRPr="00C87850" w:rsidRDefault="00C93A51" w:rsidP="00403D50">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D641D6" w:rsidRPr="00C87850" w14:paraId="2387C232" w14:textId="77777777" w:rsidTr="0078289D">
        <w:tc>
          <w:tcPr>
            <w:tcW w:w="8494" w:type="dxa"/>
          </w:tcPr>
          <w:p w14:paraId="50B1F2B4" w14:textId="15574016" w:rsidR="00D641D6" w:rsidRPr="00C87850" w:rsidRDefault="00D641D6" w:rsidP="00A6314E">
            <w:pPr>
              <w:ind w:left="240" w:hangingChars="100" w:hanging="240"/>
              <w:rPr>
                <w:rFonts w:ascii="MS Gothic" w:eastAsia="MS Gothic" w:hAnsi="MS Gothic"/>
                <w:sz w:val="24"/>
                <w:szCs w:val="24"/>
              </w:rPr>
            </w:pPr>
            <w:r w:rsidRPr="00C87850">
              <w:rPr>
                <w:rFonts w:ascii="MS Gothic" w:eastAsia="MS Gothic" w:hAnsi="MS Gothic"/>
                <w:sz w:val="24"/>
                <w:szCs w:val="24"/>
              </w:rPr>
              <w:t>e.</w:t>
            </w:r>
            <w:r w:rsidRPr="00C87850">
              <w:rPr>
                <w:rFonts w:hint="eastAsia"/>
              </w:rPr>
              <w:t xml:space="preserve"> </w:t>
            </w:r>
            <w:r w:rsidRPr="00C87850">
              <w:rPr>
                <w:rFonts w:ascii="MS Gothic" w:eastAsia="MS Gothic" w:hAnsi="MS Gothic" w:hint="eastAsia"/>
                <w:sz w:val="24"/>
                <w:szCs w:val="24"/>
              </w:rPr>
              <w:t>機械器具は、定期的に点検し、故障又は破損等があるときは、速やかに修理又は補修を行い、常時適正に使用できるよう整備すること。</w:t>
            </w:r>
          </w:p>
          <w:p w14:paraId="55B8C59F" w14:textId="6692381E" w:rsidR="00D641D6" w:rsidRPr="00C87850" w:rsidRDefault="00D641D6" w:rsidP="00A6314E">
            <w:pPr>
              <w:ind w:left="240" w:hangingChars="100" w:hanging="240"/>
              <w:rPr>
                <w:rFonts w:ascii="MS Gothic" w:eastAsia="MS Gothic" w:hAnsi="MS Gothic"/>
                <w:sz w:val="24"/>
                <w:szCs w:val="24"/>
              </w:rPr>
            </w:pPr>
            <w:r w:rsidRPr="00C87850">
              <w:rPr>
                <w:rFonts w:ascii="MS Gothic" w:eastAsia="MS Gothic" w:hAnsi="MS Gothic"/>
                <w:sz w:val="24"/>
                <w:szCs w:val="24"/>
              </w:rPr>
              <w:t>e. Any equipment or utensil shall be periodically inspected and if damaged or failing, shall be repaired or otherwise corrected to keep it proper and usable at any time.</w:t>
            </w:r>
          </w:p>
          <w:p w14:paraId="2C82439F" w14:textId="77777777" w:rsidR="00D641D6" w:rsidRPr="00C87850" w:rsidRDefault="00D641D6" w:rsidP="0078289D">
            <w:pPr>
              <w:rPr>
                <w:rFonts w:ascii="MS Gothic" w:eastAsia="MS Gothic" w:hAnsi="MS Gothic"/>
                <w:sz w:val="24"/>
                <w:szCs w:val="24"/>
              </w:rPr>
            </w:pPr>
          </w:p>
          <w:p w14:paraId="1C6902F4" w14:textId="77777777" w:rsidR="00D641D6" w:rsidRPr="00C87850" w:rsidRDefault="00D641D6" w:rsidP="0078289D">
            <w:pPr>
              <w:rPr>
                <w:rFonts w:ascii="MS Gothic" w:eastAsia="MS Gothic" w:hAnsi="MS Gothic"/>
                <w:sz w:val="24"/>
                <w:szCs w:val="24"/>
              </w:rPr>
            </w:pPr>
          </w:p>
          <w:p w14:paraId="03A31C77" w14:textId="77777777" w:rsidR="00D641D6" w:rsidRPr="00C87850" w:rsidRDefault="00D641D6" w:rsidP="0078289D">
            <w:pPr>
              <w:rPr>
                <w:rFonts w:ascii="MS Gothic" w:eastAsia="MS Gothic" w:hAnsi="MS Gothic"/>
                <w:sz w:val="24"/>
                <w:szCs w:val="24"/>
              </w:rPr>
            </w:pPr>
          </w:p>
        </w:tc>
      </w:tr>
    </w:tbl>
    <w:p w14:paraId="0FE3A4AE" w14:textId="3EA94B82" w:rsidR="00C93A51" w:rsidRPr="00C87850" w:rsidRDefault="00C93A51" w:rsidP="00403D50">
      <w:pPr>
        <w:rPr>
          <w:rFonts w:ascii="MS Gothic" w:eastAsia="MS Gothic" w:hAnsi="MS Gothic"/>
          <w:sz w:val="24"/>
          <w:szCs w:val="24"/>
        </w:rPr>
      </w:pPr>
    </w:p>
    <w:p w14:paraId="7FC29A6E" w14:textId="10A7ACC2" w:rsidR="00FD3131" w:rsidRPr="00C87850" w:rsidRDefault="00FD3131" w:rsidP="00403D50">
      <w:pPr>
        <w:rPr>
          <w:rFonts w:ascii="MS Gothic" w:eastAsia="MS Gothic" w:hAnsi="MS Gothic"/>
          <w:sz w:val="24"/>
          <w:szCs w:val="24"/>
        </w:rPr>
      </w:pPr>
      <w:r w:rsidRPr="00C87850">
        <w:rPr>
          <w:rFonts w:ascii="MS Gothic" w:eastAsia="MS Gothic" w:hAnsi="MS Gothic" w:hint="eastAsia"/>
          <w:sz w:val="24"/>
          <w:szCs w:val="24"/>
        </w:rPr>
        <w:t xml:space="preserve">(3)　</w:t>
      </w:r>
      <w:r w:rsidRPr="00C87850">
        <w:rPr>
          <w:rFonts w:hint="eastAsia"/>
        </w:rPr>
        <w:t xml:space="preserve"> </w:t>
      </w:r>
      <w:r w:rsidRPr="00C87850">
        <w:rPr>
          <w:rFonts w:ascii="MS Gothic" w:eastAsia="MS Gothic" w:hAnsi="MS Gothic" w:hint="eastAsia"/>
          <w:sz w:val="24"/>
          <w:szCs w:val="24"/>
        </w:rPr>
        <w:t>防虫・防鼠</w:t>
      </w:r>
    </w:p>
    <w:p w14:paraId="0B9B4A7F" w14:textId="1FEE7DE6" w:rsidR="00FD3131" w:rsidRPr="00C87850" w:rsidRDefault="00FD3131" w:rsidP="00403D50">
      <w:pPr>
        <w:rPr>
          <w:rFonts w:ascii="MS Gothic" w:eastAsia="MS Gothic" w:hAnsi="MS Gothic"/>
          <w:sz w:val="24"/>
          <w:szCs w:val="24"/>
        </w:rPr>
      </w:pPr>
      <w:r w:rsidRPr="00C87850">
        <w:rPr>
          <w:rFonts w:ascii="MS Gothic" w:eastAsia="MS Gothic" w:hAnsi="MS Gothic" w:hint="eastAsia"/>
          <w:sz w:val="24"/>
          <w:szCs w:val="24"/>
        </w:rPr>
        <w:t xml:space="preserve">(3)　</w:t>
      </w:r>
      <w:r w:rsidRPr="00C87850">
        <w:t xml:space="preserve"> </w:t>
      </w:r>
      <w:r w:rsidRPr="00C87850">
        <w:rPr>
          <w:rFonts w:ascii="MS Gothic" w:eastAsia="MS Gothic" w:hAnsi="MS Gothic"/>
          <w:sz w:val="24"/>
          <w:szCs w:val="24"/>
        </w:rPr>
        <w:t>Pest control</w:t>
      </w:r>
    </w:p>
    <w:tbl>
      <w:tblPr>
        <w:tblStyle w:val="a4"/>
        <w:tblW w:w="0" w:type="auto"/>
        <w:tblLook w:val="04A0" w:firstRow="1" w:lastRow="0" w:firstColumn="1" w:lastColumn="0" w:noHBand="0" w:noVBand="1"/>
      </w:tblPr>
      <w:tblGrid>
        <w:gridCol w:w="8494"/>
      </w:tblGrid>
      <w:tr w:rsidR="00023FC2" w:rsidRPr="00C87850" w14:paraId="41CAFDE4" w14:textId="77777777" w:rsidTr="0078289D">
        <w:tc>
          <w:tcPr>
            <w:tcW w:w="8494" w:type="dxa"/>
          </w:tcPr>
          <w:p w14:paraId="239B5202" w14:textId="44424694" w:rsidR="00023FC2" w:rsidRPr="00C87850" w:rsidRDefault="00023FC2" w:rsidP="0078289D">
            <w:pPr>
              <w:rPr>
                <w:rFonts w:ascii="MS Gothic" w:eastAsia="MS Gothic" w:hAnsi="MS Gothic"/>
                <w:sz w:val="24"/>
                <w:szCs w:val="24"/>
              </w:rPr>
            </w:pPr>
            <w:r w:rsidRPr="00C87850">
              <w:rPr>
                <w:rFonts w:ascii="MS Gothic" w:eastAsia="MS Gothic" w:hAnsi="MS Gothic" w:hint="eastAsia"/>
                <w:sz w:val="24"/>
                <w:szCs w:val="24"/>
              </w:rPr>
              <w:t>a</w:t>
            </w:r>
            <w:r w:rsidRPr="00C87850">
              <w:rPr>
                <w:rFonts w:ascii="MS Gothic" w:eastAsia="MS Gothic" w:hAnsi="MS Gothic"/>
                <w:sz w:val="24"/>
                <w:szCs w:val="24"/>
              </w:rPr>
              <w:t>.</w:t>
            </w:r>
            <w:r w:rsidRPr="00C87850">
              <w:rPr>
                <w:rFonts w:hint="eastAsia"/>
              </w:rPr>
              <w:t xml:space="preserve"> </w:t>
            </w:r>
            <w:r w:rsidRPr="00C87850">
              <w:rPr>
                <w:rFonts w:ascii="MS Gothic" w:eastAsia="MS Gothic" w:hAnsi="MS Gothic" w:hint="eastAsia"/>
                <w:sz w:val="24"/>
                <w:szCs w:val="24"/>
              </w:rPr>
              <w:t>防虫・防そ設備の破損等は速やかに修理すること。</w:t>
            </w:r>
          </w:p>
          <w:p w14:paraId="18A5CA5B" w14:textId="0556531C" w:rsidR="00023FC2" w:rsidRPr="00C87850" w:rsidRDefault="00023FC2" w:rsidP="00A6314E">
            <w:pPr>
              <w:ind w:left="240" w:hangingChars="100" w:hanging="240"/>
              <w:rPr>
                <w:rFonts w:ascii="MS Gothic" w:eastAsia="MS Gothic" w:hAnsi="MS Gothic"/>
                <w:sz w:val="24"/>
                <w:szCs w:val="24"/>
              </w:rPr>
            </w:pPr>
            <w:r w:rsidRPr="00C87850">
              <w:rPr>
                <w:rFonts w:ascii="MS Gothic" w:eastAsia="MS Gothic" w:hAnsi="MS Gothic"/>
                <w:sz w:val="24"/>
                <w:szCs w:val="24"/>
              </w:rPr>
              <w:t>a. Controlling equipment against rats and insects including rat screens and insect screens shall be repaired if necessary.</w:t>
            </w:r>
          </w:p>
          <w:p w14:paraId="2B50BE4E" w14:textId="77777777" w:rsidR="00023FC2" w:rsidRPr="00C87850" w:rsidRDefault="00023FC2" w:rsidP="0078289D">
            <w:pPr>
              <w:rPr>
                <w:rFonts w:ascii="MS Gothic" w:eastAsia="MS Gothic" w:hAnsi="MS Gothic"/>
                <w:sz w:val="24"/>
                <w:szCs w:val="24"/>
              </w:rPr>
            </w:pPr>
          </w:p>
          <w:p w14:paraId="53A1877B" w14:textId="77777777" w:rsidR="00023FC2" w:rsidRPr="00C87850" w:rsidRDefault="00023FC2" w:rsidP="0078289D">
            <w:pPr>
              <w:rPr>
                <w:rFonts w:ascii="MS Gothic" w:eastAsia="MS Gothic" w:hAnsi="MS Gothic"/>
                <w:sz w:val="24"/>
                <w:szCs w:val="24"/>
              </w:rPr>
            </w:pPr>
          </w:p>
          <w:p w14:paraId="76D76F05" w14:textId="77777777" w:rsidR="00023FC2" w:rsidRPr="00C87850" w:rsidRDefault="00023FC2" w:rsidP="0078289D">
            <w:pPr>
              <w:rPr>
                <w:rFonts w:ascii="MS Gothic" w:eastAsia="MS Gothic" w:hAnsi="MS Gothic"/>
                <w:sz w:val="24"/>
                <w:szCs w:val="24"/>
              </w:rPr>
            </w:pPr>
          </w:p>
        </w:tc>
      </w:tr>
    </w:tbl>
    <w:p w14:paraId="17337613" w14:textId="14CF773D" w:rsidR="00FD3131" w:rsidRPr="00C87850" w:rsidRDefault="00FD3131" w:rsidP="00403D50">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023FC2" w:rsidRPr="00C87850" w14:paraId="06985C1C" w14:textId="77777777" w:rsidTr="0078289D">
        <w:tc>
          <w:tcPr>
            <w:tcW w:w="8494" w:type="dxa"/>
          </w:tcPr>
          <w:p w14:paraId="631CD273" w14:textId="0D422526" w:rsidR="00023FC2" w:rsidRPr="00C87850" w:rsidRDefault="00023FC2" w:rsidP="0078289D">
            <w:pPr>
              <w:rPr>
                <w:rFonts w:ascii="MS Gothic" w:eastAsia="MS Gothic" w:hAnsi="MS Gothic"/>
                <w:sz w:val="24"/>
                <w:szCs w:val="24"/>
              </w:rPr>
            </w:pPr>
            <w:r w:rsidRPr="00C87850">
              <w:rPr>
                <w:rFonts w:ascii="MS Gothic" w:eastAsia="MS Gothic" w:hAnsi="MS Gothic" w:hint="eastAsia"/>
                <w:sz w:val="24"/>
                <w:szCs w:val="24"/>
              </w:rPr>
              <w:t>b</w:t>
            </w:r>
            <w:r w:rsidRPr="00C87850">
              <w:rPr>
                <w:rFonts w:ascii="MS Gothic" w:eastAsia="MS Gothic" w:hAnsi="MS Gothic"/>
                <w:sz w:val="24"/>
                <w:szCs w:val="24"/>
              </w:rPr>
              <w:t>.</w:t>
            </w:r>
            <w:r w:rsidRPr="00C87850">
              <w:rPr>
                <w:rFonts w:hint="eastAsia"/>
              </w:rPr>
              <w:t xml:space="preserve"> </w:t>
            </w:r>
            <w:r w:rsidRPr="00C87850">
              <w:rPr>
                <w:rFonts w:ascii="MS Gothic" w:eastAsia="MS Gothic" w:hAnsi="MS Gothic" w:hint="eastAsia"/>
                <w:sz w:val="24"/>
                <w:szCs w:val="24"/>
              </w:rPr>
              <w:t>そ属・昆虫の進入防止対策を実施すること。</w:t>
            </w:r>
          </w:p>
          <w:p w14:paraId="63C28168" w14:textId="121DB595" w:rsidR="00023FC2" w:rsidRPr="00C87850" w:rsidRDefault="00023FC2" w:rsidP="00A6314E">
            <w:pPr>
              <w:ind w:left="240" w:hangingChars="100" w:hanging="240"/>
              <w:rPr>
                <w:rFonts w:ascii="MS Gothic" w:eastAsia="MS Gothic" w:hAnsi="MS Gothic"/>
                <w:sz w:val="24"/>
                <w:szCs w:val="24"/>
              </w:rPr>
            </w:pPr>
            <w:r w:rsidRPr="00C87850">
              <w:rPr>
                <w:rFonts w:ascii="MS Gothic" w:eastAsia="MS Gothic" w:hAnsi="MS Gothic"/>
                <w:sz w:val="24"/>
                <w:szCs w:val="24"/>
              </w:rPr>
              <w:t>b. Perform control to prevent rats and insects from entering</w:t>
            </w:r>
            <w:r w:rsidR="005B3C1A" w:rsidRPr="00C87850">
              <w:rPr>
                <w:rFonts w:ascii="MS Gothic" w:eastAsia="MS Gothic" w:hAnsi="MS Gothic"/>
                <w:sz w:val="24"/>
                <w:szCs w:val="24"/>
              </w:rPr>
              <w:t xml:space="preserve"> into establish</w:t>
            </w:r>
            <w:r w:rsidRPr="00C87850">
              <w:rPr>
                <w:rFonts w:ascii="MS Gothic" w:eastAsia="MS Gothic" w:hAnsi="MS Gothic"/>
                <w:sz w:val="24"/>
                <w:szCs w:val="24"/>
              </w:rPr>
              <w:t>ments.</w:t>
            </w:r>
          </w:p>
          <w:p w14:paraId="37EB67BF" w14:textId="77777777" w:rsidR="00023FC2" w:rsidRPr="00C87850" w:rsidRDefault="00023FC2" w:rsidP="0078289D">
            <w:pPr>
              <w:rPr>
                <w:rFonts w:ascii="MS Gothic" w:eastAsia="MS Gothic" w:hAnsi="MS Gothic"/>
                <w:sz w:val="24"/>
                <w:szCs w:val="24"/>
              </w:rPr>
            </w:pPr>
          </w:p>
          <w:p w14:paraId="5CF7D29E" w14:textId="77777777" w:rsidR="00023FC2" w:rsidRPr="00C87850" w:rsidRDefault="00023FC2" w:rsidP="0078289D">
            <w:pPr>
              <w:rPr>
                <w:rFonts w:ascii="MS Gothic" w:eastAsia="MS Gothic" w:hAnsi="MS Gothic"/>
                <w:sz w:val="24"/>
                <w:szCs w:val="24"/>
              </w:rPr>
            </w:pPr>
          </w:p>
          <w:p w14:paraId="2A57D523" w14:textId="77777777" w:rsidR="00023FC2" w:rsidRPr="00C87850" w:rsidRDefault="00023FC2" w:rsidP="0078289D">
            <w:pPr>
              <w:rPr>
                <w:rFonts w:ascii="MS Gothic" w:eastAsia="MS Gothic" w:hAnsi="MS Gothic"/>
                <w:sz w:val="24"/>
                <w:szCs w:val="24"/>
              </w:rPr>
            </w:pPr>
          </w:p>
        </w:tc>
      </w:tr>
    </w:tbl>
    <w:p w14:paraId="761E207F" w14:textId="59041B22" w:rsidR="00FD3131" w:rsidRPr="00C87850" w:rsidRDefault="00FD3131" w:rsidP="00403D50">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023FC2" w:rsidRPr="00C87850" w14:paraId="2ED4F9D8" w14:textId="77777777" w:rsidTr="0078289D">
        <w:tc>
          <w:tcPr>
            <w:tcW w:w="8494" w:type="dxa"/>
          </w:tcPr>
          <w:p w14:paraId="527ABF18" w14:textId="2CEDEEBE" w:rsidR="00023FC2" w:rsidRPr="00C87850" w:rsidRDefault="00023FC2" w:rsidP="0078289D">
            <w:pPr>
              <w:rPr>
                <w:rFonts w:ascii="MS Gothic" w:eastAsia="MS Gothic" w:hAnsi="MS Gothic"/>
                <w:sz w:val="24"/>
                <w:szCs w:val="24"/>
              </w:rPr>
            </w:pPr>
            <w:r w:rsidRPr="00C87850">
              <w:rPr>
                <w:rFonts w:ascii="MS Gothic" w:eastAsia="MS Gothic" w:hAnsi="MS Gothic" w:hint="eastAsia"/>
                <w:sz w:val="24"/>
                <w:szCs w:val="24"/>
              </w:rPr>
              <w:t>c</w:t>
            </w:r>
            <w:r w:rsidRPr="00C87850">
              <w:rPr>
                <w:rFonts w:ascii="MS Gothic" w:eastAsia="MS Gothic" w:hAnsi="MS Gothic"/>
                <w:sz w:val="24"/>
                <w:szCs w:val="24"/>
              </w:rPr>
              <w:t>.</w:t>
            </w:r>
            <w:r w:rsidRPr="00C87850">
              <w:rPr>
                <w:rFonts w:hint="eastAsia"/>
              </w:rPr>
              <w:t xml:space="preserve"> </w:t>
            </w:r>
            <w:r w:rsidRPr="00C87850">
              <w:rPr>
                <w:rFonts w:ascii="MS Gothic" w:eastAsia="MS Gothic" w:hAnsi="MS Gothic" w:hint="eastAsia"/>
                <w:sz w:val="24"/>
                <w:szCs w:val="24"/>
              </w:rPr>
              <w:t>そ属・昆虫の定期駆除を実施すること。</w:t>
            </w:r>
          </w:p>
          <w:p w14:paraId="4A01EE35" w14:textId="3266E315" w:rsidR="00023FC2" w:rsidRPr="00C87850" w:rsidRDefault="00023FC2" w:rsidP="00A6314E">
            <w:pPr>
              <w:ind w:left="240" w:hangingChars="100" w:hanging="240"/>
              <w:rPr>
                <w:rFonts w:ascii="MS Gothic" w:eastAsia="MS Gothic" w:hAnsi="MS Gothic"/>
                <w:sz w:val="24"/>
                <w:szCs w:val="24"/>
              </w:rPr>
            </w:pPr>
            <w:r w:rsidRPr="00C87850">
              <w:rPr>
                <w:rFonts w:ascii="MS Gothic" w:eastAsia="MS Gothic" w:hAnsi="MS Gothic"/>
                <w:sz w:val="24"/>
                <w:szCs w:val="24"/>
              </w:rPr>
              <w:t>c. Perform exterminating operation at regular intervals to control of rats and insects.</w:t>
            </w:r>
          </w:p>
          <w:p w14:paraId="471C5613" w14:textId="77777777" w:rsidR="00023FC2" w:rsidRPr="00C87850" w:rsidRDefault="00023FC2" w:rsidP="0078289D">
            <w:pPr>
              <w:rPr>
                <w:rFonts w:ascii="MS Gothic" w:eastAsia="MS Gothic" w:hAnsi="MS Gothic"/>
                <w:sz w:val="24"/>
                <w:szCs w:val="24"/>
              </w:rPr>
            </w:pPr>
          </w:p>
          <w:p w14:paraId="251EE32E" w14:textId="77777777" w:rsidR="00023FC2" w:rsidRPr="00C87850" w:rsidRDefault="00023FC2" w:rsidP="0078289D">
            <w:pPr>
              <w:rPr>
                <w:rFonts w:ascii="MS Gothic" w:eastAsia="MS Gothic" w:hAnsi="MS Gothic"/>
                <w:sz w:val="24"/>
                <w:szCs w:val="24"/>
              </w:rPr>
            </w:pPr>
          </w:p>
          <w:p w14:paraId="2CFE321B" w14:textId="77777777" w:rsidR="00023FC2" w:rsidRPr="00C87850" w:rsidRDefault="00023FC2" w:rsidP="0078289D">
            <w:pPr>
              <w:rPr>
                <w:rFonts w:ascii="MS Gothic" w:eastAsia="MS Gothic" w:hAnsi="MS Gothic"/>
                <w:sz w:val="24"/>
                <w:szCs w:val="24"/>
              </w:rPr>
            </w:pPr>
          </w:p>
        </w:tc>
      </w:tr>
    </w:tbl>
    <w:p w14:paraId="0D91DAE5" w14:textId="3B521CDE" w:rsidR="00FD3131" w:rsidRPr="00C87850" w:rsidRDefault="00FD3131" w:rsidP="00403D50">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5B3C1A" w:rsidRPr="00C87850" w14:paraId="78520F5B" w14:textId="77777777" w:rsidTr="0078289D">
        <w:tc>
          <w:tcPr>
            <w:tcW w:w="8494" w:type="dxa"/>
          </w:tcPr>
          <w:p w14:paraId="3C8C2DA0" w14:textId="694F7012" w:rsidR="005B3C1A" w:rsidRPr="00C87850" w:rsidRDefault="005B3C1A" w:rsidP="00A6314E">
            <w:pPr>
              <w:ind w:left="240" w:hangingChars="100" w:hanging="240"/>
              <w:rPr>
                <w:rFonts w:ascii="MS Gothic" w:eastAsia="MS Gothic" w:hAnsi="MS Gothic"/>
                <w:sz w:val="24"/>
                <w:szCs w:val="24"/>
              </w:rPr>
            </w:pPr>
            <w:r w:rsidRPr="00C87850">
              <w:rPr>
                <w:rFonts w:ascii="MS Gothic" w:eastAsia="MS Gothic" w:hAnsi="MS Gothic" w:hint="eastAsia"/>
                <w:sz w:val="24"/>
                <w:szCs w:val="24"/>
              </w:rPr>
              <w:t>d</w:t>
            </w:r>
            <w:r w:rsidRPr="00C87850">
              <w:rPr>
                <w:rFonts w:ascii="MS Gothic" w:eastAsia="MS Gothic" w:hAnsi="MS Gothic"/>
                <w:sz w:val="24"/>
                <w:szCs w:val="24"/>
              </w:rPr>
              <w:t>.</w:t>
            </w:r>
            <w:r w:rsidRPr="00C87850">
              <w:rPr>
                <w:rFonts w:hint="eastAsia"/>
              </w:rPr>
              <w:t xml:space="preserve"> </w:t>
            </w:r>
            <w:r w:rsidRPr="00C87850">
              <w:rPr>
                <w:rFonts w:ascii="MS Gothic" w:eastAsia="MS Gothic" w:hAnsi="MS Gothic" w:hint="eastAsia"/>
                <w:sz w:val="24"/>
                <w:szCs w:val="24"/>
              </w:rPr>
              <w:t>殺そ剤及び殺虫剤等の薬剤は、食鳥処理施設及び製品保管室以外の所定の場所に保管すること。</w:t>
            </w:r>
          </w:p>
          <w:p w14:paraId="68BF2060" w14:textId="6EAD67C5" w:rsidR="005B3C1A" w:rsidRPr="00C87850" w:rsidRDefault="005B3C1A" w:rsidP="00A6314E">
            <w:pPr>
              <w:ind w:left="240" w:hangingChars="100" w:hanging="240"/>
              <w:rPr>
                <w:rFonts w:ascii="MS Gothic" w:eastAsia="MS Gothic" w:hAnsi="MS Gothic"/>
                <w:sz w:val="24"/>
                <w:szCs w:val="24"/>
              </w:rPr>
            </w:pPr>
            <w:r w:rsidRPr="00C87850">
              <w:rPr>
                <w:rFonts w:ascii="MS Gothic" w:eastAsia="MS Gothic" w:hAnsi="MS Gothic"/>
                <w:sz w:val="24"/>
                <w:szCs w:val="24"/>
              </w:rPr>
              <w:t>d. Insecticide, rodenticide, or other agents shall be stored in place other than any poultry slaughtering facilities and product storage rooms.</w:t>
            </w:r>
          </w:p>
          <w:p w14:paraId="0749E722" w14:textId="77777777" w:rsidR="005B3C1A" w:rsidRPr="00C87850" w:rsidRDefault="005B3C1A" w:rsidP="0078289D">
            <w:pPr>
              <w:rPr>
                <w:rFonts w:ascii="MS Gothic" w:eastAsia="MS Gothic" w:hAnsi="MS Gothic"/>
                <w:sz w:val="24"/>
                <w:szCs w:val="24"/>
              </w:rPr>
            </w:pPr>
          </w:p>
          <w:p w14:paraId="3934B82D" w14:textId="77777777" w:rsidR="005B3C1A" w:rsidRPr="00C87850" w:rsidRDefault="005B3C1A" w:rsidP="0078289D">
            <w:pPr>
              <w:rPr>
                <w:rFonts w:ascii="MS Gothic" w:eastAsia="MS Gothic" w:hAnsi="MS Gothic"/>
                <w:sz w:val="24"/>
                <w:szCs w:val="24"/>
              </w:rPr>
            </w:pPr>
          </w:p>
          <w:p w14:paraId="368A725C" w14:textId="77777777" w:rsidR="005B3C1A" w:rsidRPr="00C87850" w:rsidRDefault="005B3C1A" w:rsidP="0078289D">
            <w:pPr>
              <w:rPr>
                <w:rFonts w:ascii="MS Gothic" w:eastAsia="MS Gothic" w:hAnsi="MS Gothic"/>
                <w:sz w:val="24"/>
                <w:szCs w:val="24"/>
              </w:rPr>
            </w:pPr>
          </w:p>
        </w:tc>
      </w:tr>
    </w:tbl>
    <w:p w14:paraId="582A4AB6" w14:textId="5F14C359" w:rsidR="005B3C1A" w:rsidRPr="00C87850" w:rsidRDefault="005B3C1A" w:rsidP="00403D50">
      <w:pPr>
        <w:rPr>
          <w:rFonts w:ascii="MS Gothic" w:eastAsia="MS Gothic" w:hAnsi="MS Gothic"/>
          <w:sz w:val="24"/>
          <w:szCs w:val="24"/>
        </w:rPr>
      </w:pPr>
    </w:p>
    <w:p w14:paraId="584AC88C" w14:textId="5D02EEBF" w:rsidR="00DC7D2C" w:rsidRPr="00C87850" w:rsidRDefault="005B3C1A" w:rsidP="00911A34">
      <w:pPr>
        <w:rPr>
          <w:rFonts w:ascii="MS Gothic" w:eastAsia="MS Gothic" w:hAnsi="MS Gothic"/>
          <w:sz w:val="24"/>
          <w:szCs w:val="24"/>
        </w:rPr>
      </w:pPr>
      <w:r w:rsidRPr="00C87850">
        <w:rPr>
          <w:rFonts w:ascii="MS Gothic" w:eastAsia="MS Gothic" w:hAnsi="MS Gothic" w:hint="eastAsia"/>
          <w:sz w:val="24"/>
          <w:szCs w:val="24"/>
        </w:rPr>
        <w:t xml:space="preserve">(4)　</w:t>
      </w:r>
      <w:r w:rsidR="00DC7D2C" w:rsidRPr="00C87850">
        <w:rPr>
          <w:rFonts w:ascii="MS Gothic" w:eastAsia="MS Gothic" w:hAnsi="MS Gothic" w:hint="eastAsia"/>
          <w:sz w:val="24"/>
          <w:szCs w:val="24"/>
        </w:rPr>
        <w:t>製品保管</w:t>
      </w:r>
    </w:p>
    <w:p w14:paraId="395373FE" w14:textId="732C4CF8" w:rsidR="00DC7D2C" w:rsidRPr="00C87850" w:rsidRDefault="00DC7D2C" w:rsidP="00911A34">
      <w:pPr>
        <w:rPr>
          <w:rFonts w:ascii="MS Gothic" w:eastAsia="MS Gothic" w:hAnsi="MS Gothic"/>
          <w:sz w:val="24"/>
          <w:szCs w:val="24"/>
        </w:rPr>
      </w:pPr>
      <w:r w:rsidRPr="00C87850">
        <w:rPr>
          <w:rFonts w:ascii="MS Gothic" w:eastAsia="MS Gothic" w:hAnsi="MS Gothic" w:hint="eastAsia"/>
          <w:sz w:val="24"/>
          <w:szCs w:val="24"/>
        </w:rPr>
        <w:t>(4)　Storage</w:t>
      </w:r>
    </w:p>
    <w:p w14:paraId="0D027BFE" w14:textId="4BD80563" w:rsidR="005B3C1A" w:rsidRPr="00C87850" w:rsidRDefault="005B3C1A" w:rsidP="00A6314E">
      <w:pPr>
        <w:ind w:leftChars="100" w:left="210"/>
        <w:rPr>
          <w:rFonts w:ascii="MS Gothic" w:eastAsia="MS Gothic" w:hAnsi="MS Gothic"/>
          <w:sz w:val="24"/>
          <w:szCs w:val="24"/>
        </w:rPr>
      </w:pPr>
      <w:r w:rsidRPr="00C87850">
        <w:rPr>
          <w:rFonts w:ascii="MS Gothic" w:eastAsia="MS Gothic" w:hAnsi="MS Gothic" w:hint="eastAsia"/>
          <w:sz w:val="24"/>
          <w:szCs w:val="24"/>
        </w:rPr>
        <w:t>製品保管室の冷凍、冷蔵設備の管理</w:t>
      </w:r>
      <w:r w:rsidR="00E17DA1" w:rsidRPr="00C87850">
        <w:rPr>
          <w:rFonts w:ascii="MS Gothic" w:eastAsia="MS Gothic" w:hAnsi="MS Gothic" w:hint="eastAsia"/>
          <w:sz w:val="24"/>
          <w:szCs w:val="24"/>
        </w:rPr>
        <w:t>を行うこと</w:t>
      </w:r>
      <w:r w:rsidRPr="00C87850">
        <w:rPr>
          <w:rFonts w:ascii="MS Gothic" w:eastAsia="MS Gothic" w:hAnsi="MS Gothic" w:hint="eastAsia"/>
          <w:sz w:val="24"/>
          <w:szCs w:val="24"/>
        </w:rPr>
        <w:t>（冷蔵は</w:t>
      </w:r>
      <w:r w:rsidRPr="00C87850">
        <w:rPr>
          <w:rFonts w:ascii="MS Gothic" w:eastAsia="MS Gothic" w:hAnsi="MS Gothic"/>
          <w:sz w:val="24"/>
          <w:szCs w:val="24"/>
        </w:rPr>
        <w:t>10度以下、冷凍は-15度以下）。</w:t>
      </w:r>
    </w:p>
    <w:p w14:paraId="3BEEBC6C" w14:textId="2201C5F2" w:rsidR="005B3C1A" w:rsidRPr="00C87850" w:rsidRDefault="005B3C1A" w:rsidP="00A6314E">
      <w:pPr>
        <w:ind w:leftChars="100" w:left="210"/>
        <w:rPr>
          <w:rFonts w:ascii="MS Gothic" w:eastAsia="MS Gothic" w:hAnsi="MS Gothic"/>
          <w:sz w:val="24"/>
          <w:szCs w:val="24"/>
        </w:rPr>
      </w:pPr>
      <w:r w:rsidRPr="00C87850">
        <w:rPr>
          <w:rFonts w:ascii="MS Gothic" w:eastAsia="MS Gothic" w:hAnsi="MS Gothic"/>
          <w:sz w:val="24"/>
          <w:szCs w:val="24"/>
        </w:rPr>
        <w:t>In a case where refrigerating installations are equipped, conduct proper maintenance of the said installations so that they can keep the temperature dressed carcasses or viscera for human consumption at 10 degrees centigrade or lower.</w:t>
      </w:r>
    </w:p>
    <w:tbl>
      <w:tblPr>
        <w:tblStyle w:val="a4"/>
        <w:tblW w:w="0" w:type="auto"/>
        <w:tblLook w:val="04A0" w:firstRow="1" w:lastRow="0" w:firstColumn="1" w:lastColumn="0" w:noHBand="0" w:noVBand="1"/>
      </w:tblPr>
      <w:tblGrid>
        <w:gridCol w:w="8494"/>
      </w:tblGrid>
      <w:tr w:rsidR="005B3C1A" w:rsidRPr="00C87850" w14:paraId="2B24B434" w14:textId="77777777" w:rsidTr="0078289D">
        <w:tc>
          <w:tcPr>
            <w:tcW w:w="8494" w:type="dxa"/>
          </w:tcPr>
          <w:p w14:paraId="65978191" w14:textId="6AA404C6" w:rsidR="005B3C1A" w:rsidRPr="00C87850" w:rsidRDefault="005B3C1A" w:rsidP="0078289D">
            <w:pPr>
              <w:rPr>
                <w:rFonts w:ascii="MS Gothic" w:eastAsia="MS Gothic" w:hAnsi="MS Gothic"/>
                <w:sz w:val="24"/>
                <w:szCs w:val="24"/>
              </w:rPr>
            </w:pPr>
          </w:p>
          <w:p w14:paraId="0052727E" w14:textId="77777777" w:rsidR="005B3C1A" w:rsidRPr="00C87850" w:rsidRDefault="005B3C1A" w:rsidP="0078289D">
            <w:pPr>
              <w:rPr>
                <w:rFonts w:ascii="MS Gothic" w:eastAsia="MS Gothic" w:hAnsi="MS Gothic"/>
                <w:sz w:val="24"/>
                <w:szCs w:val="24"/>
              </w:rPr>
            </w:pPr>
          </w:p>
          <w:p w14:paraId="75FF04F1" w14:textId="77777777" w:rsidR="005B3C1A" w:rsidRPr="00C87850" w:rsidRDefault="005B3C1A" w:rsidP="0078289D">
            <w:pPr>
              <w:rPr>
                <w:rFonts w:ascii="MS Gothic" w:eastAsia="MS Gothic" w:hAnsi="MS Gothic"/>
                <w:sz w:val="24"/>
                <w:szCs w:val="24"/>
              </w:rPr>
            </w:pPr>
          </w:p>
          <w:p w14:paraId="536D8218" w14:textId="77777777" w:rsidR="005B3C1A" w:rsidRPr="00C87850" w:rsidRDefault="005B3C1A" w:rsidP="0078289D">
            <w:pPr>
              <w:rPr>
                <w:rFonts w:ascii="MS Gothic" w:eastAsia="MS Gothic" w:hAnsi="MS Gothic"/>
                <w:sz w:val="24"/>
                <w:szCs w:val="24"/>
              </w:rPr>
            </w:pPr>
          </w:p>
        </w:tc>
      </w:tr>
    </w:tbl>
    <w:p w14:paraId="35ACC8B3" w14:textId="42DC66C7" w:rsidR="005B3C1A" w:rsidRPr="00C87850" w:rsidRDefault="005B3C1A" w:rsidP="00403D50">
      <w:pPr>
        <w:rPr>
          <w:rFonts w:ascii="MS Gothic" w:eastAsia="MS Gothic" w:hAnsi="MS Gothic"/>
          <w:sz w:val="24"/>
          <w:szCs w:val="24"/>
        </w:rPr>
      </w:pPr>
    </w:p>
    <w:p w14:paraId="1C5FC35A" w14:textId="50E394F0" w:rsidR="005B3C1A" w:rsidRPr="00C87850" w:rsidRDefault="005B3C1A" w:rsidP="00403D50">
      <w:pPr>
        <w:rPr>
          <w:rFonts w:ascii="MS Gothic" w:eastAsia="MS Gothic" w:hAnsi="MS Gothic"/>
          <w:sz w:val="24"/>
          <w:szCs w:val="24"/>
        </w:rPr>
      </w:pPr>
      <w:r w:rsidRPr="00C87850">
        <w:rPr>
          <w:rFonts w:ascii="MS Gothic" w:eastAsia="MS Gothic" w:hAnsi="MS Gothic" w:hint="eastAsia"/>
          <w:sz w:val="24"/>
          <w:szCs w:val="24"/>
        </w:rPr>
        <w:t>(5)　不可食部分</w:t>
      </w:r>
    </w:p>
    <w:p w14:paraId="45D59B65" w14:textId="530EEEF2" w:rsidR="005B3C1A" w:rsidRPr="00C87850" w:rsidRDefault="005B3C1A" w:rsidP="00403D50">
      <w:pPr>
        <w:rPr>
          <w:rFonts w:ascii="MS Gothic" w:eastAsia="MS Gothic" w:hAnsi="MS Gothic"/>
          <w:sz w:val="24"/>
          <w:szCs w:val="24"/>
        </w:rPr>
      </w:pPr>
      <w:r w:rsidRPr="00C87850">
        <w:rPr>
          <w:rFonts w:ascii="MS Gothic" w:eastAsia="MS Gothic" w:hAnsi="MS Gothic" w:hint="eastAsia"/>
          <w:sz w:val="24"/>
          <w:szCs w:val="24"/>
        </w:rPr>
        <w:t xml:space="preserve">(5)　</w:t>
      </w:r>
      <w:r w:rsidRPr="00C87850">
        <w:t xml:space="preserve"> </w:t>
      </w:r>
      <w:r w:rsidRPr="00C87850">
        <w:rPr>
          <w:rFonts w:ascii="MS Gothic" w:eastAsia="MS Gothic" w:hAnsi="MS Gothic"/>
          <w:sz w:val="24"/>
          <w:szCs w:val="24"/>
        </w:rPr>
        <w:t>Inedible parts</w:t>
      </w:r>
    </w:p>
    <w:tbl>
      <w:tblPr>
        <w:tblStyle w:val="a4"/>
        <w:tblW w:w="0" w:type="auto"/>
        <w:tblLook w:val="04A0" w:firstRow="1" w:lastRow="0" w:firstColumn="1" w:lastColumn="0" w:noHBand="0" w:noVBand="1"/>
      </w:tblPr>
      <w:tblGrid>
        <w:gridCol w:w="8494"/>
      </w:tblGrid>
      <w:tr w:rsidR="005B3C1A" w:rsidRPr="00C87850" w14:paraId="15E926D0" w14:textId="77777777" w:rsidTr="0078289D">
        <w:tc>
          <w:tcPr>
            <w:tcW w:w="8494" w:type="dxa"/>
          </w:tcPr>
          <w:p w14:paraId="682E00E7" w14:textId="7712A4EC" w:rsidR="005B3C1A" w:rsidRPr="00C87850" w:rsidRDefault="005B3C1A" w:rsidP="0078289D">
            <w:pPr>
              <w:rPr>
                <w:rFonts w:ascii="MS Gothic" w:eastAsia="MS Gothic" w:hAnsi="MS Gothic"/>
                <w:sz w:val="24"/>
                <w:szCs w:val="24"/>
              </w:rPr>
            </w:pPr>
            <w:r w:rsidRPr="00C87850">
              <w:rPr>
                <w:rFonts w:ascii="MS Gothic" w:eastAsia="MS Gothic" w:hAnsi="MS Gothic" w:hint="eastAsia"/>
                <w:sz w:val="24"/>
                <w:szCs w:val="24"/>
              </w:rPr>
              <w:t>a</w:t>
            </w:r>
            <w:r w:rsidRPr="00C87850">
              <w:rPr>
                <w:rFonts w:ascii="MS Gothic" w:eastAsia="MS Gothic" w:hAnsi="MS Gothic"/>
                <w:sz w:val="24"/>
                <w:szCs w:val="24"/>
              </w:rPr>
              <w:t>.</w:t>
            </w:r>
            <w:r w:rsidRPr="00C87850">
              <w:rPr>
                <w:rFonts w:hint="eastAsia"/>
              </w:rPr>
              <w:t xml:space="preserve"> </w:t>
            </w:r>
            <w:r w:rsidRPr="00C87850">
              <w:rPr>
                <w:rFonts w:ascii="MS Gothic" w:eastAsia="MS Gothic" w:hAnsi="MS Gothic" w:hint="eastAsia"/>
                <w:sz w:val="24"/>
                <w:szCs w:val="24"/>
              </w:rPr>
              <w:t>不可食部分の適正な分別管理を実施すること。</w:t>
            </w:r>
          </w:p>
          <w:p w14:paraId="47E5847F" w14:textId="53F45064" w:rsidR="005B3C1A" w:rsidRPr="00C87850" w:rsidRDefault="005B3C1A" w:rsidP="00A6314E">
            <w:pPr>
              <w:ind w:left="240" w:hangingChars="100" w:hanging="240"/>
              <w:rPr>
                <w:rFonts w:ascii="MS Gothic" w:eastAsia="MS Gothic" w:hAnsi="MS Gothic"/>
                <w:sz w:val="24"/>
                <w:szCs w:val="24"/>
              </w:rPr>
            </w:pPr>
            <w:r w:rsidRPr="00C87850">
              <w:rPr>
                <w:rFonts w:ascii="MS Gothic" w:eastAsia="MS Gothic" w:hAnsi="MS Gothic"/>
                <w:sz w:val="24"/>
                <w:szCs w:val="24"/>
              </w:rPr>
              <w:t xml:space="preserve">a. Non-edible parts and discarded matter shall be put into exclusive containers with the labels for discarded matter carried away from the </w:t>
            </w:r>
            <w:r w:rsidRPr="00C87850">
              <w:rPr>
                <w:rFonts w:ascii="MS Gothic" w:eastAsia="MS Gothic" w:hAnsi="MS Gothic"/>
                <w:sz w:val="24"/>
                <w:szCs w:val="24"/>
              </w:rPr>
              <w:lastRenderedPageBreak/>
              <w:t>processing room, and shall be treated in ways that will prevent it from causing sanitary trouble.</w:t>
            </w:r>
          </w:p>
          <w:p w14:paraId="4B18C92A" w14:textId="77777777" w:rsidR="005B3C1A" w:rsidRPr="00C87850" w:rsidRDefault="005B3C1A" w:rsidP="0078289D">
            <w:pPr>
              <w:rPr>
                <w:rFonts w:ascii="MS Gothic" w:eastAsia="MS Gothic" w:hAnsi="MS Gothic"/>
                <w:sz w:val="24"/>
                <w:szCs w:val="24"/>
              </w:rPr>
            </w:pPr>
          </w:p>
          <w:p w14:paraId="10EA1F9C" w14:textId="77777777" w:rsidR="005B3C1A" w:rsidRPr="00C87850" w:rsidRDefault="005B3C1A" w:rsidP="0078289D">
            <w:pPr>
              <w:rPr>
                <w:rFonts w:ascii="MS Gothic" w:eastAsia="MS Gothic" w:hAnsi="MS Gothic"/>
                <w:sz w:val="24"/>
                <w:szCs w:val="24"/>
              </w:rPr>
            </w:pPr>
          </w:p>
          <w:p w14:paraId="00CB64DD" w14:textId="77777777" w:rsidR="005B3C1A" w:rsidRPr="00C87850" w:rsidRDefault="005B3C1A" w:rsidP="0078289D">
            <w:pPr>
              <w:rPr>
                <w:rFonts w:ascii="MS Gothic" w:eastAsia="MS Gothic" w:hAnsi="MS Gothic"/>
                <w:sz w:val="24"/>
                <w:szCs w:val="24"/>
              </w:rPr>
            </w:pPr>
          </w:p>
        </w:tc>
      </w:tr>
    </w:tbl>
    <w:p w14:paraId="7EF19998" w14:textId="043661ED" w:rsidR="005B3C1A" w:rsidRPr="00C87850" w:rsidRDefault="005B3C1A" w:rsidP="00403D50">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5B3C1A" w:rsidRPr="00C87850" w14:paraId="3BD0009A" w14:textId="77777777" w:rsidTr="0078289D">
        <w:tc>
          <w:tcPr>
            <w:tcW w:w="8494" w:type="dxa"/>
          </w:tcPr>
          <w:p w14:paraId="78C056F4" w14:textId="2172163E" w:rsidR="005B3C1A" w:rsidRPr="00C87850" w:rsidRDefault="005B3C1A" w:rsidP="0078289D">
            <w:pPr>
              <w:rPr>
                <w:rFonts w:ascii="MS Gothic" w:eastAsia="MS Gothic" w:hAnsi="MS Gothic"/>
                <w:sz w:val="24"/>
                <w:szCs w:val="24"/>
              </w:rPr>
            </w:pPr>
            <w:r w:rsidRPr="00C87850">
              <w:rPr>
                <w:rFonts w:ascii="MS Gothic" w:eastAsia="MS Gothic" w:hAnsi="MS Gothic" w:hint="eastAsia"/>
                <w:sz w:val="24"/>
                <w:szCs w:val="24"/>
              </w:rPr>
              <w:t>b</w:t>
            </w:r>
            <w:r w:rsidRPr="00C87850">
              <w:rPr>
                <w:rFonts w:ascii="MS Gothic" w:eastAsia="MS Gothic" w:hAnsi="MS Gothic"/>
                <w:sz w:val="24"/>
                <w:szCs w:val="24"/>
              </w:rPr>
              <w:t>.</w:t>
            </w:r>
            <w:r w:rsidRPr="00C87850">
              <w:rPr>
                <w:rFonts w:hint="eastAsia"/>
              </w:rPr>
              <w:t xml:space="preserve"> </w:t>
            </w:r>
            <w:r w:rsidRPr="00C87850">
              <w:rPr>
                <w:rFonts w:ascii="MS Gothic" w:eastAsia="MS Gothic" w:hAnsi="MS Gothic" w:hint="eastAsia"/>
                <w:sz w:val="24"/>
                <w:szCs w:val="24"/>
              </w:rPr>
              <w:t>不可食用容器の適正な管理（洗浄・消毒）を実施すること。</w:t>
            </w:r>
          </w:p>
          <w:p w14:paraId="05D4CC86" w14:textId="0498B755" w:rsidR="005B3C1A" w:rsidRPr="00C87850" w:rsidRDefault="005B3C1A" w:rsidP="00A6314E">
            <w:pPr>
              <w:ind w:left="240" w:hangingChars="100" w:hanging="240"/>
              <w:rPr>
                <w:rFonts w:ascii="MS Gothic" w:eastAsia="MS Gothic" w:hAnsi="MS Gothic"/>
                <w:sz w:val="24"/>
                <w:szCs w:val="24"/>
              </w:rPr>
            </w:pPr>
            <w:r w:rsidRPr="00C87850">
              <w:rPr>
                <w:rFonts w:ascii="MS Gothic" w:eastAsia="MS Gothic" w:hAnsi="MS Gothic"/>
                <w:sz w:val="24"/>
                <w:szCs w:val="24"/>
              </w:rPr>
              <w:t>b. Containers mentioned in above shall be washed and disinfected at a fixed place after completion of the work.</w:t>
            </w:r>
          </w:p>
          <w:p w14:paraId="4FB6EA26" w14:textId="77777777" w:rsidR="005B3C1A" w:rsidRPr="00C87850" w:rsidRDefault="005B3C1A" w:rsidP="0078289D">
            <w:pPr>
              <w:rPr>
                <w:rFonts w:ascii="MS Gothic" w:eastAsia="MS Gothic" w:hAnsi="MS Gothic"/>
                <w:sz w:val="24"/>
                <w:szCs w:val="24"/>
              </w:rPr>
            </w:pPr>
          </w:p>
          <w:p w14:paraId="374199DC" w14:textId="77777777" w:rsidR="005B3C1A" w:rsidRPr="00C87850" w:rsidRDefault="005B3C1A" w:rsidP="0078289D">
            <w:pPr>
              <w:rPr>
                <w:rFonts w:ascii="MS Gothic" w:eastAsia="MS Gothic" w:hAnsi="MS Gothic"/>
                <w:sz w:val="24"/>
                <w:szCs w:val="24"/>
              </w:rPr>
            </w:pPr>
          </w:p>
          <w:p w14:paraId="6AB84F88" w14:textId="77777777" w:rsidR="005B3C1A" w:rsidRPr="00C87850" w:rsidRDefault="005B3C1A" w:rsidP="0078289D">
            <w:pPr>
              <w:rPr>
                <w:rFonts w:ascii="MS Gothic" w:eastAsia="MS Gothic" w:hAnsi="MS Gothic"/>
                <w:sz w:val="24"/>
                <w:szCs w:val="24"/>
              </w:rPr>
            </w:pPr>
          </w:p>
        </w:tc>
      </w:tr>
    </w:tbl>
    <w:p w14:paraId="35577CAB" w14:textId="06322BE8" w:rsidR="005B3C1A" w:rsidRPr="00C87850" w:rsidRDefault="005B3C1A" w:rsidP="00403D50">
      <w:pPr>
        <w:rPr>
          <w:rFonts w:ascii="MS Gothic" w:eastAsia="MS Gothic" w:hAnsi="MS Gothic"/>
          <w:sz w:val="24"/>
          <w:szCs w:val="24"/>
        </w:rPr>
      </w:pPr>
    </w:p>
    <w:p w14:paraId="514A91C4" w14:textId="71D1F197" w:rsidR="00DC7D2C" w:rsidRPr="00C87850" w:rsidRDefault="00E17DA1" w:rsidP="00403D50">
      <w:pPr>
        <w:rPr>
          <w:rFonts w:ascii="MS Gothic" w:eastAsia="MS Gothic" w:hAnsi="MS Gothic"/>
          <w:sz w:val="24"/>
          <w:szCs w:val="24"/>
        </w:rPr>
      </w:pPr>
      <w:r w:rsidRPr="00C87850">
        <w:rPr>
          <w:rFonts w:ascii="MS Gothic" w:eastAsia="MS Gothic" w:hAnsi="MS Gothic" w:hint="eastAsia"/>
          <w:sz w:val="24"/>
          <w:szCs w:val="24"/>
        </w:rPr>
        <w:t xml:space="preserve">(6)　</w:t>
      </w:r>
      <w:r w:rsidR="00DC7D2C" w:rsidRPr="00C87850">
        <w:rPr>
          <w:rFonts w:ascii="MS Gothic" w:eastAsia="MS Gothic" w:hAnsi="MS Gothic" w:hint="eastAsia"/>
          <w:sz w:val="24"/>
          <w:szCs w:val="24"/>
        </w:rPr>
        <w:t>便所</w:t>
      </w:r>
    </w:p>
    <w:p w14:paraId="1E2E22F9" w14:textId="5F7F46BB" w:rsidR="00DC7D2C" w:rsidRPr="00C87850" w:rsidRDefault="00DC7D2C" w:rsidP="00403D50">
      <w:pPr>
        <w:rPr>
          <w:rFonts w:ascii="MS Gothic" w:eastAsia="MS Gothic" w:hAnsi="MS Gothic"/>
          <w:sz w:val="24"/>
          <w:szCs w:val="24"/>
        </w:rPr>
      </w:pPr>
      <w:r w:rsidRPr="00C87850">
        <w:rPr>
          <w:rFonts w:ascii="MS Gothic" w:eastAsia="MS Gothic" w:hAnsi="MS Gothic" w:hint="eastAsia"/>
          <w:sz w:val="24"/>
          <w:szCs w:val="24"/>
        </w:rPr>
        <w:t>(6)　Lavatory</w:t>
      </w:r>
    </w:p>
    <w:p w14:paraId="4DCB19AE" w14:textId="4C86251C" w:rsidR="005B3C1A" w:rsidRPr="00C87850" w:rsidRDefault="00E17DA1" w:rsidP="00A6314E">
      <w:pPr>
        <w:ind w:leftChars="100" w:left="210"/>
        <w:rPr>
          <w:rFonts w:ascii="MS Gothic" w:eastAsia="MS Gothic" w:hAnsi="MS Gothic"/>
          <w:sz w:val="24"/>
          <w:szCs w:val="24"/>
        </w:rPr>
      </w:pPr>
      <w:r w:rsidRPr="00C87850">
        <w:rPr>
          <w:rFonts w:ascii="MS Gothic" w:eastAsia="MS Gothic" w:hAnsi="MS Gothic" w:hint="eastAsia"/>
          <w:sz w:val="24"/>
          <w:szCs w:val="24"/>
        </w:rPr>
        <w:t>便所は清潔に保ち、定期的に消毒を行うこと。</w:t>
      </w:r>
    </w:p>
    <w:p w14:paraId="7D8EF521" w14:textId="31C99839" w:rsidR="00E17DA1" w:rsidRPr="00C87850" w:rsidRDefault="00E17DA1" w:rsidP="00A6314E">
      <w:pPr>
        <w:ind w:leftChars="100" w:left="210"/>
        <w:rPr>
          <w:rFonts w:ascii="MS Gothic" w:eastAsia="MS Gothic" w:hAnsi="MS Gothic"/>
          <w:sz w:val="24"/>
          <w:szCs w:val="24"/>
        </w:rPr>
      </w:pPr>
      <w:r w:rsidRPr="00C87850">
        <w:rPr>
          <w:rFonts w:ascii="MS Gothic" w:eastAsia="MS Gothic" w:hAnsi="MS Gothic"/>
          <w:sz w:val="24"/>
          <w:szCs w:val="24"/>
        </w:rPr>
        <w:t>Lavatories shall be kept clean and disinfected at regular intervals.</w:t>
      </w:r>
    </w:p>
    <w:tbl>
      <w:tblPr>
        <w:tblStyle w:val="a4"/>
        <w:tblW w:w="0" w:type="auto"/>
        <w:tblLook w:val="04A0" w:firstRow="1" w:lastRow="0" w:firstColumn="1" w:lastColumn="0" w:noHBand="0" w:noVBand="1"/>
      </w:tblPr>
      <w:tblGrid>
        <w:gridCol w:w="8494"/>
      </w:tblGrid>
      <w:tr w:rsidR="00E17DA1" w:rsidRPr="00C87850" w14:paraId="0BF0FE09" w14:textId="77777777" w:rsidTr="0078289D">
        <w:tc>
          <w:tcPr>
            <w:tcW w:w="8494" w:type="dxa"/>
          </w:tcPr>
          <w:p w14:paraId="225AA8C3" w14:textId="77777777" w:rsidR="00E17DA1" w:rsidRPr="00C87850" w:rsidRDefault="00E17DA1" w:rsidP="0078289D">
            <w:pPr>
              <w:rPr>
                <w:rFonts w:ascii="MS Gothic" w:eastAsia="MS Gothic" w:hAnsi="MS Gothic"/>
                <w:sz w:val="24"/>
                <w:szCs w:val="24"/>
              </w:rPr>
            </w:pPr>
          </w:p>
          <w:p w14:paraId="0B0901E2" w14:textId="77777777" w:rsidR="00E17DA1" w:rsidRPr="00C87850" w:rsidRDefault="00E17DA1" w:rsidP="0078289D">
            <w:pPr>
              <w:rPr>
                <w:rFonts w:ascii="MS Gothic" w:eastAsia="MS Gothic" w:hAnsi="MS Gothic"/>
                <w:sz w:val="24"/>
                <w:szCs w:val="24"/>
              </w:rPr>
            </w:pPr>
          </w:p>
          <w:p w14:paraId="7399E1B0" w14:textId="77777777" w:rsidR="00E17DA1" w:rsidRPr="00C87850" w:rsidRDefault="00E17DA1" w:rsidP="0078289D">
            <w:pPr>
              <w:rPr>
                <w:rFonts w:ascii="MS Gothic" w:eastAsia="MS Gothic" w:hAnsi="MS Gothic"/>
                <w:sz w:val="24"/>
                <w:szCs w:val="24"/>
              </w:rPr>
            </w:pPr>
          </w:p>
          <w:p w14:paraId="71740BAE" w14:textId="77777777" w:rsidR="00E17DA1" w:rsidRPr="00C87850" w:rsidRDefault="00E17DA1" w:rsidP="0078289D">
            <w:pPr>
              <w:rPr>
                <w:rFonts w:ascii="MS Gothic" w:eastAsia="MS Gothic" w:hAnsi="MS Gothic"/>
                <w:sz w:val="24"/>
                <w:szCs w:val="24"/>
              </w:rPr>
            </w:pPr>
          </w:p>
        </w:tc>
      </w:tr>
    </w:tbl>
    <w:p w14:paraId="13152A64" w14:textId="7A196641" w:rsidR="005B3C1A" w:rsidRPr="00C87850" w:rsidRDefault="005B3C1A" w:rsidP="00403D50">
      <w:pPr>
        <w:rPr>
          <w:rFonts w:ascii="MS Gothic" w:eastAsia="MS Gothic" w:hAnsi="MS Gothic"/>
          <w:sz w:val="24"/>
          <w:szCs w:val="24"/>
        </w:rPr>
      </w:pPr>
    </w:p>
    <w:p w14:paraId="4FD67A0C" w14:textId="09CC95ED" w:rsidR="00DC7D2C" w:rsidRPr="00C87850" w:rsidRDefault="00E17DA1" w:rsidP="00E17DA1">
      <w:pPr>
        <w:rPr>
          <w:rFonts w:ascii="MS Gothic" w:eastAsia="MS Gothic" w:hAnsi="MS Gothic"/>
          <w:sz w:val="24"/>
          <w:szCs w:val="24"/>
        </w:rPr>
      </w:pPr>
      <w:r w:rsidRPr="00C87850">
        <w:rPr>
          <w:rFonts w:ascii="MS Gothic" w:eastAsia="MS Gothic" w:hAnsi="MS Gothic" w:hint="eastAsia"/>
          <w:sz w:val="24"/>
          <w:szCs w:val="24"/>
        </w:rPr>
        <w:t>(7)</w:t>
      </w:r>
      <w:r w:rsidR="00DC7D2C" w:rsidRPr="00C87850">
        <w:rPr>
          <w:rFonts w:ascii="MS Gothic" w:eastAsia="MS Gothic" w:hAnsi="MS Gothic" w:hint="eastAsia"/>
          <w:sz w:val="24"/>
          <w:szCs w:val="24"/>
        </w:rPr>
        <w:t xml:space="preserve">　洗浄・消毒</w:t>
      </w:r>
    </w:p>
    <w:p w14:paraId="08A066E3" w14:textId="1EC3C566" w:rsidR="00DC7D2C" w:rsidRPr="00C87850" w:rsidRDefault="00DC7D2C" w:rsidP="00E17DA1">
      <w:r w:rsidRPr="00C87850">
        <w:rPr>
          <w:rFonts w:ascii="MS Gothic" w:eastAsia="MS Gothic" w:hAnsi="MS Gothic" w:hint="eastAsia"/>
          <w:sz w:val="24"/>
          <w:szCs w:val="24"/>
        </w:rPr>
        <w:t>(7)　Washing and disinfection</w:t>
      </w:r>
    </w:p>
    <w:p w14:paraId="27572A09" w14:textId="1C17CB37" w:rsidR="00E17DA1" w:rsidRPr="00C87850" w:rsidRDefault="00E17DA1" w:rsidP="00A6314E">
      <w:pPr>
        <w:ind w:leftChars="100" w:left="210"/>
        <w:rPr>
          <w:rFonts w:ascii="MS Gothic" w:eastAsia="MS Gothic" w:hAnsi="MS Gothic"/>
          <w:sz w:val="24"/>
          <w:szCs w:val="24"/>
        </w:rPr>
      </w:pPr>
      <w:r w:rsidRPr="00C87850">
        <w:rPr>
          <w:rFonts w:ascii="MS Gothic" w:eastAsia="MS Gothic" w:hAnsi="MS Gothic" w:hint="eastAsia"/>
          <w:sz w:val="24"/>
          <w:szCs w:val="24"/>
        </w:rPr>
        <w:t>洗浄消毒は、次に従い行うこと。</w:t>
      </w:r>
    </w:p>
    <w:p w14:paraId="57DBB9F9" w14:textId="41E66631" w:rsidR="00DC7D2C" w:rsidRPr="00C87850" w:rsidRDefault="00875E69" w:rsidP="00A6314E">
      <w:pPr>
        <w:ind w:leftChars="100" w:left="210"/>
        <w:rPr>
          <w:rFonts w:ascii="MS Gothic" w:eastAsia="MS Gothic" w:hAnsi="MS Gothic"/>
          <w:sz w:val="24"/>
          <w:szCs w:val="24"/>
        </w:rPr>
      </w:pPr>
      <w:r w:rsidRPr="00C87850">
        <w:rPr>
          <w:rFonts w:ascii="MS Gothic" w:eastAsia="MS Gothic" w:hAnsi="MS Gothic" w:hint="eastAsia"/>
          <w:sz w:val="24"/>
          <w:szCs w:val="24"/>
        </w:rPr>
        <w:t>Any washing and disinfection operation shall be performed as follows;</w:t>
      </w:r>
    </w:p>
    <w:tbl>
      <w:tblPr>
        <w:tblStyle w:val="a4"/>
        <w:tblW w:w="0" w:type="auto"/>
        <w:tblLook w:val="04A0" w:firstRow="1" w:lastRow="0" w:firstColumn="1" w:lastColumn="0" w:noHBand="0" w:noVBand="1"/>
      </w:tblPr>
      <w:tblGrid>
        <w:gridCol w:w="8494"/>
      </w:tblGrid>
      <w:tr w:rsidR="00E17DA1" w:rsidRPr="00C87850" w14:paraId="2CD7FBB7" w14:textId="77777777" w:rsidTr="0078289D">
        <w:tc>
          <w:tcPr>
            <w:tcW w:w="8494" w:type="dxa"/>
          </w:tcPr>
          <w:p w14:paraId="268DC496" w14:textId="5461D9AF" w:rsidR="00E17DA1" w:rsidRPr="00C87850" w:rsidRDefault="00E17DA1" w:rsidP="00A6314E">
            <w:pPr>
              <w:ind w:left="240" w:hangingChars="100" w:hanging="240"/>
              <w:rPr>
                <w:rFonts w:ascii="MS Gothic" w:eastAsia="MS Gothic" w:hAnsi="MS Gothic"/>
                <w:sz w:val="24"/>
                <w:szCs w:val="24"/>
              </w:rPr>
            </w:pPr>
            <w:r w:rsidRPr="00C87850">
              <w:rPr>
                <w:rFonts w:ascii="MS Gothic" w:eastAsia="MS Gothic" w:hAnsi="MS Gothic" w:hint="eastAsia"/>
                <w:sz w:val="24"/>
                <w:szCs w:val="24"/>
              </w:rPr>
              <w:t>a</w:t>
            </w:r>
            <w:r w:rsidRPr="00C87850">
              <w:rPr>
                <w:rFonts w:ascii="MS Gothic" w:eastAsia="MS Gothic" w:hAnsi="MS Gothic"/>
                <w:sz w:val="24"/>
                <w:szCs w:val="24"/>
              </w:rPr>
              <w:t>.</w:t>
            </w:r>
            <w:r w:rsidRPr="00C87850">
              <w:rPr>
                <w:rFonts w:hint="eastAsia"/>
              </w:rPr>
              <w:t xml:space="preserve"> </w:t>
            </w:r>
            <w:r w:rsidRPr="00C87850">
              <w:rPr>
                <w:rFonts w:ascii="MS Gothic" w:eastAsia="MS Gothic" w:hAnsi="MS Gothic"/>
                <w:sz w:val="24"/>
                <w:szCs w:val="24"/>
              </w:rPr>
              <w:t>薬剤を使用する場合にあっては、目的に応じたものを適正な方法で使用すること。</w:t>
            </w:r>
          </w:p>
          <w:p w14:paraId="27BB86D6" w14:textId="0D4A6CE5" w:rsidR="00E17DA1" w:rsidRPr="00C87850" w:rsidRDefault="00E17DA1" w:rsidP="00A6314E">
            <w:pPr>
              <w:ind w:left="240" w:hangingChars="100" w:hanging="240"/>
              <w:rPr>
                <w:rFonts w:ascii="MS Gothic" w:eastAsia="MS Gothic" w:hAnsi="MS Gothic"/>
                <w:sz w:val="24"/>
                <w:szCs w:val="24"/>
              </w:rPr>
            </w:pPr>
            <w:r w:rsidRPr="00C87850">
              <w:rPr>
                <w:rFonts w:ascii="MS Gothic" w:eastAsia="MS Gothic" w:hAnsi="MS Gothic"/>
                <w:sz w:val="24"/>
                <w:szCs w:val="24"/>
              </w:rPr>
              <w:t>a. Any agent for disinfection shall be selected depending on its usage and original purposes and shall be properly used.</w:t>
            </w:r>
          </w:p>
          <w:p w14:paraId="60307923" w14:textId="77777777" w:rsidR="00E17DA1" w:rsidRPr="00C87850" w:rsidRDefault="00E17DA1" w:rsidP="0078289D">
            <w:pPr>
              <w:rPr>
                <w:rFonts w:ascii="MS Gothic" w:eastAsia="MS Gothic" w:hAnsi="MS Gothic"/>
                <w:sz w:val="24"/>
                <w:szCs w:val="24"/>
              </w:rPr>
            </w:pPr>
          </w:p>
          <w:p w14:paraId="3EA412CD" w14:textId="77777777" w:rsidR="00E17DA1" w:rsidRPr="00C87850" w:rsidRDefault="00E17DA1" w:rsidP="0078289D">
            <w:pPr>
              <w:rPr>
                <w:rFonts w:ascii="MS Gothic" w:eastAsia="MS Gothic" w:hAnsi="MS Gothic"/>
                <w:sz w:val="24"/>
                <w:szCs w:val="24"/>
              </w:rPr>
            </w:pPr>
          </w:p>
          <w:p w14:paraId="37720935" w14:textId="77777777" w:rsidR="00E17DA1" w:rsidRPr="00C87850" w:rsidRDefault="00E17DA1" w:rsidP="0078289D">
            <w:pPr>
              <w:rPr>
                <w:rFonts w:ascii="MS Gothic" w:eastAsia="MS Gothic" w:hAnsi="MS Gothic"/>
                <w:sz w:val="24"/>
                <w:szCs w:val="24"/>
              </w:rPr>
            </w:pPr>
          </w:p>
        </w:tc>
      </w:tr>
    </w:tbl>
    <w:p w14:paraId="46E26BD6" w14:textId="77777777" w:rsidR="00E17DA1" w:rsidRPr="00C87850" w:rsidRDefault="00E17DA1" w:rsidP="00E17DA1">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E17DA1" w:rsidRPr="00C87850" w14:paraId="09B141C6" w14:textId="77777777" w:rsidTr="0078289D">
        <w:tc>
          <w:tcPr>
            <w:tcW w:w="8494" w:type="dxa"/>
          </w:tcPr>
          <w:p w14:paraId="2E0C0ADE" w14:textId="3EDCA9BD" w:rsidR="00E17DA1" w:rsidRPr="00C87850" w:rsidRDefault="00E17DA1" w:rsidP="00A6314E">
            <w:pPr>
              <w:ind w:left="240" w:hangingChars="100" w:hanging="240"/>
              <w:rPr>
                <w:rFonts w:ascii="MS Gothic" w:eastAsia="MS Gothic" w:hAnsi="MS Gothic"/>
                <w:sz w:val="24"/>
                <w:szCs w:val="24"/>
              </w:rPr>
            </w:pPr>
            <w:r w:rsidRPr="00C87850">
              <w:rPr>
                <w:rFonts w:ascii="MS Gothic" w:eastAsia="MS Gothic" w:hAnsi="MS Gothic" w:hint="eastAsia"/>
                <w:sz w:val="24"/>
                <w:szCs w:val="24"/>
              </w:rPr>
              <w:t>b</w:t>
            </w:r>
            <w:r w:rsidRPr="00C87850">
              <w:rPr>
                <w:rFonts w:ascii="MS Gothic" w:eastAsia="MS Gothic" w:hAnsi="MS Gothic"/>
                <w:sz w:val="24"/>
                <w:szCs w:val="24"/>
              </w:rPr>
              <w:t>.</w:t>
            </w:r>
            <w:r w:rsidRPr="00C87850">
              <w:rPr>
                <w:rFonts w:hint="eastAsia"/>
              </w:rPr>
              <w:t xml:space="preserve"> </w:t>
            </w:r>
            <w:r w:rsidRPr="00C87850">
              <w:rPr>
                <w:rFonts w:ascii="MS Gothic" w:eastAsia="MS Gothic" w:hAnsi="MS Gothic"/>
                <w:sz w:val="24"/>
                <w:szCs w:val="24"/>
              </w:rPr>
              <w:t>温湯を使用して消毒する場合にあっては、摂氏八十三度以上の熱湯を使用すること。</w:t>
            </w:r>
          </w:p>
          <w:p w14:paraId="1F09A299" w14:textId="566124FA" w:rsidR="00E17DA1" w:rsidRPr="00C87850" w:rsidRDefault="00E17DA1" w:rsidP="00A6314E">
            <w:pPr>
              <w:ind w:left="240" w:hangingChars="100" w:hanging="240"/>
              <w:rPr>
                <w:rFonts w:ascii="MS Gothic" w:eastAsia="MS Gothic" w:hAnsi="MS Gothic"/>
                <w:sz w:val="24"/>
                <w:szCs w:val="24"/>
              </w:rPr>
            </w:pPr>
            <w:r w:rsidRPr="00C87850">
              <w:rPr>
                <w:rFonts w:ascii="MS Gothic" w:eastAsia="MS Gothic" w:hAnsi="MS Gothic"/>
                <w:sz w:val="24"/>
                <w:szCs w:val="24"/>
              </w:rPr>
              <w:lastRenderedPageBreak/>
              <w:t>b. Any hot water, if used for washing and disinfection, shall be at 83 degrees centigrade or higher.</w:t>
            </w:r>
          </w:p>
          <w:p w14:paraId="4FAF77AF" w14:textId="77777777" w:rsidR="00E17DA1" w:rsidRPr="00C87850" w:rsidRDefault="00E17DA1" w:rsidP="0078289D">
            <w:pPr>
              <w:rPr>
                <w:rFonts w:ascii="MS Gothic" w:eastAsia="MS Gothic" w:hAnsi="MS Gothic"/>
                <w:sz w:val="24"/>
                <w:szCs w:val="24"/>
              </w:rPr>
            </w:pPr>
          </w:p>
          <w:p w14:paraId="198F65F2" w14:textId="77777777" w:rsidR="00E17DA1" w:rsidRPr="00C87850" w:rsidRDefault="00E17DA1" w:rsidP="0078289D">
            <w:pPr>
              <w:rPr>
                <w:rFonts w:ascii="MS Gothic" w:eastAsia="MS Gothic" w:hAnsi="MS Gothic"/>
                <w:sz w:val="24"/>
                <w:szCs w:val="24"/>
              </w:rPr>
            </w:pPr>
          </w:p>
          <w:p w14:paraId="2D46A193" w14:textId="77777777" w:rsidR="00E17DA1" w:rsidRPr="00C87850" w:rsidRDefault="00E17DA1" w:rsidP="0078289D">
            <w:pPr>
              <w:rPr>
                <w:rFonts w:ascii="MS Gothic" w:eastAsia="MS Gothic" w:hAnsi="MS Gothic"/>
                <w:sz w:val="24"/>
                <w:szCs w:val="24"/>
              </w:rPr>
            </w:pPr>
          </w:p>
        </w:tc>
      </w:tr>
    </w:tbl>
    <w:p w14:paraId="6AB6ABE0" w14:textId="3A8B3F87" w:rsidR="003738F0" w:rsidRPr="00C87850" w:rsidRDefault="003738F0" w:rsidP="00403D50">
      <w:pPr>
        <w:rPr>
          <w:rFonts w:ascii="MS Gothic" w:eastAsia="MS Gothic" w:hAnsi="MS Gothic"/>
          <w:sz w:val="24"/>
          <w:szCs w:val="24"/>
        </w:rPr>
      </w:pPr>
    </w:p>
    <w:p w14:paraId="0B10F62A" w14:textId="480762D8" w:rsidR="00DB02A9" w:rsidRPr="00C87850" w:rsidRDefault="00DB02A9" w:rsidP="00403D50">
      <w:pPr>
        <w:rPr>
          <w:rFonts w:ascii="MS Gothic" w:eastAsia="MS Gothic" w:hAnsi="MS Gothic"/>
          <w:sz w:val="24"/>
          <w:szCs w:val="24"/>
        </w:rPr>
      </w:pPr>
      <w:r w:rsidRPr="00C87850">
        <w:rPr>
          <w:rFonts w:ascii="MS Gothic" w:eastAsia="MS Gothic" w:hAnsi="MS Gothic" w:hint="eastAsia"/>
          <w:sz w:val="24"/>
          <w:szCs w:val="24"/>
        </w:rPr>
        <w:t>(8)　処理</w:t>
      </w:r>
    </w:p>
    <w:p w14:paraId="5E67C5F1" w14:textId="0502A83E" w:rsidR="00DB02A9" w:rsidRPr="00C87850" w:rsidRDefault="00DB02A9" w:rsidP="00403D50">
      <w:pPr>
        <w:rPr>
          <w:rFonts w:ascii="MS Gothic" w:eastAsia="MS Gothic" w:hAnsi="MS Gothic"/>
          <w:sz w:val="24"/>
          <w:szCs w:val="24"/>
        </w:rPr>
      </w:pPr>
      <w:r w:rsidRPr="00C87850">
        <w:rPr>
          <w:rFonts w:ascii="MS Gothic" w:eastAsia="MS Gothic" w:hAnsi="MS Gothic" w:hint="eastAsia"/>
          <w:sz w:val="24"/>
          <w:szCs w:val="24"/>
        </w:rPr>
        <w:t>(8)　Fabrication</w:t>
      </w:r>
    </w:p>
    <w:tbl>
      <w:tblPr>
        <w:tblStyle w:val="a4"/>
        <w:tblW w:w="0" w:type="auto"/>
        <w:tblLook w:val="04A0" w:firstRow="1" w:lastRow="0" w:firstColumn="1" w:lastColumn="0" w:noHBand="0" w:noVBand="1"/>
      </w:tblPr>
      <w:tblGrid>
        <w:gridCol w:w="8494"/>
      </w:tblGrid>
      <w:tr w:rsidR="0064310C" w:rsidRPr="00C87850" w14:paraId="679B6F98" w14:textId="77777777" w:rsidTr="0064310C">
        <w:tc>
          <w:tcPr>
            <w:tcW w:w="8494" w:type="dxa"/>
          </w:tcPr>
          <w:p w14:paraId="6A43E745" w14:textId="75F8BB1E" w:rsidR="0064310C" w:rsidRPr="00C87850" w:rsidRDefault="0064310C" w:rsidP="00A6314E">
            <w:pPr>
              <w:ind w:left="240" w:hangingChars="100" w:hanging="240"/>
              <w:rPr>
                <w:rFonts w:ascii="MS Gothic" w:eastAsia="MS Gothic" w:hAnsi="MS Gothic"/>
                <w:sz w:val="24"/>
                <w:szCs w:val="24"/>
              </w:rPr>
            </w:pPr>
            <w:r w:rsidRPr="00C87850">
              <w:rPr>
                <w:rFonts w:ascii="MS Gothic" w:eastAsia="MS Gothic" w:hAnsi="MS Gothic" w:hint="eastAsia"/>
                <w:sz w:val="24"/>
                <w:szCs w:val="24"/>
              </w:rPr>
              <w:t>a</w:t>
            </w:r>
            <w:r w:rsidRPr="00C87850">
              <w:rPr>
                <w:rFonts w:ascii="MS Gothic" w:eastAsia="MS Gothic" w:hAnsi="MS Gothic"/>
                <w:sz w:val="24"/>
                <w:szCs w:val="24"/>
              </w:rPr>
              <w:t>.</w:t>
            </w:r>
            <w:r w:rsidRPr="00C87850">
              <w:rPr>
                <w:rFonts w:hint="eastAsia"/>
              </w:rPr>
              <w:t xml:space="preserve"> </w:t>
            </w:r>
            <w:r w:rsidRPr="00C87850">
              <w:rPr>
                <w:rFonts w:ascii="MS Gothic" w:eastAsia="MS Gothic" w:hAnsi="MS Gothic" w:hint="eastAsia"/>
                <w:sz w:val="24"/>
                <w:szCs w:val="24"/>
              </w:rPr>
              <w:t>食鳥処理場において、食鳥の集荷にあっては、異常なものの排除につとめ、生体の健康保持に留意して輸送すること。</w:t>
            </w:r>
          </w:p>
          <w:p w14:paraId="4A0C2559" w14:textId="03E30866" w:rsidR="0064310C" w:rsidRPr="00C87850" w:rsidRDefault="0064310C" w:rsidP="00A6314E">
            <w:pPr>
              <w:ind w:left="240" w:hangingChars="100" w:hanging="240"/>
              <w:rPr>
                <w:rFonts w:ascii="MS Gothic" w:eastAsia="MS Gothic" w:hAnsi="MS Gothic"/>
                <w:sz w:val="24"/>
                <w:szCs w:val="24"/>
              </w:rPr>
            </w:pPr>
            <w:r w:rsidRPr="00C87850">
              <w:rPr>
                <w:rFonts w:ascii="MS Gothic" w:eastAsia="MS Gothic" w:hAnsi="MS Gothic"/>
                <w:sz w:val="24"/>
                <w:szCs w:val="24"/>
              </w:rPr>
              <w:t>a. When receiving any cargo of live poultry to be slaughtered, any poultry determined reject at this point of time shall be eliminated and all other poultry shall be carried in with good care to keep them health.</w:t>
            </w:r>
          </w:p>
          <w:p w14:paraId="4F0194A8" w14:textId="77777777" w:rsidR="0064310C" w:rsidRPr="00C87850" w:rsidRDefault="0064310C" w:rsidP="0064310C">
            <w:pPr>
              <w:rPr>
                <w:rFonts w:ascii="MS Gothic" w:eastAsia="MS Gothic" w:hAnsi="MS Gothic"/>
                <w:sz w:val="24"/>
                <w:szCs w:val="24"/>
              </w:rPr>
            </w:pPr>
          </w:p>
          <w:p w14:paraId="0AB0DC42" w14:textId="77777777" w:rsidR="0064310C" w:rsidRPr="00C87850" w:rsidRDefault="0064310C" w:rsidP="0064310C">
            <w:pPr>
              <w:rPr>
                <w:rFonts w:ascii="MS Gothic" w:eastAsia="MS Gothic" w:hAnsi="MS Gothic"/>
                <w:sz w:val="24"/>
                <w:szCs w:val="24"/>
              </w:rPr>
            </w:pPr>
          </w:p>
          <w:p w14:paraId="3DFE80AE" w14:textId="77777777" w:rsidR="0064310C" w:rsidRPr="00C87850" w:rsidRDefault="0064310C" w:rsidP="0064310C">
            <w:pPr>
              <w:rPr>
                <w:rFonts w:ascii="MS Gothic" w:eastAsia="MS Gothic" w:hAnsi="MS Gothic"/>
                <w:sz w:val="24"/>
                <w:szCs w:val="24"/>
              </w:rPr>
            </w:pPr>
          </w:p>
        </w:tc>
      </w:tr>
    </w:tbl>
    <w:p w14:paraId="51FCFF68" w14:textId="77777777" w:rsidR="00DB02A9" w:rsidRPr="00C87850" w:rsidRDefault="00DB02A9" w:rsidP="00403D50">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64310C" w:rsidRPr="00C87850" w14:paraId="435D2415" w14:textId="77777777" w:rsidTr="0064310C">
        <w:tc>
          <w:tcPr>
            <w:tcW w:w="8494" w:type="dxa"/>
          </w:tcPr>
          <w:p w14:paraId="71E6DFA2" w14:textId="4936CFAC" w:rsidR="0064310C" w:rsidRPr="00C87850" w:rsidRDefault="0064310C" w:rsidP="0064310C">
            <w:pPr>
              <w:rPr>
                <w:rFonts w:ascii="MS Gothic" w:eastAsia="MS Gothic" w:hAnsi="MS Gothic"/>
                <w:sz w:val="24"/>
                <w:szCs w:val="24"/>
              </w:rPr>
            </w:pPr>
            <w:r w:rsidRPr="00C87850">
              <w:rPr>
                <w:rFonts w:ascii="MS Gothic" w:eastAsia="MS Gothic" w:hAnsi="MS Gothic" w:hint="eastAsia"/>
                <w:sz w:val="24"/>
                <w:szCs w:val="24"/>
              </w:rPr>
              <w:t>b</w:t>
            </w:r>
            <w:r w:rsidRPr="00C87850">
              <w:rPr>
                <w:rFonts w:ascii="MS Gothic" w:eastAsia="MS Gothic" w:hAnsi="MS Gothic"/>
                <w:sz w:val="24"/>
                <w:szCs w:val="24"/>
              </w:rPr>
              <w:t>.</w:t>
            </w:r>
            <w:r w:rsidRPr="00C87850">
              <w:rPr>
                <w:rFonts w:hint="eastAsia"/>
              </w:rPr>
              <w:t xml:space="preserve"> </w:t>
            </w:r>
            <w:r w:rsidRPr="00C87850">
              <w:rPr>
                <w:rFonts w:ascii="MS Gothic" w:eastAsia="MS Gothic" w:hAnsi="MS Gothic" w:hint="eastAsia"/>
                <w:sz w:val="24"/>
                <w:szCs w:val="24"/>
              </w:rPr>
              <w:t>生体輸送容器は清潔なものを使用し、使用後十分に洗浄消毒すること。</w:t>
            </w:r>
          </w:p>
          <w:p w14:paraId="411E3659" w14:textId="65124FA7" w:rsidR="0064310C" w:rsidRPr="00C87850" w:rsidRDefault="0064310C" w:rsidP="00A6314E">
            <w:pPr>
              <w:ind w:left="240" w:hangingChars="100" w:hanging="240"/>
              <w:rPr>
                <w:rFonts w:ascii="MS Gothic" w:eastAsia="MS Gothic" w:hAnsi="MS Gothic"/>
                <w:sz w:val="24"/>
                <w:szCs w:val="24"/>
              </w:rPr>
            </w:pPr>
            <w:r w:rsidRPr="00C87850">
              <w:rPr>
                <w:rFonts w:ascii="MS Gothic" w:eastAsia="MS Gothic" w:hAnsi="MS Gothic" w:hint="eastAsia"/>
                <w:sz w:val="24"/>
                <w:szCs w:val="24"/>
              </w:rPr>
              <w:t>b</w:t>
            </w:r>
            <w:r w:rsidRPr="00C87850">
              <w:rPr>
                <w:rFonts w:ascii="MS Gothic" w:eastAsia="MS Gothic" w:hAnsi="MS Gothic"/>
                <w:sz w:val="24"/>
                <w:szCs w:val="24"/>
              </w:rPr>
              <w:t>. Clean live poultry transportation containers shall be used for transportation of live poultry and any container used shall be thoroughly washed and disinfected.</w:t>
            </w:r>
          </w:p>
          <w:p w14:paraId="3F17CEC5" w14:textId="77777777" w:rsidR="0064310C" w:rsidRPr="00C87850" w:rsidRDefault="0064310C" w:rsidP="0064310C">
            <w:pPr>
              <w:rPr>
                <w:rFonts w:ascii="MS Gothic" w:eastAsia="MS Gothic" w:hAnsi="MS Gothic"/>
                <w:sz w:val="24"/>
                <w:szCs w:val="24"/>
              </w:rPr>
            </w:pPr>
          </w:p>
          <w:p w14:paraId="0F643EA0" w14:textId="77777777" w:rsidR="0064310C" w:rsidRPr="00C87850" w:rsidRDefault="0064310C" w:rsidP="0064310C">
            <w:pPr>
              <w:rPr>
                <w:rFonts w:ascii="MS Gothic" w:eastAsia="MS Gothic" w:hAnsi="MS Gothic"/>
                <w:sz w:val="24"/>
                <w:szCs w:val="24"/>
              </w:rPr>
            </w:pPr>
          </w:p>
          <w:p w14:paraId="13C3388D" w14:textId="77777777" w:rsidR="0064310C" w:rsidRPr="00C87850" w:rsidRDefault="0064310C" w:rsidP="0064310C">
            <w:pPr>
              <w:rPr>
                <w:rFonts w:ascii="MS Gothic" w:eastAsia="MS Gothic" w:hAnsi="MS Gothic"/>
                <w:sz w:val="24"/>
                <w:szCs w:val="24"/>
              </w:rPr>
            </w:pPr>
          </w:p>
        </w:tc>
      </w:tr>
    </w:tbl>
    <w:p w14:paraId="0017C5C7" w14:textId="48C85E6B" w:rsidR="00DB02A9" w:rsidRPr="00C87850" w:rsidRDefault="00DB02A9" w:rsidP="00403D50">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64310C" w:rsidRPr="00C87850" w14:paraId="0548F705" w14:textId="77777777" w:rsidTr="0064310C">
        <w:tc>
          <w:tcPr>
            <w:tcW w:w="8494" w:type="dxa"/>
          </w:tcPr>
          <w:p w14:paraId="45D99849" w14:textId="3D2674AE" w:rsidR="0064310C" w:rsidRPr="00C87850" w:rsidRDefault="0064310C" w:rsidP="0064310C">
            <w:pPr>
              <w:rPr>
                <w:rFonts w:ascii="MS Gothic" w:eastAsia="MS Gothic" w:hAnsi="MS Gothic"/>
                <w:sz w:val="24"/>
                <w:szCs w:val="24"/>
              </w:rPr>
            </w:pPr>
            <w:r w:rsidRPr="00C87850">
              <w:rPr>
                <w:rFonts w:ascii="MS Gothic" w:eastAsia="MS Gothic" w:hAnsi="MS Gothic" w:hint="eastAsia"/>
                <w:sz w:val="24"/>
                <w:szCs w:val="24"/>
              </w:rPr>
              <w:t>c</w:t>
            </w:r>
            <w:r w:rsidRPr="00C87850">
              <w:rPr>
                <w:rFonts w:ascii="MS Gothic" w:eastAsia="MS Gothic" w:hAnsi="MS Gothic"/>
                <w:sz w:val="24"/>
                <w:szCs w:val="24"/>
              </w:rPr>
              <w:t>.</w:t>
            </w:r>
            <w:r w:rsidRPr="00C87850">
              <w:rPr>
                <w:rFonts w:hint="eastAsia"/>
              </w:rPr>
              <w:t xml:space="preserve"> </w:t>
            </w:r>
            <w:r w:rsidRPr="00C87850">
              <w:rPr>
                <w:rFonts w:ascii="MS Gothic" w:eastAsia="MS Gothic" w:hAnsi="MS Gothic" w:hint="eastAsia"/>
                <w:sz w:val="24"/>
                <w:szCs w:val="24"/>
              </w:rPr>
              <w:t>脱羽にあっては、羽毛を飛散しないよう適切に処理すること。</w:t>
            </w:r>
          </w:p>
          <w:p w14:paraId="47B4091A" w14:textId="0591E3D9" w:rsidR="0064310C" w:rsidRPr="00C87850" w:rsidRDefault="0064310C" w:rsidP="00A6314E">
            <w:pPr>
              <w:ind w:left="240" w:hangingChars="100" w:hanging="240"/>
              <w:rPr>
                <w:rFonts w:ascii="MS Gothic" w:eastAsia="MS Gothic" w:hAnsi="MS Gothic"/>
                <w:sz w:val="24"/>
                <w:szCs w:val="24"/>
              </w:rPr>
            </w:pPr>
            <w:r w:rsidRPr="00C87850">
              <w:rPr>
                <w:rFonts w:ascii="MS Gothic" w:eastAsia="MS Gothic" w:hAnsi="MS Gothic" w:hint="eastAsia"/>
                <w:sz w:val="24"/>
                <w:szCs w:val="24"/>
              </w:rPr>
              <w:t>c</w:t>
            </w:r>
            <w:r w:rsidRPr="00C87850">
              <w:rPr>
                <w:rFonts w:ascii="MS Gothic" w:eastAsia="MS Gothic" w:hAnsi="MS Gothic"/>
                <w:sz w:val="24"/>
                <w:szCs w:val="24"/>
              </w:rPr>
              <w:t>. Any carcass shall be defeathered with a water spray or other means  to prevent any scatter feathers.</w:t>
            </w:r>
          </w:p>
          <w:p w14:paraId="60CE0974" w14:textId="77777777" w:rsidR="0064310C" w:rsidRPr="00C87850" w:rsidRDefault="0064310C" w:rsidP="0064310C">
            <w:pPr>
              <w:rPr>
                <w:rFonts w:ascii="MS Gothic" w:eastAsia="MS Gothic" w:hAnsi="MS Gothic"/>
                <w:sz w:val="24"/>
                <w:szCs w:val="24"/>
              </w:rPr>
            </w:pPr>
          </w:p>
          <w:p w14:paraId="5B4D8D44" w14:textId="77777777" w:rsidR="0064310C" w:rsidRPr="00C87850" w:rsidRDefault="0064310C" w:rsidP="0064310C">
            <w:pPr>
              <w:rPr>
                <w:rFonts w:ascii="MS Gothic" w:eastAsia="MS Gothic" w:hAnsi="MS Gothic"/>
                <w:sz w:val="24"/>
                <w:szCs w:val="24"/>
              </w:rPr>
            </w:pPr>
          </w:p>
          <w:p w14:paraId="493159A5" w14:textId="77777777" w:rsidR="0064310C" w:rsidRPr="00C87850" w:rsidRDefault="0064310C" w:rsidP="0064310C">
            <w:pPr>
              <w:rPr>
                <w:rFonts w:ascii="MS Gothic" w:eastAsia="MS Gothic" w:hAnsi="MS Gothic"/>
                <w:sz w:val="24"/>
                <w:szCs w:val="24"/>
              </w:rPr>
            </w:pPr>
          </w:p>
        </w:tc>
      </w:tr>
    </w:tbl>
    <w:p w14:paraId="49DB1107" w14:textId="77777777" w:rsidR="0064310C" w:rsidRPr="00C87850" w:rsidRDefault="0064310C" w:rsidP="00403D50">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64310C" w:rsidRPr="00C87850" w14:paraId="2381C908" w14:textId="77777777" w:rsidTr="0064310C">
        <w:tc>
          <w:tcPr>
            <w:tcW w:w="8494" w:type="dxa"/>
          </w:tcPr>
          <w:p w14:paraId="7EE052FD" w14:textId="153FB995" w:rsidR="0064310C" w:rsidRPr="00C87850" w:rsidRDefault="0064310C" w:rsidP="00A6314E">
            <w:pPr>
              <w:ind w:left="240" w:hangingChars="100" w:hanging="240"/>
              <w:rPr>
                <w:rFonts w:ascii="MS Gothic" w:eastAsia="MS Gothic" w:hAnsi="MS Gothic"/>
                <w:sz w:val="24"/>
                <w:szCs w:val="24"/>
              </w:rPr>
            </w:pPr>
            <w:r w:rsidRPr="00C87850">
              <w:rPr>
                <w:rFonts w:ascii="MS Gothic" w:eastAsia="MS Gothic" w:hAnsi="MS Gothic" w:hint="eastAsia"/>
                <w:sz w:val="24"/>
                <w:szCs w:val="24"/>
              </w:rPr>
              <w:t>d</w:t>
            </w:r>
            <w:r w:rsidRPr="00C87850">
              <w:rPr>
                <w:rFonts w:ascii="MS Gothic" w:eastAsia="MS Gothic" w:hAnsi="MS Gothic"/>
                <w:sz w:val="24"/>
                <w:szCs w:val="24"/>
              </w:rPr>
              <w:t>.</w:t>
            </w:r>
            <w:r w:rsidRPr="00C87850">
              <w:rPr>
                <w:rFonts w:hint="eastAsia"/>
              </w:rPr>
              <w:t xml:space="preserve"> </w:t>
            </w:r>
            <w:r w:rsidRPr="00C87850">
              <w:rPr>
                <w:rFonts w:ascii="MS Gothic" w:eastAsia="MS Gothic" w:hAnsi="MS Gothic" w:hint="eastAsia"/>
                <w:sz w:val="24"/>
                <w:szCs w:val="24"/>
              </w:rPr>
              <w:t>残留した羽毛は毛焼き等により除去すること。また、脱羽が不十分なものは、内臓の摘出を行わないこと。</w:t>
            </w:r>
          </w:p>
          <w:p w14:paraId="7EDCB3E2" w14:textId="750257F1" w:rsidR="0064310C" w:rsidRPr="00C87850" w:rsidRDefault="0064310C" w:rsidP="00A6314E">
            <w:pPr>
              <w:ind w:left="240" w:hangingChars="100" w:hanging="240"/>
              <w:rPr>
                <w:rFonts w:ascii="MS Gothic" w:eastAsia="MS Gothic" w:hAnsi="MS Gothic"/>
                <w:sz w:val="24"/>
                <w:szCs w:val="24"/>
              </w:rPr>
            </w:pPr>
            <w:r w:rsidRPr="00C87850">
              <w:rPr>
                <w:rFonts w:ascii="MS Gothic" w:eastAsia="MS Gothic" w:hAnsi="MS Gothic" w:hint="eastAsia"/>
                <w:sz w:val="24"/>
                <w:szCs w:val="24"/>
              </w:rPr>
              <w:t>d</w:t>
            </w:r>
            <w:r w:rsidRPr="00C87850">
              <w:rPr>
                <w:rFonts w:ascii="MS Gothic" w:eastAsia="MS Gothic" w:hAnsi="MS Gothic"/>
                <w:sz w:val="24"/>
                <w:szCs w:val="24"/>
              </w:rPr>
              <w:t xml:space="preserve">. Any residue feathers shall be removed by singeing and other means. And if defeathering is not enough, stop evisceration.  </w:t>
            </w:r>
          </w:p>
          <w:p w14:paraId="73EDEE98" w14:textId="77777777" w:rsidR="0064310C" w:rsidRPr="00C87850" w:rsidRDefault="0064310C" w:rsidP="0064310C">
            <w:pPr>
              <w:rPr>
                <w:rFonts w:ascii="MS Gothic" w:eastAsia="MS Gothic" w:hAnsi="MS Gothic"/>
                <w:sz w:val="24"/>
                <w:szCs w:val="24"/>
              </w:rPr>
            </w:pPr>
          </w:p>
          <w:p w14:paraId="09E7230D" w14:textId="77777777" w:rsidR="0064310C" w:rsidRPr="00C87850" w:rsidRDefault="0064310C" w:rsidP="0064310C">
            <w:pPr>
              <w:rPr>
                <w:rFonts w:ascii="MS Gothic" w:eastAsia="MS Gothic" w:hAnsi="MS Gothic"/>
                <w:sz w:val="24"/>
                <w:szCs w:val="24"/>
              </w:rPr>
            </w:pPr>
          </w:p>
          <w:p w14:paraId="03385782" w14:textId="77777777" w:rsidR="0064310C" w:rsidRPr="00C87850" w:rsidRDefault="0064310C" w:rsidP="0064310C">
            <w:pPr>
              <w:rPr>
                <w:rFonts w:ascii="MS Gothic" w:eastAsia="MS Gothic" w:hAnsi="MS Gothic"/>
                <w:sz w:val="24"/>
                <w:szCs w:val="24"/>
              </w:rPr>
            </w:pPr>
          </w:p>
        </w:tc>
      </w:tr>
    </w:tbl>
    <w:p w14:paraId="655C8C5D" w14:textId="715013FF" w:rsidR="00DB02A9" w:rsidRPr="00C87850" w:rsidRDefault="00DB02A9" w:rsidP="00403D50">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0F6A5A" w:rsidRPr="00C87850" w14:paraId="24185554" w14:textId="77777777" w:rsidTr="00B23A42">
        <w:tc>
          <w:tcPr>
            <w:tcW w:w="8494" w:type="dxa"/>
          </w:tcPr>
          <w:p w14:paraId="5CF23825" w14:textId="2732EAE5" w:rsidR="000F6A5A" w:rsidRPr="00C87850" w:rsidRDefault="000F6A5A" w:rsidP="00A6314E">
            <w:pPr>
              <w:ind w:left="240" w:hangingChars="100" w:hanging="240"/>
              <w:rPr>
                <w:rFonts w:ascii="MS Gothic" w:eastAsia="MS Gothic" w:hAnsi="MS Gothic"/>
                <w:sz w:val="24"/>
                <w:szCs w:val="24"/>
              </w:rPr>
            </w:pPr>
            <w:r w:rsidRPr="00C87850">
              <w:rPr>
                <w:rFonts w:ascii="MS Gothic" w:eastAsia="MS Gothic" w:hAnsi="MS Gothic" w:hint="eastAsia"/>
                <w:sz w:val="24"/>
                <w:szCs w:val="24"/>
              </w:rPr>
              <w:t>e</w:t>
            </w:r>
            <w:r w:rsidRPr="00C87850">
              <w:rPr>
                <w:rFonts w:ascii="MS Gothic" w:eastAsia="MS Gothic" w:hAnsi="MS Gothic"/>
                <w:sz w:val="24"/>
                <w:szCs w:val="24"/>
              </w:rPr>
              <w:t>.</w:t>
            </w:r>
            <w:r w:rsidRPr="00C87850">
              <w:rPr>
                <w:rFonts w:hint="eastAsia"/>
              </w:rPr>
              <w:t xml:space="preserve"> </w:t>
            </w:r>
            <w:r w:rsidRPr="00C87850">
              <w:rPr>
                <w:rFonts w:ascii="MS Gothic" w:eastAsia="MS Gothic" w:hAnsi="MS Gothic" w:hint="eastAsia"/>
                <w:sz w:val="24"/>
                <w:szCs w:val="24"/>
              </w:rPr>
              <w:t>食鳥中抜とたい及び当該食鳥中抜とたいに係る内臓が同一の食鳥に由来するものであることが確認可能な状態で検査又は確認に供すること。</w:t>
            </w:r>
          </w:p>
          <w:p w14:paraId="5360CBAA" w14:textId="4B620CB0" w:rsidR="000F6A5A" w:rsidRPr="00C87850" w:rsidRDefault="000F6A5A" w:rsidP="00A6314E">
            <w:pPr>
              <w:ind w:left="240" w:hangingChars="100" w:hanging="240"/>
              <w:rPr>
                <w:rFonts w:ascii="MS Gothic" w:eastAsia="MS Gothic" w:hAnsi="MS Gothic"/>
                <w:sz w:val="24"/>
                <w:szCs w:val="24"/>
              </w:rPr>
            </w:pPr>
            <w:r w:rsidRPr="00C87850">
              <w:rPr>
                <w:rFonts w:ascii="MS Gothic" w:eastAsia="MS Gothic" w:hAnsi="MS Gothic" w:hint="eastAsia"/>
                <w:sz w:val="24"/>
                <w:szCs w:val="24"/>
              </w:rPr>
              <w:t>e</w:t>
            </w:r>
            <w:r w:rsidRPr="00C87850">
              <w:rPr>
                <w:rFonts w:ascii="MS Gothic" w:eastAsia="MS Gothic" w:hAnsi="MS Gothic"/>
                <w:sz w:val="24"/>
                <w:szCs w:val="24"/>
              </w:rPr>
              <w:t>. During the inspection or verification, measures shall be used to make sure that an eviscerated carcass and viscera are identified with original carcass.</w:t>
            </w:r>
          </w:p>
          <w:p w14:paraId="43722BFF" w14:textId="77777777" w:rsidR="000F6A5A" w:rsidRPr="00C87850" w:rsidRDefault="000F6A5A" w:rsidP="00B23A42">
            <w:pPr>
              <w:rPr>
                <w:rFonts w:ascii="MS Gothic" w:eastAsia="MS Gothic" w:hAnsi="MS Gothic"/>
                <w:sz w:val="24"/>
                <w:szCs w:val="24"/>
              </w:rPr>
            </w:pPr>
          </w:p>
          <w:p w14:paraId="0E0EBD6A" w14:textId="77777777" w:rsidR="000F6A5A" w:rsidRPr="00C87850" w:rsidRDefault="000F6A5A" w:rsidP="00B23A42">
            <w:pPr>
              <w:rPr>
                <w:rFonts w:ascii="MS Gothic" w:eastAsia="MS Gothic" w:hAnsi="MS Gothic"/>
                <w:sz w:val="24"/>
                <w:szCs w:val="24"/>
              </w:rPr>
            </w:pPr>
          </w:p>
          <w:p w14:paraId="668554EF" w14:textId="77777777" w:rsidR="000F6A5A" w:rsidRPr="00C87850" w:rsidRDefault="000F6A5A" w:rsidP="00B23A42">
            <w:pPr>
              <w:rPr>
                <w:rFonts w:ascii="MS Gothic" w:eastAsia="MS Gothic" w:hAnsi="MS Gothic"/>
                <w:sz w:val="24"/>
                <w:szCs w:val="24"/>
              </w:rPr>
            </w:pPr>
          </w:p>
        </w:tc>
      </w:tr>
    </w:tbl>
    <w:p w14:paraId="281C05CA" w14:textId="77777777" w:rsidR="000F6A5A" w:rsidRPr="00C87850" w:rsidRDefault="000F6A5A" w:rsidP="00403D50">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0F6A5A" w:rsidRPr="00C87850" w14:paraId="05421A52" w14:textId="77777777" w:rsidTr="00B23A42">
        <w:tc>
          <w:tcPr>
            <w:tcW w:w="8494" w:type="dxa"/>
          </w:tcPr>
          <w:p w14:paraId="41CB78B5" w14:textId="5AE468C5" w:rsidR="000F6A5A" w:rsidRPr="00C87850" w:rsidRDefault="000F6A5A" w:rsidP="00A6314E">
            <w:pPr>
              <w:ind w:left="480" w:hangingChars="200" w:hanging="480"/>
              <w:rPr>
                <w:rFonts w:ascii="MS Gothic" w:eastAsia="MS Gothic" w:hAnsi="MS Gothic"/>
                <w:sz w:val="24"/>
                <w:szCs w:val="24"/>
              </w:rPr>
            </w:pPr>
            <w:r w:rsidRPr="00C87850">
              <w:rPr>
                <w:rFonts w:ascii="MS Gothic" w:eastAsia="MS Gothic" w:hAnsi="MS Gothic" w:hint="eastAsia"/>
                <w:sz w:val="24"/>
                <w:szCs w:val="24"/>
              </w:rPr>
              <w:t>f</w:t>
            </w:r>
            <w:r w:rsidRPr="00C87850">
              <w:rPr>
                <w:rFonts w:ascii="MS Gothic" w:eastAsia="MS Gothic" w:hAnsi="MS Gothic"/>
                <w:sz w:val="24"/>
                <w:szCs w:val="24"/>
              </w:rPr>
              <w:t>.</w:t>
            </w:r>
            <w:r w:rsidRPr="00C87850">
              <w:rPr>
                <w:rFonts w:hint="eastAsia"/>
              </w:rPr>
              <w:t xml:space="preserve"> </w:t>
            </w:r>
            <w:r w:rsidRPr="00C87850">
              <w:rPr>
                <w:rFonts w:ascii="MS Gothic" w:eastAsia="MS Gothic" w:hAnsi="MS Gothic"/>
                <w:sz w:val="24"/>
                <w:szCs w:val="24"/>
              </w:rPr>
              <w:t>(1)</w:t>
            </w:r>
            <w:r w:rsidRPr="00C87850">
              <w:rPr>
                <w:rFonts w:ascii="MS Gothic" w:eastAsia="MS Gothic" w:hAnsi="MS Gothic" w:hint="eastAsia"/>
                <w:sz w:val="24"/>
                <w:szCs w:val="24"/>
              </w:rPr>
              <w:t xml:space="preserve"> 内臓摘出後検査に合格し</w:t>
            </w:r>
            <w:r w:rsidRPr="00C87850">
              <w:rPr>
                <w:rFonts w:ascii="MS Gothic" w:eastAsia="MS Gothic" w:hAnsi="MS Gothic"/>
                <w:sz w:val="24"/>
                <w:szCs w:val="24"/>
              </w:rPr>
              <w:t>、又はその体壁の内側面の状況についての基準適合の確認がされた食鳥中抜とたいは、適正な水量で内外とも十分に洗浄すること。</w:t>
            </w:r>
          </w:p>
          <w:p w14:paraId="47400B74" w14:textId="35E29F4E" w:rsidR="000F6A5A" w:rsidRPr="00C87850" w:rsidRDefault="000F6A5A" w:rsidP="00A6314E">
            <w:pPr>
              <w:ind w:leftChars="100" w:left="450" w:hangingChars="100" w:hanging="240"/>
              <w:rPr>
                <w:rFonts w:ascii="MS Gothic" w:eastAsia="MS Gothic" w:hAnsi="MS Gothic"/>
                <w:sz w:val="24"/>
                <w:szCs w:val="24"/>
              </w:rPr>
            </w:pPr>
            <w:r w:rsidRPr="00C87850">
              <w:rPr>
                <w:rFonts w:ascii="MS Gothic" w:eastAsia="MS Gothic" w:hAnsi="MS Gothic"/>
                <w:sz w:val="24"/>
                <w:szCs w:val="24"/>
              </w:rPr>
              <w:t>(2)内臓摘出後検査に合格し、又は基準適合の確認がされた内臓は、食用部分と不可食部分に区分し、食用部分は十分に洗浄すること。</w:t>
            </w:r>
          </w:p>
          <w:p w14:paraId="772A2D05" w14:textId="77777777" w:rsidR="000F6A5A" w:rsidRPr="00C87850" w:rsidRDefault="000F6A5A" w:rsidP="00A6314E">
            <w:pPr>
              <w:ind w:left="480" w:hangingChars="200" w:hanging="480"/>
              <w:rPr>
                <w:rFonts w:ascii="MS Gothic" w:eastAsia="MS Gothic" w:hAnsi="MS Gothic"/>
                <w:sz w:val="24"/>
                <w:szCs w:val="24"/>
              </w:rPr>
            </w:pPr>
            <w:r w:rsidRPr="00C87850">
              <w:rPr>
                <w:rFonts w:ascii="MS Gothic" w:eastAsia="MS Gothic" w:hAnsi="MS Gothic" w:hint="eastAsia"/>
                <w:sz w:val="24"/>
                <w:szCs w:val="24"/>
              </w:rPr>
              <w:t>f</w:t>
            </w:r>
            <w:r w:rsidRPr="00C87850">
              <w:rPr>
                <w:rFonts w:ascii="MS Gothic" w:eastAsia="MS Gothic" w:hAnsi="MS Gothic"/>
                <w:sz w:val="24"/>
                <w:szCs w:val="24"/>
              </w:rPr>
              <w:t xml:space="preserve">. (1)Both the inside and the outside of any eviscerated carcass which passes the post-evisceration inspection or which is verified compliant with the Standards for inner surface conditions shall be thoroughly washed with a proper amount of water. </w:t>
            </w:r>
          </w:p>
          <w:p w14:paraId="7F044B63" w14:textId="280DFE32" w:rsidR="000F6A5A" w:rsidRPr="00C87850" w:rsidRDefault="000F6A5A" w:rsidP="00A6314E">
            <w:pPr>
              <w:ind w:leftChars="100" w:left="450" w:hangingChars="100" w:hanging="240"/>
              <w:rPr>
                <w:rFonts w:ascii="MS Gothic" w:eastAsia="MS Gothic" w:hAnsi="MS Gothic"/>
                <w:sz w:val="24"/>
                <w:szCs w:val="24"/>
              </w:rPr>
            </w:pPr>
            <w:r w:rsidRPr="00C87850">
              <w:rPr>
                <w:rFonts w:ascii="MS Gothic" w:eastAsia="MS Gothic" w:hAnsi="MS Gothic"/>
                <w:sz w:val="24"/>
                <w:szCs w:val="24"/>
              </w:rPr>
              <w:t>(2)Any viscera which pass the post-evisceration inspection or which are verified compliant with the Standards for visceral conditions shall be divided into edible and inedible parts, and the edible parts shall be thoroughly washed.</w:t>
            </w:r>
          </w:p>
          <w:p w14:paraId="62CD0488" w14:textId="77777777" w:rsidR="000F6A5A" w:rsidRPr="00C87850" w:rsidRDefault="000F6A5A" w:rsidP="00B23A42">
            <w:pPr>
              <w:rPr>
                <w:rFonts w:ascii="MS Gothic" w:eastAsia="MS Gothic" w:hAnsi="MS Gothic"/>
                <w:sz w:val="24"/>
                <w:szCs w:val="24"/>
              </w:rPr>
            </w:pPr>
          </w:p>
          <w:p w14:paraId="6E33C113" w14:textId="77777777" w:rsidR="000F6A5A" w:rsidRPr="00C87850" w:rsidRDefault="000F6A5A" w:rsidP="00B23A42">
            <w:pPr>
              <w:rPr>
                <w:rFonts w:ascii="MS Gothic" w:eastAsia="MS Gothic" w:hAnsi="MS Gothic"/>
                <w:sz w:val="24"/>
                <w:szCs w:val="24"/>
              </w:rPr>
            </w:pPr>
          </w:p>
          <w:p w14:paraId="5282F6C7" w14:textId="77777777" w:rsidR="000F6A5A" w:rsidRPr="00C87850" w:rsidRDefault="000F6A5A" w:rsidP="00B23A42">
            <w:pPr>
              <w:rPr>
                <w:rFonts w:ascii="MS Gothic" w:eastAsia="MS Gothic" w:hAnsi="MS Gothic"/>
                <w:sz w:val="24"/>
                <w:szCs w:val="24"/>
              </w:rPr>
            </w:pPr>
          </w:p>
        </w:tc>
      </w:tr>
    </w:tbl>
    <w:p w14:paraId="2712C2D0" w14:textId="59352833" w:rsidR="0064310C" w:rsidRPr="00C87850" w:rsidRDefault="0064310C" w:rsidP="00403D50">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286F38" w:rsidRPr="00C87850" w14:paraId="4D755947" w14:textId="77777777" w:rsidTr="00B23A42">
        <w:tc>
          <w:tcPr>
            <w:tcW w:w="8494" w:type="dxa"/>
          </w:tcPr>
          <w:p w14:paraId="12344763" w14:textId="70A21874" w:rsidR="00286F38" w:rsidRPr="00C87850" w:rsidRDefault="00286F38" w:rsidP="00A6314E">
            <w:pPr>
              <w:ind w:left="480" w:hangingChars="200" w:hanging="480"/>
              <w:rPr>
                <w:rFonts w:ascii="MS Gothic" w:eastAsia="MS Gothic" w:hAnsi="MS Gothic"/>
                <w:sz w:val="24"/>
                <w:szCs w:val="24"/>
              </w:rPr>
            </w:pPr>
            <w:r w:rsidRPr="00C87850">
              <w:rPr>
                <w:rFonts w:ascii="MS Gothic" w:eastAsia="MS Gothic" w:hAnsi="MS Gothic" w:hint="eastAsia"/>
                <w:sz w:val="24"/>
                <w:szCs w:val="24"/>
              </w:rPr>
              <w:t>g</w:t>
            </w:r>
            <w:r w:rsidRPr="00C87850">
              <w:rPr>
                <w:rFonts w:ascii="MS Gothic" w:eastAsia="MS Gothic" w:hAnsi="MS Gothic"/>
                <w:sz w:val="24"/>
                <w:szCs w:val="24"/>
              </w:rPr>
              <w:t>.</w:t>
            </w:r>
            <w:r w:rsidRPr="00C87850">
              <w:rPr>
                <w:rFonts w:hint="eastAsia"/>
              </w:rPr>
              <w:t xml:space="preserve"> </w:t>
            </w:r>
            <w:r w:rsidRPr="00C87850">
              <w:rPr>
                <w:rFonts w:ascii="MS Gothic" w:eastAsia="MS Gothic" w:hAnsi="MS Gothic"/>
                <w:sz w:val="24"/>
                <w:szCs w:val="24"/>
              </w:rPr>
              <w:t>(1)</w:t>
            </w:r>
            <w:r w:rsidRPr="00C87850">
              <w:rPr>
                <w:rFonts w:ascii="MS Gothic" w:eastAsia="MS Gothic" w:hAnsi="MS Gothic" w:hint="eastAsia"/>
                <w:sz w:val="24"/>
                <w:szCs w:val="24"/>
              </w:rPr>
              <w:t xml:space="preserve"> 内蔵摘出時の検査又は確認のための腹部の切開は</w:t>
            </w:r>
            <w:r w:rsidRPr="00C87850">
              <w:rPr>
                <w:rFonts w:ascii="MS Gothic" w:eastAsia="MS Gothic" w:hAnsi="MS Gothic"/>
                <w:sz w:val="24"/>
                <w:szCs w:val="24"/>
              </w:rPr>
              <w:t>、検査又は確認が実施可能な程度にとどめること。</w:t>
            </w:r>
          </w:p>
          <w:p w14:paraId="7AA354F6" w14:textId="77777777" w:rsidR="00286F38" w:rsidRPr="00C87850" w:rsidRDefault="00286F38" w:rsidP="00A6314E">
            <w:pPr>
              <w:ind w:leftChars="100" w:left="210"/>
              <w:rPr>
                <w:rFonts w:ascii="MS Gothic" w:eastAsia="MS Gothic" w:hAnsi="MS Gothic"/>
                <w:sz w:val="24"/>
                <w:szCs w:val="24"/>
              </w:rPr>
            </w:pPr>
            <w:r w:rsidRPr="00C87850">
              <w:rPr>
                <w:rFonts w:ascii="MS Gothic" w:eastAsia="MS Gothic" w:hAnsi="MS Gothic"/>
                <w:sz w:val="24"/>
                <w:szCs w:val="24"/>
              </w:rPr>
              <w:t>(2)心臓、肝臓、脾臓、筋胃等は検査又は確認のために十分引き出すこと。</w:t>
            </w:r>
          </w:p>
          <w:p w14:paraId="0227D22B" w14:textId="77777777" w:rsidR="00286F38" w:rsidRPr="00C87850" w:rsidRDefault="00286F38" w:rsidP="00A6314E">
            <w:pPr>
              <w:ind w:leftChars="100" w:left="450" w:hangingChars="100" w:hanging="240"/>
              <w:rPr>
                <w:rFonts w:ascii="MS Gothic" w:eastAsia="MS Gothic" w:hAnsi="MS Gothic"/>
                <w:sz w:val="24"/>
                <w:szCs w:val="24"/>
              </w:rPr>
            </w:pPr>
            <w:r w:rsidRPr="00C87850">
              <w:rPr>
                <w:rFonts w:ascii="MS Gothic" w:eastAsia="MS Gothic" w:hAnsi="MS Gothic"/>
                <w:sz w:val="24"/>
                <w:szCs w:val="24"/>
              </w:rPr>
              <w:t>(3)消化管の内容物の漏出により食鳥中抜とたい及び食鳥肉等が汚染されないよう処理すること。</w:t>
            </w:r>
          </w:p>
          <w:p w14:paraId="7B0CD2A8" w14:textId="77777777" w:rsidR="00286F38" w:rsidRPr="00C87850" w:rsidRDefault="00286F38" w:rsidP="00A6314E">
            <w:pPr>
              <w:ind w:left="480" w:hangingChars="200" w:hanging="480"/>
              <w:rPr>
                <w:rFonts w:ascii="MS Gothic" w:eastAsia="MS Gothic" w:hAnsi="MS Gothic"/>
                <w:sz w:val="24"/>
                <w:szCs w:val="24"/>
              </w:rPr>
            </w:pPr>
            <w:r w:rsidRPr="00C87850">
              <w:rPr>
                <w:rFonts w:ascii="MS Gothic" w:eastAsia="MS Gothic" w:hAnsi="MS Gothic" w:hint="eastAsia"/>
                <w:sz w:val="24"/>
                <w:szCs w:val="24"/>
              </w:rPr>
              <w:t>g</w:t>
            </w:r>
            <w:r w:rsidRPr="00C87850">
              <w:rPr>
                <w:rFonts w:ascii="MS Gothic" w:eastAsia="MS Gothic" w:hAnsi="MS Gothic"/>
                <w:sz w:val="24"/>
                <w:szCs w:val="24"/>
              </w:rPr>
              <w:t xml:space="preserve">. (1)Abdominal incision for evisceration inspection shall be done as </w:t>
            </w:r>
            <w:r w:rsidRPr="00C87850">
              <w:rPr>
                <w:rFonts w:ascii="MS Gothic" w:eastAsia="MS Gothic" w:hAnsi="MS Gothic"/>
                <w:sz w:val="24"/>
                <w:szCs w:val="24"/>
              </w:rPr>
              <w:lastRenderedPageBreak/>
              <w:t>far as exam and confirmation become practicable.</w:t>
            </w:r>
          </w:p>
          <w:p w14:paraId="35FA6840" w14:textId="02310D7F" w:rsidR="00286F38" w:rsidRPr="00C87850" w:rsidRDefault="00286F38" w:rsidP="00A6314E">
            <w:pPr>
              <w:ind w:leftChars="100" w:left="210"/>
              <w:rPr>
                <w:rFonts w:ascii="MS Gothic" w:eastAsia="MS Gothic" w:hAnsi="MS Gothic"/>
                <w:sz w:val="24"/>
                <w:szCs w:val="24"/>
              </w:rPr>
            </w:pPr>
            <w:r w:rsidRPr="00C87850">
              <w:rPr>
                <w:rFonts w:ascii="MS Gothic" w:eastAsia="MS Gothic" w:hAnsi="MS Gothic"/>
                <w:sz w:val="24"/>
                <w:szCs w:val="24"/>
              </w:rPr>
              <w:t>(2)Any organs shall be withdrawn to inspect and verify.</w:t>
            </w:r>
          </w:p>
          <w:p w14:paraId="42F85816" w14:textId="7DE06AC4" w:rsidR="00286F38" w:rsidRPr="00C87850" w:rsidRDefault="00286F38" w:rsidP="00A6314E">
            <w:pPr>
              <w:ind w:leftChars="100" w:left="450" w:hangingChars="100" w:hanging="240"/>
              <w:rPr>
                <w:rFonts w:ascii="MS Gothic" w:eastAsia="MS Gothic" w:hAnsi="MS Gothic"/>
                <w:sz w:val="24"/>
                <w:szCs w:val="24"/>
              </w:rPr>
            </w:pPr>
            <w:r w:rsidRPr="00C87850">
              <w:rPr>
                <w:rFonts w:ascii="MS Gothic" w:eastAsia="MS Gothic" w:hAnsi="MS Gothic"/>
                <w:sz w:val="24"/>
                <w:szCs w:val="24"/>
              </w:rPr>
              <w:t>(3)Any eviscerated carcasses and their parts shall be operated with any means to prevent contamination of gut contents.</w:t>
            </w:r>
          </w:p>
          <w:p w14:paraId="4C5829D2" w14:textId="77777777" w:rsidR="00286F38" w:rsidRPr="00C87850" w:rsidRDefault="00286F38" w:rsidP="00B23A42">
            <w:pPr>
              <w:rPr>
                <w:rFonts w:ascii="MS Gothic" w:eastAsia="MS Gothic" w:hAnsi="MS Gothic"/>
                <w:sz w:val="24"/>
                <w:szCs w:val="24"/>
              </w:rPr>
            </w:pPr>
          </w:p>
          <w:p w14:paraId="6D49315B" w14:textId="77777777" w:rsidR="00286F38" w:rsidRPr="00C87850" w:rsidRDefault="00286F38" w:rsidP="00B23A42">
            <w:pPr>
              <w:rPr>
                <w:rFonts w:ascii="MS Gothic" w:eastAsia="MS Gothic" w:hAnsi="MS Gothic"/>
                <w:sz w:val="24"/>
                <w:szCs w:val="24"/>
              </w:rPr>
            </w:pPr>
          </w:p>
          <w:p w14:paraId="2BF7689F" w14:textId="77777777" w:rsidR="00286F38" w:rsidRPr="00C87850" w:rsidRDefault="00286F38" w:rsidP="00B23A42">
            <w:pPr>
              <w:rPr>
                <w:rFonts w:ascii="MS Gothic" w:eastAsia="MS Gothic" w:hAnsi="MS Gothic"/>
                <w:sz w:val="24"/>
                <w:szCs w:val="24"/>
              </w:rPr>
            </w:pPr>
          </w:p>
        </w:tc>
      </w:tr>
    </w:tbl>
    <w:p w14:paraId="67541606" w14:textId="77777777" w:rsidR="00286F38" w:rsidRPr="00C87850" w:rsidRDefault="00286F38" w:rsidP="00403D50">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AA2402" w:rsidRPr="00C87850" w14:paraId="662F9C15" w14:textId="77777777" w:rsidTr="00B23A42">
        <w:tc>
          <w:tcPr>
            <w:tcW w:w="8494" w:type="dxa"/>
          </w:tcPr>
          <w:p w14:paraId="49079B6D" w14:textId="7D2DF281" w:rsidR="00AA2402" w:rsidRPr="00C87850" w:rsidRDefault="00AA2402" w:rsidP="00A6314E">
            <w:pPr>
              <w:ind w:left="240" w:hangingChars="100" w:hanging="240"/>
              <w:rPr>
                <w:rFonts w:ascii="MS Gothic" w:eastAsia="MS Gothic" w:hAnsi="MS Gothic"/>
                <w:sz w:val="24"/>
                <w:szCs w:val="24"/>
              </w:rPr>
            </w:pPr>
            <w:r w:rsidRPr="00C87850">
              <w:rPr>
                <w:rFonts w:ascii="MS Gothic" w:eastAsia="MS Gothic" w:hAnsi="MS Gothic" w:hint="eastAsia"/>
                <w:sz w:val="24"/>
                <w:szCs w:val="24"/>
              </w:rPr>
              <w:t>h</w:t>
            </w:r>
            <w:r w:rsidRPr="00C87850">
              <w:rPr>
                <w:rFonts w:ascii="MS Gothic" w:eastAsia="MS Gothic" w:hAnsi="MS Gothic"/>
                <w:sz w:val="24"/>
                <w:szCs w:val="24"/>
              </w:rPr>
              <w:t>.</w:t>
            </w:r>
            <w:r w:rsidRPr="00C87850">
              <w:rPr>
                <w:rFonts w:hint="eastAsia"/>
              </w:rPr>
              <w:t xml:space="preserve"> </w:t>
            </w:r>
            <w:r w:rsidRPr="00C87850">
              <w:rPr>
                <w:rFonts w:ascii="MS Gothic" w:eastAsia="MS Gothic" w:hAnsi="MS Gothic" w:hint="eastAsia"/>
                <w:sz w:val="24"/>
                <w:szCs w:val="24"/>
              </w:rPr>
              <w:t>洗浄した食鳥とたい、食鳥中抜とたい及び食鳥肉等は、速やかに摂氏十度以下に冷却すること。</w:t>
            </w:r>
          </w:p>
          <w:p w14:paraId="25DADD19" w14:textId="1E079F2A" w:rsidR="00AA2402" w:rsidRPr="00C87850" w:rsidRDefault="00AA2402" w:rsidP="00A6314E">
            <w:pPr>
              <w:ind w:left="240" w:hangingChars="100" w:hanging="240"/>
              <w:rPr>
                <w:rFonts w:ascii="MS Gothic" w:eastAsia="MS Gothic" w:hAnsi="MS Gothic"/>
                <w:sz w:val="24"/>
                <w:szCs w:val="24"/>
              </w:rPr>
            </w:pPr>
            <w:r w:rsidRPr="00C87850">
              <w:rPr>
                <w:rFonts w:ascii="MS Gothic" w:eastAsia="MS Gothic" w:hAnsi="MS Gothic" w:hint="eastAsia"/>
                <w:sz w:val="24"/>
                <w:szCs w:val="24"/>
              </w:rPr>
              <w:t>h</w:t>
            </w:r>
            <w:r w:rsidRPr="00C87850">
              <w:rPr>
                <w:rFonts w:ascii="MS Gothic" w:eastAsia="MS Gothic" w:hAnsi="MS Gothic"/>
                <w:sz w:val="24"/>
                <w:szCs w:val="24"/>
              </w:rPr>
              <w:t>.</w:t>
            </w:r>
            <w:r w:rsidRPr="00C87850">
              <w:t xml:space="preserve"> </w:t>
            </w:r>
            <w:r w:rsidRPr="00C87850">
              <w:rPr>
                <w:rFonts w:ascii="MS Gothic" w:eastAsia="MS Gothic" w:hAnsi="MS Gothic"/>
                <w:sz w:val="24"/>
                <w:szCs w:val="24"/>
              </w:rPr>
              <w:t xml:space="preserve">Any washed carcass, eviscerated carcass, or parts shall be promptly cooled down at 10 degrees centigrade or lower. </w:t>
            </w:r>
          </w:p>
          <w:p w14:paraId="2571C1BC" w14:textId="77777777" w:rsidR="00AA2402" w:rsidRPr="00C87850" w:rsidRDefault="00AA2402" w:rsidP="00B23A42">
            <w:pPr>
              <w:rPr>
                <w:rFonts w:ascii="MS Gothic" w:eastAsia="MS Gothic" w:hAnsi="MS Gothic"/>
                <w:sz w:val="24"/>
                <w:szCs w:val="24"/>
              </w:rPr>
            </w:pPr>
          </w:p>
          <w:p w14:paraId="5860D4F5" w14:textId="77777777" w:rsidR="00AA2402" w:rsidRPr="00C87850" w:rsidRDefault="00AA2402" w:rsidP="00B23A42">
            <w:pPr>
              <w:rPr>
                <w:rFonts w:ascii="MS Gothic" w:eastAsia="MS Gothic" w:hAnsi="MS Gothic"/>
                <w:sz w:val="24"/>
                <w:szCs w:val="24"/>
              </w:rPr>
            </w:pPr>
          </w:p>
          <w:p w14:paraId="15D6A2C8" w14:textId="77777777" w:rsidR="00AA2402" w:rsidRPr="00C87850" w:rsidRDefault="00AA2402" w:rsidP="00B23A42">
            <w:pPr>
              <w:rPr>
                <w:rFonts w:ascii="MS Gothic" w:eastAsia="MS Gothic" w:hAnsi="MS Gothic"/>
                <w:sz w:val="24"/>
                <w:szCs w:val="24"/>
              </w:rPr>
            </w:pPr>
          </w:p>
        </w:tc>
      </w:tr>
    </w:tbl>
    <w:p w14:paraId="0E5D9E49" w14:textId="75A8E46A" w:rsidR="000F6A5A" w:rsidRPr="00C87850" w:rsidRDefault="000F6A5A" w:rsidP="00403D50">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AA2402" w:rsidRPr="00C87850" w14:paraId="72EE7075" w14:textId="77777777" w:rsidTr="00B23A42">
        <w:tc>
          <w:tcPr>
            <w:tcW w:w="8494" w:type="dxa"/>
          </w:tcPr>
          <w:p w14:paraId="0B53204F" w14:textId="72B99766" w:rsidR="00AA2402" w:rsidRPr="00C87850" w:rsidRDefault="00AA2402" w:rsidP="00A6314E">
            <w:pPr>
              <w:ind w:left="480" w:hangingChars="200" w:hanging="480"/>
              <w:rPr>
                <w:rFonts w:ascii="MS Gothic" w:eastAsia="MS Gothic" w:hAnsi="MS Gothic"/>
                <w:sz w:val="24"/>
                <w:szCs w:val="24"/>
              </w:rPr>
            </w:pPr>
            <w:r w:rsidRPr="00C87850">
              <w:rPr>
                <w:rFonts w:ascii="MS Gothic" w:eastAsia="MS Gothic" w:hAnsi="MS Gothic" w:hint="eastAsia"/>
                <w:sz w:val="24"/>
                <w:szCs w:val="24"/>
              </w:rPr>
              <w:t>i</w:t>
            </w:r>
            <w:r w:rsidRPr="00C87850">
              <w:rPr>
                <w:rFonts w:ascii="MS Gothic" w:eastAsia="MS Gothic" w:hAnsi="MS Gothic"/>
                <w:sz w:val="24"/>
                <w:szCs w:val="24"/>
              </w:rPr>
              <w:t>.</w:t>
            </w:r>
            <w:r w:rsidRPr="00C87850">
              <w:rPr>
                <w:rFonts w:hint="eastAsia"/>
              </w:rPr>
              <w:t xml:space="preserve"> </w:t>
            </w:r>
            <w:r w:rsidRPr="00C87850">
              <w:rPr>
                <w:rFonts w:ascii="MS Gothic" w:eastAsia="MS Gothic" w:hAnsi="MS Gothic"/>
                <w:sz w:val="24"/>
                <w:szCs w:val="24"/>
              </w:rPr>
              <w:t>(1)</w:t>
            </w:r>
            <w:r w:rsidRPr="00C87850">
              <w:rPr>
                <w:rFonts w:ascii="MS Gothic" w:eastAsia="MS Gothic" w:hAnsi="MS Gothic" w:hint="eastAsia"/>
                <w:sz w:val="24"/>
                <w:szCs w:val="24"/>
              </w:rPr>
              <w:t xml:space="preserve"> 食鳥とたい</w:t>
            </w:r>
            <w:r w:rsidRPr="00C87850">
              <w:rPr>
                <w:rFonts w:ascii="MS Gothic" w:eastAsia="MS Gothic" w:hAnsi="MS Gothic"/>
                <w:sz w:val="24"/>
                <w:szCs w:val="24"/>
              </w:rPr>
              <w:t>、食鳥中抜とたい、食鳥肉等を冷水により冷却する場合は、冷却機で冷却された水又は適量の砕氷を入れた水で十分に換水しながら行うとともに、水分の吸収及び残量を最小限にとどめること。</w:t>
            </w:r>
          </w:p>
          <w:p w14:paraId="4A85D529" w14:textId="0F0B3EEF" w:rsidR="00AA2402" w:rsidRPr="00C87850" w:rsidRDefault="00AA2402" w:rsidP="00A6314E">
            <w:pPr>
              <w:ind w:leftChars="100" w:left="210"/>
              <w:rPr>
                <w:rFonts w:ascii="MS Gothic" w:eastAsia="MS Gothic" w:hAnsi="MS Gothic"/>
                <w:sz w:val="24"/>
                <w:szCs w:val="24"/>
              </w:rPr>
            </w:pPr>
            <w:r w:rsidRPr="00C87850">
              <w:rPr>
                <w:rFonts w:ascii="MS Gothic" w:eastAsia="MS Gothic" w:hAnsi="MS Gothic"/>
                <w:sz w:val="24"/>
                <w:szCs w:val="24"/>
              </w:rPr>
              <w:t>(2)冷却槽は、作業終了後、空にして洗浄消毒を行うこと。</w:t>
            </w:r>
          </w:p>
          <w:p w14:paraId="648E3D2B" w14:textId="77777777" w:rsidR="00AA2402" w:rsidRPr="00C87850" w:rsidRDefault="00AA2402" w:rsidP="00A6314E">
            <w:pPr>
              <w:ind w:left="480" w:hangingChars="200" w:hanging="480"/>
              <w:rPr>
                <w:rFonts w:ascii="MS Gothic" w:eastAsia="MS Gothic" w:hAnsi="MS Gothic"/>
                <w:sz w:val="24"/>
                <w:szCs w:val="24"/>
              </w:rPr>
            </w:pPr>
            <w:r w:rsidRPr="00C87850">
              <w:rPr>
                <w:rFonts w:ascii="MS Gothic" w:eastAsia="MS Gothic" w:hAnsi="MS Gothic" w:hint="eastAsia"/>
                <w:sz w:val="24"/>
                <w:szCs w:val="24"/>
              </w:rPr>
              <w:t>i</w:t>
            </w:r>
            <w:r w:rsidRPr="00C87850">
              <w:rPr>
                <w:rFonts w:ascii="MS Gothic" w:eastAsia="MS Gothic" w:hAnsi="MS Gothic"/>
                <w:sz w:val="24"/>
                <w:szCs w:val="24"/>
              </w:rPr>
              <w:t>.</w:t>
            </w:r>
            <w:r w:rsidRPr="00C87850">
              <w:t xml:space="preserve"> </w:t>
            </w:r>
            <w:r w:rsidRPr="00C87850">
              <w:rPr>
                <w:rFonts w:ascii="MS Gothic" w:eastAsia="MS Gothic" w:hAnsi="MS Gothic"/>
                <w:sz w:val="24"/>
                <w:szCs w:val="24"/>
              </w:rPr>
              <w:t xml:space="preserve">(1)Any carcasses, eviscerated carcasses and parts shall be refrigerated in refrigerated water made by water cooler or other means through ventilating, if  refrigerating them by refrigerated water. </w:t>
            </w:r>
          </w:p>
          <w:p w14:paraId="0B4F6BE0" w14:textId="55FE0087" w:rsidR="00AA2402" w:rsidRPr="00C87850" w:rsidRDefault="00AA2402" w:rsidP="00A6314E">
            <w:pPr>
              <w:ind w:leftChars="100" w:left="450" w:hangingChars="100" w:hanging="240"/>
              <w:rPr>
                <w:rFonts w:ascii="MS Gothic" w:eastAsia="MS Gothic" w:hAnsi="MS Gothic"/>
                <w:sz w:val="24"/>
                <w:szCs w:val="24"/>
              </w:rPr>
            </w:pPr>
            <w:r w:rsidRPr="00C87850">
              <w:rPr>
                <w:rFonts w:ascii="MS Gothic" w:eastAsia="MS Gothic" w:hAnsi="MS Gothic"/>
                <w:sz w:val="24"/>
                <w:szCs w:val="24"/>
              </w:rPr>
              <w:t xml:space="preserve">(2)Any cooling bath used shall be washed and disinfected after empty it out. </w:t>
            </w:r>
          </w:p>
          <w:p w14:paraId="00EA2C06" w14:textId="77777777" w:rsidR="00AA2402" w:rsidRPr="00C87850" w:rsidRDefault="00AA2402" w:rsidP="00B23A42">
            <w:pPr>
              <w:rPr>
                <w:rFonts w:ascii="MS Gothic" w:eastAsia="MS Gothic" w:hAnsi="MS Gothic"/>
                <w:sz w:val="24"/>
                <w:szCs w:val="24"/>
              </w:rPr>
            </w:pPr>
          </w:p>
          <w:p w14:paraId="32A785C6" w14:textId="77777777" w:rsidR="00AA2402" w:rsidRPr="00C87850" w:rsidRDefault="00AA2402" w:rsidP="00B23A42">
            <w:pPr>
              <w:rPr>
                <w:rFonts w:ascii="MS Gothic" w:eastAsia="MS Gothic" w:hAnsi="MS Gothic"/>
                <w:sz w:val="24"/>
                <w:szCs w:val="24"/>
              </w:rPr>
            </w:pPr>
          </w:p>
          <w:p w14:paraId="5FC3BB1F" w14:textId="77777777" w:rsidR="00AA2402" w:rsidRPr="00C87850" w:rsidRDefault="00AA2402" w:rsidP="00B23A42">
            <w:pPr>
              <w:rPr>
                <w:rFonts w:ascii="MS Gothic" w:eastAsia="MS Gothic" w:hAnsi="MS Gothic"/>
                <w:sz w:val="24"/>
                <w:szCs w:val="24"/>
              </w:rPr>
            </w:pPr>
          </w:p>
        </w:tc>
      </w:tr>
    </w:tbl>
    <w:p w14:paraId="6B4FAAB8" w14:textId="259EC6FA" w:rsidR="00AA2402" w:rsidRPr="00C87850" w:rsidRDefault="00AA2402" w:rsidP="00403D50">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612230" w:rsidRPr="00C87850" w14:paraId="46E627C6" w14:textId="77777777" w:rsidTr="00B23A42">
        <w:tc>
          <w:tcPr>
            <w:tcW w:w="8494" w:type="dxa"/>
          </w:tcPr>
          <w:p w14:paraId="6C400C0F" w14:textId="77777777" w:rsidR="00612230" w:rsidRPr="00C87850" w:rsidRDefault="00612230" w:rsidP="00A43370">
            <w:pPr>
              <w:ind w:left="240" w:hangingChars="100" w:hanging="240"/>
              <w:rPr>
                <w:rFonts w:ascii="MS Gothic" w:eastAsia="MS Gothic" w:hAnsi="MS Gothic"/>
                <w:sz w:val="24"/>
                <w:szCs w:val="24"/>
              </w:rPr>
            </w:pPr>
            <w:r w:rsidRPr="00C87850">
              <w:rPr>
                <w:rFonts w:ascii="MS Gothic" w:eastAsia="MS Gothic" w:hAnsi="MS Gothic" w:hint="eastAsia"/>
                <w:sz w:val="24"/>
                <w:szCs w:val="24"/>
              </w:rPr>
              <w:t>j</w:t>
            </w:r>
            <w:r w:rsidRPr="00C87850">
              <w:rPr>
                <w:rFonts w:ascii="MS Gothic" w:eastAsia="MS Gothic" w:hAnsi="MS Gothic"/>
                <w:sz w:val="24"/>
                <w:szCs w:val="24"/>
              </w:rPr>
              <w:t>.</w:t>
            </w:r>
            <w:r w:rsidRPr="00C87850">
              <w:rPr>
                <w:rFonts w:hint="eastAsia"/>
              </w:rPr>
              <w:t xml:space="preserve"> </w:t>
            </w:r>
            <w:r w:rsidRPr="00C87850">
              <w:rPr>
                <w:rFonts w:ascii="MS Gothic" w:eastAsia="MS Gothic" w:hAnsi="MS Gothic" w:hint="eastAsia"/>
                <w:sz w:val="24"/>
                <w:szCs w:val="24"/>
              </w:rPr>
              <w:t>検査により、保留されたとたいは、検査終了後のとたいと区別し保管すること。</w:t>
            </w:r>
          </w:p>
          <w:p w14:paraId="6D739F10" w14:textId="23DDF238" w:rsidR="00612230" w:rsidRPr="00C87850" w:rsidRDefault="00612230" w:rsidP="00A43370">
            <w:pPr>
              <w:ind w:left="240" w:hangingChars="100" w:hanging="240"/>
              <w:rPr>
                <w:rFonts w:ascii="MS Gothic" w:eastAsia="MS Gothic" w:hAnsi="MS Gothic"/>
                <w:sz w:val="24"/>
                <w:szCs w:val="24"/>
              </w:rPr>
            </w:pPr>
            <w:r w:rsidRPr="00C87850">
              <w:rPr>
                <w:rFonts w:ascii="MS Gothic" w:eastAsia="MS Gothic" w:hAnsi="MS Gothic" w:hint="eastAsia"/>
                <w:sz w:val="24"/>
                <w:szCs w:val="24"/>
              </w:rPr>
              <w:t>j</w:t>
            </w:r>
            <w:r w:rsidRPr="00C87850">
              <w:rPr>
                <w:rFonts w:ascii="MS Gothic" w:eastAsia="MS Gothic" w:hAnsi="MS Gothic"/>
                <w:sz w:val="24"/>
                <w:szCs w:val="24"/>
              </w:rPr>
              <w:t>.</w:t>
            </w:r>
            <w:r w:rsidRPr="00C87850">
              <w:t xml:space="preserve"> </w:t>
            </w:r>
            <w:r w:rsidRPr="00C87850">
              <w:rPr>
                <w:rFonts w:ascii="MS Gothic" w:eastAsia="MS Gothic" w:hAnsi="MS Gothic"/>
                <w:sz w:val="24"/>
                <w:szCs w:val="24"/>
              </w:rPr>
              <w:t>Dressed carcasses reserved by the inspection shall be stored separately from other dressed carcasses.</w:t>
            </w:r>
          </w:p>
          <w:p w14:paraId="07AA0B1F" w14:textId="77777777" w:rsidR="00612230" w:rsidRPr="00C87850" w:rsidRDefault="00612230" w:rsidP="00B23A42">
            <w:pPr>
              <w:rPr>
                <w:rFonts w:ascii="MS Gothic" w:eastAsia="MS Gothic" w:hAnsi="MS Gothic"/>
                <w:sz w:val="24"/>
                <w:szCs w:val="24"/>
              </w:rPr>
            </w:pPr>
          </w:p>
          <w:p w14:paraId="217963BA" w14:textId="77777777" w:rsidR="00612230" w:rsidRPr="00C87850" w:rsidRDefault="00612230" w:rsidP="00B23A42">
            <w:pPr>
              <w:rPr>
                <w:rFonts w:ascii="MS Gothic" w:eastAsia="MS Gothic" w:hAnsi="MS Gothic"/>
                <w:sz w:val="24"/>
                <w:szCs w:val="24"/>
              </w:rPr>
            </w:pPr>
          </w:p>
          <w:p w14:paraId="48F3AAA4" w14:textId="77777777" w:rsidR="00612230" w:rsidRPr="00C87850" w:rsidRDefault="00612230" w:rsidP="00B23A42">
            <w:pPr>
              <w:rPr>
                <w:rFonts w:ascii="MS Gothic" w:eastAsia="MS Gothic" w:hAnsi="MS Gothic"/>
                <w:sz w:val="24"/>
                <w:szCs w:val="24"/>
              </w:rPr>
            </w:pPr>
          </w:p>
        </w:tc>
      </w:tr>
    </w:tbl>
    <w:p w14:paraId="57441B4B" w14:textId="3B91C4B3" w:rsidR="00AA2402" w:rsidRPr="00C87850" w:rsidRDefault="00AA2402" w:rsidP="00403D50">
      <w:pPr>
        <w:rPr>
          <w:rFonts w:ascii="MS Gothic" w:eastAsia="MS Gothic" w:hAnsi="MS Gothic"/>
          <w:sz w:val="24"/>
          <w:szCs w:val="24"/>
        </w:rPr>
      </w:pPr>
    </w:p>
    <w:p w14:paraId="6233C8F6" w14:textId="3739338D" w:rsidR="00F75A90" w:rsidRPr="00C87850" w:rsidRDefault="00F75A90" w:rsidP="00403D50">
      <w:pPr>
        <w:rPr>
          <w:rFonts w:ascii="MS Gothic" w:eastAsia="MS Gothic" w:hAnsi="MS Gothic"/>
          <w:sz w:val="24"/>
          <w:szCs w:val="24"/>
        </w:rPr>
      </w:pPr>
      <w:r w:rsidRPr="00C87850">
        <w:rPr>
          <w:rFonts w:ascii="MS Gothic" w:eastAsia="MS Gothic" w:hAnsi="MS Gothic" w:hint="eastAsia"/>
          <w:sz w:val="24"/>
          <w:szCs w:val="24"/>
        </w:rPr>
        <w:t>(9)　従事者</w:t>
      </w:r>
    </w:p>
    <w:p w14:paraId="287B8AD4" w14:textId="63F27E91" w:rsidR="00F75A90" w:rsidRPr="00C87850" w:rsidRDefault="00F75A90" w:rsidP="00403D50">
      <w:pPr>
        <w:rPr>
          <w:rFonts w:ascii="MS Gothic" w:eastAsia="MS Gothic" w:hAnsi="MS Gothic"/>
          <w:sz w:val="24"/>
          <w:szCs w:val="24"/>
        </w:rPr>
      </w:pPr>
      <w:r w:rsidRPr="00C87850">
        <w:rPr>
          <w:rFonts w:ascii="MS Gothic" w:eastAsia="MS Gothic" w:hAnsi="MS Gothic" w:hint="eastAsia"/>
          <w:sz w:val="24"/>
          <w:szCs w:val="24"/>
        </w:rPr>
        <w:t>(9)　Employee</w:t>
      </w:r>
    </w:p>
    <w:tbl>
      <w:tblPr>
        <w:tblStyle w:val="a4"/>
        <w:tblW w:w="0" w:type="auto"/>
        <w:tblLook w:val="04A0" w:firstRow="1" w:lastRow="0" w:firstColumn="1" w:lastColumn="0" w:noHBand="0" w:noVBand="1"/>
      </w:tblPr>
      <w:tblGrid>
        <w:gridCol w:w="8494"/>
      </w:tblGrid>
      <w:tr w:rsidR="00F75A90" w:rsidRPr="00C87850" w14:paraId="2B3CEE8E" w14:textId="77777777" w:rsidTr="00B23A42">
        <w:tc>
          <w:tcPr>
            <w:tcW w:w="8494" w:type="dxa"/>
          </w:tcPr>
          <w:p w14:paraId="118723E2" w14:textId="5F762C14" w:rsidR="005F2900" w:rsidRPr="00C87850" w:rsidRDefault="005F2900" w:rsidP="00A43370">
            <w:pPr>
              <w:ind w:left="480" w:hangingChars="200" w:hanging="480"/>
              <w:rPr>
                <w:rFonts w:ascii="MS Gothic" w:eastAsia="MS Gothic" w:hAnsi="MS Gothic"/>
                <w:sz w:val="24"/>
                <w:szCs w:val="24"/>
              </w:rPr>
            </w:pPr>
            <w:r w:rsidRPr="00C87850">
              <w:rPr>
                <w:rFonts w:ascii="MS Gothic" w:eastAsia="MS Gothic" w:hAnsi="MS Gothic" w:hint="eastAsia"/>
                <w:sz w:val="24"/>
                <w:szCs w:val="24"/>
              </w:rPr>
              <w:t>a</w:t>
            </w:r>
            <w:r w:rsidR="00F75A90" w:rsidRPr="00C87850">
              <w:rPr>
                <w:rFonts w:ascii="MS Gothic" w:eastAsia="MS Gothic" w:hAnsi="MS Gothic"/>
                <w:sz w:val="24"/>
                <w:szCs w:val="24"/>
              </w:rPr>
              <w:t>.</w:t>
            </w:r>
            <w:r w:rsidRPr="00C87850">
              <w:rPr>
                <w:rFonts w:ascii="MS Gothic" w:eastAsia="MS Gothic" w:hAnsi="MS Gothic"/>
                <w:sz w:val="24"/>
                <w:szCs w:val="24"/>
              </w:rPr>
              <w:t xml:space="preserve"> (1)</w:t>
            </w:r>
            <w:r w:rsidRPr="00C87850">
              <w:rPr>
                <w:rFonts w:ascii="MS Gothic" w:eastAsia="MS Gothic" w:hAnsi="MS Gothic" w:hint="eastAsia"/>
                <w:sz w:val="24"/>
                <w:szCs w:val="24"/>
              </w:rPr>
              <w:t xml:space="preserve"> 従事者の健康状態の把握に努め</w:t>
            </w:r>
            <w:r w:rsidRPr="00C87850">
              <w:rPr>
                <w:rFonts w:ascii="MS Gothic" w:eastAsia="MS Gothic" w:hAnsi="MS Gothic"/>
                <w:sz w:val="24"/>
                <w:szCs w:val="24"/>
              </w:rPr>
              <w:t>、必要に応じ健康診断を受けさせること。</w:t>
            </w:r>
          </w:p>
          <w:p w14:paraId="6627CD6F" w14:textId="0878450F" w:rsidR="00F75A90" w:rsidRPr="00C87850" w:rsidRDefault="005F2900" w:rsidP="00A43370">
            <w:pPr>
              <w:ind w:leftChars="100" w:left="210"/>
              <w:rPr>
                <w:rFonts w:ascii="MS Gothic" w:eastAsia="MS Gothic" w:hAnsi="MS Gothic"/>
                <w:sz w:val="24"/>
                <w:szCs w:val="24"/>
              </w:rPr>
            </w:pPr>
            <w:r w:rsidRPr="00C87850">
              <w:rPr>
                <w:rFonts w:ascii="MS Gothic" w:eastAsia="MS Gothic" w:hAnsi="MS Gothic"/>
                <w:sz w:val="24"/>
                <w:szCs w:val="24"/>
              </w:rPr>
              <w:t>(2)作業中に、前掛等を着用した状態で従事者を便所へ立ち入らせないこと。</w:t>
            </w:r>
          </w:p>
          <w:p w14:paraId="54DC2E87" w14:textId="4799D374" w:rsidR="005F2900" w:rsidRPr="00C87850" w:rsidRDefault="005F2900" w:rsidP="00A43370">
            <w:pPr>
              <w:ind w:left="480" w:hangingChars="200" w:hanging="480"/>
              <w:rPr>
                <w:rFonts w:ascii="MS Gothic" w:eastAsia="MS Gothic" w:hAnsi="MS Gothic"/>
                <w:sz w:val="24"/>
                <w:szCs w:val="24"/>
              </w:rPr>
            </w:pPr>
            <w:r w:rsidRPr="00C87850">
              <w:rPr>
                <w:rFonts w:ascii="MS Gothic" w:eastAsia="MS Gothic" w:hAnsi="MS Gothic" w:hint="eastAsia"/>
                <w:sz w:val="24"/>
                <w:szCs w:val="24"/>
              </w:rPr>
              <w:t>a</w:t>
            </w:r>
            <w:r w:rsidR="00F75A90" w:rsidRPr="00C87850">
              <w:rPr>
                <w:rFonts w:ascii="MS Gothic" w:eastAsia="MS Gothic" w:hAnsi="MS Gothic"/>
                <w:sz w:val="24"/>
                <w:szCs w:val="24"/>
              </w:rPr>
              <w:t>.</w:t>
            </w:r>
            <w:r w:rsidR="00F75A90" w:rsidRPr="00C87850">
              <w:t xml:space="preserve"> </w:t>
            </w:r>
            <w:r w:rsidRPr="00C87850">
              <w:rPr>
                <w:rFonts w:ascii="MS Gothic" w:eastAsia="MS Gothic" w:hAnsi="MS Gothic"/>
                <w:sz w:val="24"/>
                <w:szCs w:val="24"/>
              </w:rPr>
              <w:t>(1)</w:t>
            </w:r>
            <w:r w:rsidRPr="00C87850">
              <w:rPr>
                <w:rFonts w:ascii="MS Gothic" w:eastAsia="MS Gothic" w:hAnsi="MS Gothic" w:hint="eastAsia"/>
                <w:sz w:val="24"/>
                <w:szCs w:val="24"/>
              </w:rPr>
              <w:t xml:space="preserve"> </w:t>
            </w:r>
            <w:r w:rsidRPr="00C87850">
              <w:rPr>
                <w:rFonts w:ascii="MS Gothic" w:eastAsia="MS Gothic" w:hAnsi="MS Gothic"/>
                <w:sz w:val="24"/>
                <w:szCs w:val="24"/>
              </w:rPr>
              <w:t>Requiring any employee to control their own health condition and have a medical checkup as necessary.</w:t>
            </w:r>
          </w:p>
          <w:p w14:paraId="2000FA8F" w14:textId="1DF1CABC" w:rsidR="00F75A90" w:rsidRPr="00C87850" w:rsidRDefault="005F2900" w:rsidP="00A43370">
            <w:pPr>
              <w:ind w:leftChars="100" w:left="210"/>
              <w:rPr>
                <w:rFonts w:ascii="MS Gothic" w:eastAsia="MS Gothic" w:hAnsi="MS Gothic"/>
                <w:sz w:val="24"/>
                <w:szCs w:val="24"/>
              </w:rPr>
            </w:pPr>
            <w:r w:rsidRPr="00C87850">
              <w:rPr>
                <w:rFonts w:ascii="MS Gothic" w:eastAsia="MS Gothic" w:hAnsi="MS Gothic"/>
                <w:sz w:val="24"/>
                <w:szCs w:val="24"/>
              </w:rPr>
              <w:t>(2)Requiring any employee not to go to the lavatory with apron.</w:t>
            </w:r>
          </w:p>
          <w:p w14:paraId="6099149E" w14:textId="77777777" w:rsidR="00F75A90" w:rsidRPr="00C87850" w:rsidRDefault="00F75A90" w:rsidP="00B23A42">
            <w:pPr>
              <w:rPr>
                <w:rFonts w:ascii="MS Gothic" w:eastAsia="MS Gothic" w:hAnsi="MS Gothic"/>
                <w:sz w:val="24"/>
                <w:szCs w:val="24"/>
              </w:rPr>
            </w:pPr>
          </w:p>
          <w:p w14:paraId="6BB8D4FA" w14:textId="77777777" w:rsidR="00F75A90" w:rsidRPr="00C87850" w:rsidRDefault="00F75A90" w:rsidP="00B23A42">
            <w:pPr>
              <w:rPr>
                <w:rFonts w:ascii="MS Gothic" w:eastAsia="MS Gothic" w:hAnsi="MS Gothic"/>
                <w:sz w:val="24"/>
                <w:szCs w:val="24"/>
              </w:rPr>
            </w:pPr>
          </w:p>
          <w:p w14:paraId="2CCF6405" w14:textId="77777777" w:rsidR="00F75A90" w:rsidRPr="00C87850" w:rsidRDefault="00F75A90" w:rsidP="00B23A42">
            <w:pPr>
              <w:rPr>
                <w:rFonts w:ascii="MS Gothic" w:eastAsia="MS Gothic" w:hAnsi="MS Gothic"/>
                <w:sz w:val="24"/>
                <w:szCs w:val="24"/>
              </w:rPr>
            </w:pPr>
          </w:p>
        </w:tc>
      </w:tr>
    </w:tbl>
    <w:p w14:paraId="2F12E7A5" w14:textId="733841A0" w:rsidR="00612230" w:rsidRPr="00C87850" w:rsidRDefault="00612230" w:rsidP="00403D50">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2376DC" w:rsidRPr="00C87850" w14:paraId="165B2E39" w14:textId="77777777" w:rsidTr="00B23A42">
        <w:tc>
          <w:tcPr>
            <w:tcW w:w="8494" w:type="dxa"/>
          </w:tcPr>
          <w:p w14:paraId="52EA03DC" w14:textId="6D55B144" w:rsidR="002376DC" w:rsidRPr="00C87850" w:rsidRDefault="002376DC" w:rsidP="00A43370">
            <w:pPr>
              <w:ind w:left="240" w:hangingChars="100" w:hanging="240"/>
              <w:rPr>
                <w:rFonts w:ascii="MS Gothic" w:eastAsia="MS Gothic" w:hAnsi="MS Gothic"/>
                <w:sz w:val="24"/>
                <w:szCs w:val="24"/>
              </w:rPr>
            </w:pPr>
            <w:r w:rsidRPr="00C87850">
              <w:rPr>
                <w:rFonts w:ascii="MS Gothic" w:eastAsia="MS Gothic" w:hAnsi="MS Gothic" w:hint="eastAsia"/>
                <w:sz w:val="24"/>
                <w:szCs w:val="24"/>
              </w:rPr>
              <w:t>b</w:t>
            </w:r>
            <w:r w:rsidRPr="00C87850">
              <w:rPr>
                <w:rFonts w:ascii="MS Gothic" w:eastAsia="MS Gothic" w:hAnsi="MS Gothic"/>
                <w:sz w:val="24"/>
                <w:szCs w:val="24"/>
              </w:rPr>
              <w:t xml:space="preserve">. </w:t>
            </w:r>
            <w:r w:rsidRPr="00C87850">
              <w:rPr>
                <w:rFonts w:ascii="MS Gothic" w:eastAsia="MS Gothic" w:hAnsi="MS Gothic" w:hint="eastAsia"/>
                <w:sz w:val="24"/>
                <w:szCs w:val="24"/>
              </w:rPr>
              <w:t>従事者には、清潔な専用の作業衣及び帽子を着用させ、並びに専用の履き物を履かせ、かつ不要のものを身につけさせないこと。</w:t>
            </w:r>
          </w:p>
          <w:p w14:paraId="64AB3CC8" w14:textId="0BB4DD8D" w:rsidR="002376DC" w:rsidRPr="00C87850" w:rsidRDefault="002376DC" w:rsidP="00A43370">
            <w:pPr>
              <w:ind w:left="240" w:hangingChars="100" w:hanging="240"/>
              <w:rPr>
                <w:rFonts w:ascii="MS Gothic" w:eastAsia="MS Gothic" w:hAnsi="MS Gothic"/>
                <w:sz w:val="24"/>
                <w:szCs w:val="24"/>
              </w:rPr>
            </w:pPr>
            <w:r w:rsidRPr="00C87850">
              <w:rPr>
                <w:rFonts w:ascii="MS Gothic" w:eastAsia="MS Gothic" w:hAnsi="MS Gothic" w:hint="eastAsia"/>
                <w:sz w:val="24"/>
                <w:szCs w:val="24"/>
              </w:rPr>
              <w:t>b</w:t>
            </w:r>
            <w:r w:rsidRPr="00C87850">
              <w:rPr>
                <w:rFonts w:ascii="MS Gothic" w:eastAsia="MS Gothic" w:hAnsi="MS Gothic"/>
                <w:sz w:val="24"/>
                <w:szCs w:val="24"/>
              </w:rPr>
              <w:t>.</w:t>
            </w:r>
            <w:r w:rsidRPr="00C87850">
              <w:t xml:space="preserve"> </w:t>
            </w:r>
            <w:r w:rsidRPr="00C87850">
              <w:rPr>
                <w:rFonts w:ascii="MS Gothic" w:eastAsia="MS Gothic" w:hAnsi="MS Gothic"/>
                <w:sz w:val="24"/>
                <w:szCs w:val="24"/>
              </w:rPr>
              <w:t>Requiring any employee to wear clean working clothes and caps and footgear which are used only in the work place and not to wear unnecessary accessories.</w:t>
            </w:r>
          </w:p>
          <w:p w14:paraId="1847C2C3" w14:textId="77777777" w:rsidR="002376DC" w:rsidRPr="00C87850" w:rsidRDefault="002376DC" w:rsidP="00B23A42">
            <w:pPr>
              <w:rPr>
                <w:rFonts w:ascii="MS Gothic" w:eastAsia="MS Gothic" w:hAnsi="MS Gothic"/>
                <w:sz w:val="24"/>
                <w:szCs w:val="24"/>
              </w:rPr>
            </w:pPr>
          </w:p>
          <w:p w14:paraId="14078138" w14:textId="77777777" w:rsidR="002376DC" w:rsidRPr="00C87850" w:rsidRDefault="002376DC" w:rsidP="00B23A42">
            <w:pPr>
              <w:rPr>
                <w:rFonts w:ascii="MS Gothic" w:eastAsia="MS Gothic" w:hAnsi="MS Gothic"/>
                <w:sz w:val="24"/>
                <w:szCs w:val="24"/>
              </w:rPr>
            </w:pPr>
          </w:p>
          <w:p w14:paraId="7EF4F4AB" w14:textId="77777777" w:rsidR="002376DC" w:rsidRPr="00C87850" w:rsidRDefault="002376DC" w:rsidP="00B23A42">
            <w:pPr>
              <w:rPr>
                <w:rFonts w:ascii="MS Gothic" w:eastAsia="MS Gothic" w:hAnsi="MS Gothic"/>
                <w:sz w:val="24"/>
                <w:szCs w:val="24"/>
              </w:rPr>
            </w:pPr>
          </w:p>
        </w:tc>
      </w:tr>
    </w:tbl>
    <w:p w14:paraId="503A820C" w14:textId="4D92ACEF" w:rsidR="00AD7DE1" w:rsidRPr="00C87850" w:rsidRDefault="00AD7DE1" w:rsidP="00403D50">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440B92" w:rsidRPr="00C87850" w14:paraId="58B2392E" w14:textId="77777777" w:rsidTr="00B23A42">
        <w:tc>
          <w:tcPr>
            <w:tcW w:w="8494" w:type="dxa"/>
          </w:tcPr>
          <w:p w14:paraId="7B111D5A" w14:textId="6C3B83E0" w:rsidR="00440B92" w:rsidRPr="00C87850" w:rsidRDefault="00440B92" w:rsidP="00A43370">
            <w:pPr>
              <w:ind w:left="240" w:hangingChars="100" w:hanging="240"/>
              <w:rPr>
                <w:rFonts w:ascii="MS Gothic" w:eastAsia="MS Gothic" w:hAnsi="MS Gothic"/>
                <w:sz w:val="24"/>
                <w:szCs w:val="24"/>
              </w:rPr>
            </w:pPr>
            <w:r w:rsidRPr="00C87850">
              <w:rPr>
                <w:rFonts w:ascii="MS Gothic" w:eastAsia="MS Gothic" w:hAnsi="MS Gothic" w:hint="eastAsia"/>
                <w:sz w:val="24"/>
                <w:szCs w:val="24"/>
              </w:rPr>
              <w:t>c</w:t>
            </w:r>
            <w:r w:rsidRPr="00C87850">
              <w:rPr>
                <w:rFonts w:ascii="MS Gothic" w:eastAsia="MS Gothic" w:hAnsi="MS Gothic"/>
                <w:sz w:val="24"/>
                <w:szCs w:val="24"/>
              </w:rPr>
              <w:t xml:space="preserve">. </w:t>
            </w:r>
            <w:r w:rsidRPr="00C87850">
              <w:rPr>
                <w:rFonts w:ascii="MS Gothic" w:eastAsia="MS Gothic" w:hAnsi="MS Gothic" w:hint="eastAsia"/>
                <w:sz w:val="24"/>
                <w:szCs w:val="24"/>
              </w:rPr>
              <w:t>従事者の手指は常に清潔に保ち、作業前、用便後及び可食部位を汚染するおそれのあるものに接触した後には、よく洗浄消毒をさせること。</w:t>
            </w:r>
          </w:p>
          <w:p w14:paraId="5A9FFD6E" w14:textId="178036A6" w:rsidR="00440B92" w:rsidRPr="00C87850" w:rsidRDefault="00440B92" w:rsidP="00A43370">
            <w:pPr>
              <w:ind w:left="240" w:hangingChars="100" w:hanging="240"/>
              <w:rPr>
                <w:rFonts w:ascii="MS Gothic" w:eastAsia="MS Gothic" w:hAnsi="MS Gothic"/>
                <w:sz w:val="24"/>
                <w:szCs w:val="24"/>
              </w:rPr>
            </w:pPr>
            <w:r w:rsidRPr="00C87850">
              <w:rPr>
                <w:rFonts w:ascii="MS Gothic" w:eastAsia="MS Gothic" w:hAnsi="MS Gothic" w:hint="eastAsia"/>
                <w:sz w:val="24"/>
                <w:szCs w:val="24"/>
              </w:rPr>
              <w:t>c</w:t>
            </w:r>
            <w:r w:rsidRPr="00C87850">
              <w:rPr>
                <w:rFonts w:ascii="MS Gothic" w:eastAsia="MS Gothic" w:hAnsi="MS Gothic"/>
                <w:sz w:val="24"/>
                <w:szCs w:val="24"/>
              </w:rPr>
              <w:t>.</w:t>
            </w:r>
            <w:r w:rsidRPr="00C87850">
              <w:t xml:space="preserve"> </w:t>
            </w:r>
            <w:r w:rsidRPr="00C87850">
              <w:rPr>
                <w:rFonts w:ascii="MS Gothic" w:eastAsia="MS Gothic" w:hAnsi="MS Gothic"/>
                <w:sz w:val="24"/>
                <w:szCs w:val="24"/>
              </w:rPr>
              <w:t>Requiring any employee to keep the hands clean and to wash and disinfect them before the employee starts work, after the employee goes to a lavatory, and after the employee touches anything that may contaminate any edible parts.</w:t>
            </w:r>
          </w:p>
          <w:p w14:paraId="46CA48FD" w14:textId="77777777" w:rsidR="00440B92" w:rsidRPr="00C87850" w:rsidRDefault="00440B92" w:rsidP="00B23A42">
            <w:pPr>
              <w:rPr>
                <w:rFonts w:ascii="MS Gothic" w:eastAsia="MS Gothic" w:hAnsi="MS Gothic"/>
                <w:sz w:val="24"/>
                <w:szCs w:val="24"/>
              </w:rPr>
            </w:pPr>
          </w:p>
          <w:p w14:paraId="595EFE8E" w14:textId="77777777" w:rsidR="00440B92" w:rsidRPr="00C87850" w:rsidRDefault="00440B92" w:rsidP="00B23A42">
            <w:pPr>
              <w:rPr>
                <w:rFonts w:ascii="MS Gothic" w:eastAsia="MS Gothic" w:hAnsi="MS Gothic"/>
                <w:sz w:val="24"/>
                <w:szCs w:val="24"/>
              </w:rPr>
            </w:pPr>
          </w:p>
          <w:p w14:paraId="2C5875F6" w14:textId="77777777" w:rsidR="00440B92" w:rsidRPr="00C87850" w:rsidRDefault="00440B92" w:rsidP="00B23A42">
            <w:pPr>
              <w:rPr>
                <w:rFonts w:ascii="MS Gothic" w:eastAsia="MS Gothic" w:hAnsi="MS Gothic"/>
                <w:sz w:val="24"/>
                <w:szCs w:val="24"/>
              </w:rPr>
            </w:pPr>
          </w:p>
        </w:tc>
      </w:tr>
    </w:tbl>
    <w:p w14:paraId="0F0120F9" w14:textId="3732A29F" w:rsidR="00AD7DE1" w:rsidRPr="00C87850" w:rsidRDefault="00AD7DE1" w:rsidP="00403D50">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F67837" w:rsidRPr="00C87850" w14:paraId="7EB71A76" w14:textId="77777777" w:rsidTr="00B23A42">
        <w:tc>
          <w:tcPr>
            <w:tcW w:w="8494" w:type="dxa"/>
          </w:tcPr>
          <w:p w14:paraId="65BF9552" w14:textId="40F88376" w:rsidR="00F67837" w:rsidRPr="00C87850" w:rsidRDefault="00F67837" w:rsidP="00A43370">
            <w:pPr>
              <w:ind w:left="240" w:hangingChars="100" w:hanging="240"/>
              <w:rPr>
                <w:rFonts w:ascii="MS Gothic" w:eastAsia="MS Gothic" w:hAnsi="MS Gothic"/>
                <w:sz w:val="24"/>
                <w:szCs w:val="24"/>
              </w:rPr>
            </w:pPr>
            <w:r w:rsidRPr="00C87850">
              <w:rPr>
                <w:rFonts w:ascii="MS Gothic" w:eastAsia="MS Gothic" w:hAnsi="MS Gothic" w:hint="eastAsia"/>
                <w:sz w:val="24"/>
                <w:szCs w:val="24"/>
              </w:rPr>
              <w:t>d</w:t>
            </w:r>
            <w:r w:rsidRPr="00C87850">
              <w:rPr>
                <w:rFonts w:ascii="MS Gothic" w:eastAsia="MS Gothic" w:hAnsi="MS Gothic"/>
                <w:sz w:val="24"/>
                <w:szCs w:val="24"/>
              </w:rPr>
              <w:t>.</w:t>
            </w:r>
            <w:r w:rsidRPr="00C87850">
              <w:rPr>
                <w:rFonts w:hint="eastAsia"/>
              </w:rPr>
              <w:t xml:space="preserve"> </w:t>
            </w:r>
            <w:r w:rsidRPr="00C87850">
              <w:rPr>
                <w:rFonts w:ascii="MS Gothic" w:eastAsia="MS Gothic" w:hAnsi="MS Gothic" w:hint="eastAsia"/>
                <w:sz w:val="24"/>
                <w:szCs w:val="24"/>
              </w:rPr>
              <w:t>化膿性疾患等食中毒の原因となる疾患又は食肉・食鳥肉を介して伝染するおそれのある疾患に感染した従事者を、処理に従事させないこと。</w:t>
            </w:r>
          </w:p>
          <w:p w14:paraId="6440E580" w14:textId="0BCC3061" w:rsidR="00F67837" w:rsidRPr="00C87850" w:rsidRDefault="00F67837" w:rsidP="00A43370">
            <w:pPr>
              <w:ind w:left="240" w:hangingChars="100" w:hanging="240"/>
              <w:rPr>
                <w:rFonts w:ascii="MS Gothic" w:eastAsia="MS Gothic" w:hAnsi="MS Gothic"/>
                <w:sz w:val="24"/>
                <w:szCs w:val="24"/>
              </w:rPr>
            </w:pPr>
            <w:r w:rsidRPr="00C87850">
              <w:rPr>
                <w:rFonts w:ascii="MS Gothic" w:eastAsia="MS Gothic" w:hAnsi="MS Gothic" w:hint="eastAsia"/>
                <w:sz w:val="24"/>
                <w:szCs w:val="24"/>
              </w:rPr>
              <w:t>d</w:t>
            </w:r>
            <w:r w:rsidRPr="00C87850">
              <w:rPr>
                <w:rFonts w:ascii="MS Gothic" w:eastAsia="MS Gothic" w:hAnsi="MS Gothic"/>
                <w:sz w:val="24"/>
                <w:szCs w:val="24"/>
              </w:rPr>
              <w:t>.</w:t>
            </w:r>
            <w:r w:rsidRPr="00C87850">
              <w:t xml:space="preserve"> </w:t>
            </w:r>
            <w:r w:rsidRPr="00C87850">
              <w:rPr>
                <w:rFonts w:ascii="MS Gothic" w:eastAsia="MS Gothic" w:hAnsi="MS Gothic"/>
                <w:sz w:val="24"/>
                <w:szCs w:val="24"/>
              </w:rPr>
              <w:t xml:space="preserve">Any poultry slaughterer shall remove the employees who suffers from </w:t>
            </w:r>
            <w:r w:rsidRPr="00C87850">
              <w:rPr>
                <w:rFonts w:ascii="MS Gothic" w:eastAsia="MS Gothic" w:hAnsi="MS Gothic"/>
                <w:sz w:val="24"/>
                <w:szCs w:val="24"/>
              </w:rPr>
              <w:lastRenderedPageBreak/>
              <w:t>a superlative disease or any other disease that may be transmitted through poultry parts from a slaughtering line in the abattoir or poultry slaughtering plant.</w:t>
            </w:r>
          </w:p>
          <w:p w14:paraId="28B14E19" w14:textId="77777777" w:rsidR="00F67837" w:rsidRPr="00C87850" w:rsidRDefault="00F67837" w:rsidP="00B23A42">
            <w:pPr>
              <w:rPr>
                <w:rFonts w:ascii="MS Gothic" w:eastAsia="MS Gothic" w:hAnsi="MS Gothic"/>
                <w:sz w:val="24"/>
                <w:szCs w:val="24"/>
              </w:rPr>
            </w:pPr>
          </w:p>
          <w:p w14:paraId="350DCC74" w14:textId="77777777" w:rsidR="00F67837" w:rsidRPr="00C87850" w:rsidRDefault="00F67837" w:rsidP="00B23A42">
            <w:pPr>
              <w:rPr>
                <w:rFonts w:ascii="MS Gothic" w:eastAsia="MS Gothic" w:hAnsi="MS Gothic"/>
                <w:sz w:val="24"/>
                <w:szCs w:val="24"/>
              </w:rPr>
            </w:pPr>
          </w:p>
          <w:p w14:paraId="6D6960E5" w14:textId="77777777" w:rsidR="00F67837" w:rsidRPr="00C87850" w:rsidRDefault="00F67837" w:rsidP="00B23A42">
            <w:pPr>
              <w:rPr>
                <w:rFonts w:ascii="MS Gothic" w:eastAsia="MS Gothic" w:hAnsi="MS Gothic"/>
                <w:sz w:val="24"/>
                <w:szCs w:val="24"/>
              </w:rPr>
            </w:pPr>
          </w:p>
        </w:tc>
      </w:tr>
    </w:tbl>
    <w:p w14:paraId="2C957E3C" w14:textId="77777777" w:rsidR="00F67837" w:rsidRPr="00C87850" w:rsidRDefault="00F67837" w:rsidP="00403D50">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311342" w:rsidRPr="00C87850" w14:paraId="178159FD" w14:textId="77777777" w:rsidTr="00B23A42">
        <w:tc>
          <w:tcPr>
            <w:tcW w:w="8494" w:type="dxa"/>
          </w:tcPr>
          <w:p w14:paraId="3ACB3FBF" w14:textId="33E9B07F" w:rsidR="00311342" w:rsidRPr="00C87850" w:rsidRDefault="00311342" w:rsidP="00A43370">
            <w:pPr>
              <w:ind w:left="240" w:hangingChars="100" w:hanging="240"/>
              <w:rPr>
                <w:rFonts w:ascii="MS Gothic" w:eastAsia="MS Gothic" w:hAnsi="MS Gothic"/>
                <w:sz w:val="24"/>
                <w:szCs w:val="24"/>
              </w:rPr>
            </w:pPr>
            <w:r w:rsidRPr="00C87850">
              <w:rPr>
                <w:rFonts w:ascii="MS Gothic" w:eastAsia="MS Gothic" w:hAnsi="MS Gothic" w:hint="eastAsia"/>
                <w:sz w:val="24"/>
                <w:szCs w:val="24"/>
              </w:rPr>
              <w:t>e</w:t>
            </w:r>
            <w:r w:rsidRPr="00C87850">
              <w:rPr>
                <w:rFonts w:ascii="MS Gothic" w:eastAsia="MS Gothic" w:hAnsi="MS Gothic"/>
                <w:sz w:val="24"/>
                <w:szCs w:val="24"/>
              </w:rPr>
              <w:t>.</w:t>
            </w:r>
            <w:r w:rsidRPr="00C87850">
              <w:rPr>
                <w:rFonts w:hint="eastAsia"/>
              </w:rPr>
              <w:t xml:space="preserve"> </w:t>
            </w:r>
            <w:r w:rsidRPr="00C87850">
              <w:rPr>
                <w:rFonts w:ascii="MS Gothic" w:eastAsia="MS Gothic" w:hAnsi="MS Gothic" w:hint="eastAsia"/>
                <w:sz w:val="24"/>
                <w:szCs w:val="24"/>
              </w:rPr>
              <w:t>処理場においては、従事者に所定の場所以外での着替え、喫煙、たん及び食事をさせないこと。</w:t>
            </w:r>
          </w:p>
          <w:p w14:paraId="225961B3" w14:textId="1AF2DA3F" w:rsidR="00311342" w:rsidRPr="00C87850" w:rsidRDefault="00311342" w:rsidP="00A43370">
            <w:pPr>
              <w:ind w:left="240" w:hangingChars="100" w:hanging="240"/>
              <w:rPr>
                <w:rFonts w:ascii="MS Gothic" w:eastAsia="MS Gothic" w:hAnsi="MS Gothic"/>
                <w:sz w:val="24"/>
                <w:szCs w:val="24"/>
              </w:rPr>
            </w:pPr>
            <w:r w:rsidRPr="00C87850">
              <w:rPr>
                <w:rFonts w:ascii="MS Gothic" w:eastAsia="MS Gothic" w:hAnsi="MS Gothic" w:hint="eastAsia"/>
                <w:sz w:val="24"/>
                <w:szCs w:val="24"/>
              </w:rPr>
              <w:t>e</w:t>
            </w:r>
            <w:r w:rsidRPr="00C87850">
              <w:rPr>
                <w:rFonts w:ascii="MS Gothic" w:eastAsia="MS Gothic" w:hAnsi="MS Gothic"/>
                <w:sz w:val="24"/>
                <w:szCs w:val="24"/>
              </w:rPr>
              <w:t>.</w:t>
            </w:r>
            <w:r w:rsidRPr="00C87850">
              <w:t xml:space="preserve"> </w:t>
            </w:r>
            <w:r w:rsidRPr="00C87850">
              <w:rPr>
                <w:rFonts w:ascii="MS Gothic" w:eastAsia="MS Gothic" w:hAnsi="MS Gothic"/>
                <w:sz w:val="24"/>
                <w:szCs w:val="24"/>
              </w:rPr>
              <w:t>Requiring any employee to change the clothes, to smoke, to expectorate, and to eat some food at a designated place, respectively.</w:t>
            </w:r>
          </w:p>
          <w:p w14:paraId="5A05C54D" w14:textId="77777777" w:rsidR="00311342" w:rsidRPr="00C87850" w:rsidRDefault="00311342" w:rsidP="00B23A42">
            <w:pPr>
              <w:rPr>
                <w:rFonts w:ascii="MS Gothic" w:eastAsia="MS Gothic" w:hAnsi="MS Gothic"/>
                <w:sz w:val="24"/>
                <w:szCs w:val="24"/>
              </w:rPr>
            </w:pPr>
          </w:p>
          <w:p w14:paraId="2A6EFA6F" w14:textId="77777777" w:rsidR="00311342" w:rsidRPr="00C87850" w:rsidRDefault="00311342" w:rsidP="00B23A42">
            <w:pPr>
              <w:rPr>
                <w:rFonts w:ascii="MS Gothic" w:eastAsia="MS Gothic" w:hAnsi="MS Gothic"/>
                <w:sz w:val="24"/>
                <w:szCs w:val="24"/>
              </w:rPr>
            </w:pPr>
          </w:p>
          <w:p w14:paraId="7E8A3788" w14:textId="77777777" w:rsidR="00311342" w:rsidRPr="00C87850" w:rsidRDefault="00311342" w:rsidP="00B23A42">
            <w:pPr>
              <w:rPr>
                <w:rFonts w:ascii="MS Gothic" w:eastAsia="MS Gothic" w:hAnsi="MS Gothic"/>
                <w:sz w:val="24"/>
                <w:szCs w:val="24"/>
              </w:rPr>
            </w:pPr>
          </w:p>
        </w:tc>
      </w:tr>
    </w:tbl>
    <w:p w14:paraId="381C2B89" w14:textId="024A7AF3" w:rsidR="00F75A90" w:rsidRPr="00C87850" w:rsidRDefault="00F75A90" w:rsidP="00403D50">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311342" w:rsidRPr="00C87850" w14:paraId="098145A0" w14:textId="77777777" w:rsidTr="00B23A42">
        <w:tc>
          <w:tcPr>
            <w:tcW w:w="8494" w:type="dxa"/>
          </w:tcPr>
          <w:p w14:paraId="5CCAA3C4" w14:textId="1372AD1A" w:rsidR="00311342" w:rsidRPr="00C87850" w:rsidRDefault="00311342" w:rsidP="00B23A42">
            <w:pPr>
              <w:rPr>
                <w:rFonts w:ascii="MS Gothic" w:eastAsia="MS Gothic" w:hAnsi="MS Gothic"/>
                <w:sz w:val="24"/>
                <w:szCs w:val="24"/>
              </w:rPr>
            </w:pPr>
            <w:r w:rsidRPr="00C87850">
              <w:rPr>
                <w:rFonts w:ascii="MS Gothic" w:eastAsia="MS Gothic" w:hAnsi="MS Gothic" w:hint="eastAsia"/>
                <w:sz w:val="24"/>
                <w:szCs w:val="24"/>
              </w:rPr>
              <w:t>f</w:t>
            </w:r>
            <w:r w:rsidRPr="00C87850">
              <w:rPr>
                <w:rFonts w:ascii="MS Gothic" w:eastAsia="MS Gothic" w:hAnsi="MS Gothic"/>
                <w:sz w:val="24"/>
                <w:szCs w:val="24"/>
              </w:rPr>
              <w:t>.</w:t>
            </w:r>
            <w:r w:rsidRPr="00C87850">
              <w:rPr>
                <w:rFonts w:hint="eastAsia"/>
              </w:rPr>
              <w:t xml:space="preserve"> </w:t>
            </w:r>
            <w:r w:rsidRPr="00C87850">
              <w:rPr>
                <w:rFonts w:ascii="MS Gothic" w:eastAsia="MS Gothic" w:hAnsi="MS Gothic" w:hint="eastAsia"/>
                <w:sz w:val="24"/>
                <w:szCs w:val="24"/>
              </w:rPr>
              <w:t>処理場内に従事者以外の者をみだりに立ち入らせないこと。</w:t>
            </w:r>
          </w:p>
          <w:p w14:paraId="64F97D3A" w14:textId="7B08A351" w:rsidR="00311342" w:rsidRPr="00C87850" w:rsidRDefault="00311342" w:rsidP="00A43370">
            <w:pPr>
              <w:ind w:left="240" w:hangingChars="100" w:hanging="240"/>
              <w:rPr>
                <w:rFonts w:ascii="MS Gothic" w:eastAsia="MS Gothic" w:hAnsi="MS Gothic"/>
                <w:sz w:val="24"/>
                <w:szCs w:val="24"/>
              </w:rPr>
            </w:pPr>
            <w:r w:rsidRPr="00C87850">
              <w:rPr>
                <w:rFonts w:ascii="MS Gothic" w:eastAsia="MS Gothic" w:hAnsi="MS Gothic" w:hint="eastAsia"/>
                <w:sz w:val="24"/>
                <w:szCs w:val="24"/>
              </w:rPr>
              <w:t>f</w:t>
            </w:r>
            <w:r w:rsidRPr="00C87850">
              <w:rPr>
                <w:rFonts w:ascii="MS Gothic" w:eastAsia="MS Gothic" w:hAnsi="MS Gothic"/>
                <w:sz w:val="24"/>
                <w:szCs w:val="24"/>
              </w:rPr>
              <w:t>.</w:t>
            </w:r>
            <w:r w:rsidRPr="00C87850">
              <w:t xml:space="preserve"> </w:t>
            </w:r>
            <w:r w:rsidRPr="00C87850">
              <w:rPr>
                <w:rFonts w:ascii="MS Gothic" w:eastAsia="MS Gothic" w:hAnsi="MS Gothic"/>
                <w:sz w:val="24"/>
                <w:szCs w:val="24"/>
              </w:rPr>
              <w:t>Any poultry slaughterer shall keep any unauthorized person other than the employees away from the abattoir or poultry slaughtering plant without reasonable reasons.</w:t>
            </w:r>
          </w:p>
          <w:p w14:paraId="524610E8" w14:textId="77777777" w:rsidR="00311342" w:rsidRPr="00C87850" w:rsidRDefault="00311342" w:rsidP="00B23A42">
            <w:pPr>
              <w:rPr>
                <w:rFonts w:ascii="MS Gothic" w:eastAsia="MS Gothic" w:hAnsi="MS Gothic"/>
                <w:sz w:val="24"/>
                <w:szCs w:val="24"/>
              </w:rPr>
            </w:pPr>
          </w:p>
          <w:p w14:paraId="65037144" w14:textId="77777777" w:rsidR="00311342" w:rsidRPr="00C87850" w:rsidRDefault="00311342" w:rsidP="00B23A42">
            <w:pPr>
              <w:rPr>
                <w:rFonts w:ascii="MS Gothic" w:eastAsia="MS Gothic" w:hAnsi="MS Gothic"/>
                <w:sz w:val="24"/>
                <w:szCs w:val="24"/>
              </w:rPr>
            </w:pPr>
          </w:p>
          <w:p w14:paraId="501D2780" w14:textId="77777777" w:rsidR="00311342" w:rsidRPr="00C87850" w:rsidRDefault="00311342" w:rsidP="00B23A42">
            <w:pPr>
              <w:rPr>
                <w:rFonts w:ascii="MS Gothic" w:eastAsia="MS Gothic" w:hAnsi="MS Gothic"/>
                <w:sz w:val="24"/>
                <w:szCs w:val="24"/>
              </w:rPr>
            </w:pPr>
          </w:p>
        </w:tc>
      </w:tr>
    </w:tbl>
    <w:p w14:paraId="7E5B7B83" w14:textId="6C739E95" w:rsidR="00311342" w:rsidRPr="00C87850" w:rsidRDefault="00311342" w:rsidP="00403D50">
      <w:pPr>
        <w:rPr>
          <w:rFonts w:ascii="MS Gothic" w:eastAsia="MS Gothic" w:hAnsi="MS Gothic"/>
          <w:sz w:val="24"/>
          <w:szCs w:val="24"/>
        </w:rPr>
      </w:pPr>
    </w:p>
    <w:p w14:paraId="338F2D48" w14:textId="77777777" w:rsidR="009835FE" w:rsidRPr="00C87850" w:rsidRDefault="009835FE" w:rsidP="00403D50">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291EC4" w:rsidRPr="00C87850" w14:paraId="0861AB72" w14:textId="77777777" w:rsidTr="00A73410">
        <w:tc>
          <w:tcPr>
            <w:tcW w:w="8494" w:type="dxa"/>
          </w:tcPr>
          <w:p w14:paraId="16C8F7E7" w14:textId="2B438FA5" w:rsidR="009835FE" w:rsidRPr="00291EC4" w:rsidRDefault="009835FE" w:rsidP="00A43370">
            <w:pPr>
              <w:ind w:left="240" w:hangingChars="100" w:hanging="240"/>
            </w:pPr>
            <w:r w:rsidRPr="00C87850">
              <w:rPr>
                <w:rFonts w:ascii="MS Gothic" w:eastAsia="MS Gothic" w:hAnsi="MS Gothic" w:hint="eastAsia"/>
                <w:sz w:val="24"/>
                <w:szCs w:val="24"/>
              </w:rPr>
              <w:t>g</w:t>
            </w:r>
            <w:r w:rsidRPr="00C87850">
              <w:rPr>
                <w:rFonts w:ascii="MS Gothic" w:eastAsia="MS Gothic" w:hAnsi="MS Gothic"/>
                <w:sz w:val="24"/>
                <w:szCs w:val="24"/>
              </w:rPr>
              <w:t>.</w:t>
            </w:r>
            <w:r w:rsidRPr="00C87850">
              <w:rPr>
                <w:rFonts w:hint="eastAsia"/>
              </w:rPr>
              <w:t xml:space="preserve"> </w:t>
            </w:r>
            <w:r w:rsidRPr="00291EC4">
              <w:rPr>
                <w:rFonts w:ascii="MS Gothic" w:eastAsia="MS Gothic" w:hAnsi="MS Gothic" w:hint="eastAsia"/>
                <w:sz w:val="24"/>
                <w:szCs w:val="24"/>
              </w:rPr>
              <w:t>食鳥処理</w:t>
            </w:r>
            <w:r w:rsidR="0025744C" w:rsidRPr="00C87850">
              <w:rPr>
                <w:rFonts w:ascii="MS Gothic" w:eastAsia="MS Gothic" w:hAnsi="MS Gothic" w:hint="eastAsia"/>
                <w:sz w:val="24"/>
                <w:szCs w:val="24"/>
              </w:rPr>
              <w:t>業者又は食鳥処理</w:t>
            </w:r>
            <w:r w:rsidRPr="00C87850">
              <w:rPr>
                <w:rFonts w:ascii="MS Gothic" w:eastAsia="MS Gothic" w:hAnsi="MS Gothic" w:hint="eastAsia"/>
                <w:sz w:val="24"/>
                <w:szCs w:val="24"/>
              </w:rPr>
              <w:t>衛生管理者は、食鳥処理が衛生的に行われるよう、従事者の衛生教育を行うこと。</w:t>
            </w:r>
          </w:p>
          <w:p w14:paraId="36DB1D1B" w14:textId="323B7821" w:rsidR="009835FE" w:rsidRPr="00C87850" w:rsidRDefault="009835FE" w:rsidP="00A43370">
            <w:pPr>
              <w:ind w:left="240" w:hangingChars="100" w:hanging="240"/>
              <w:rPr>
                <w:rFonts w:ascii="MS Gothic" w:eastAsia="MS Gothic" w:hAnsi="MS Gothic"/>
                <w:sz w:val="24"/>
                <w:szCs w:val="24"/>
              </w:rPr>
            </w:pPr>
            <w:r w:rsidRPr="00C87850">
              <w:rPr>
                <w:rFonts w:ascii="MS Gothic" w:eastAsia="MS Gothic" w:hAnsi="MS Gothic" w:hint="eastAsia"/>
                <w:sz w:val="24"/>
                <w:szCs w:val="24"/>
              </w:rPr>
              <w:t>g</w:t>
            </w:r>
            <w:r w:rsidRPr="00C87850">
              <w:rPr>
                <w:rFonts w:ascii="MS Gothic" w:eastAsia="MS Gothic" w:hAnsi="MS Gothic"/>
                <w:sz w:val="24"/>
                <w:szCs w:val="24"/>
              </w:rPr>
              <w:t xml:space="preserve">. The </w:t>
            </w:r>
            <w:r w:rsidR="0025744C" w:rsidRPr="00C87850">
              <w:rPr>
                <w:rFonts w:ascii="MS Gothic" w:eastAsia="MS Gothic" w:hAnsi="MS Gothic"/>
                <w:sz w:val="24"/>
                <w:szCs w:val="24"/>
              </w:rPr>
              <w:t xml:space="preserve">poultry slaughterer or the </w:t>
            </w:r>
            <w:r w:rsidRPr="00C87850">
              <w:rPr>
                <w:rFonts w:ascii="MS Gothic" w:eastAsia="MS Gothic" w:hAnsi="MS Gothic"/>
                <w:sz w:val="24"/>
                <w:szCs w:val="24"/>
              </w:rPr>
              <w:t xml:space="preserve">chief sanitation worker shall provide education regarding sanitary methods of slaughtering or dressing </w:t>
            </w:r>
            <w:r w:rsidR="0025744C" w:rsidRPr="00C87850">
              <w:rPr>
                <w:rFonts w:ascii="MS Gothic" w:eastAsia="MS Gothic" w:hAnsi="MS Gothic"/>
                <w:sz w:val="24"/>
                <w:szCs w:val="24"/>
              </w:rPr>
              <w:t xml:space="preserve">poultry </w:t>
            </w:r>
            <w:r w:rsidRPr="00C87850">
              <w:rPr>
                <w:rFonts w:ascii="MS Gothic" w:eastAsia="MS Gothic" w:hAnsi="MS Gothic"/>
                <w:sz w:val="24"/>
                <w:szCs w:val="24"/>
              </w:rPr>
              <w:t>to those w</w:t>
            </w:r>
            <w:r w:rsidR="0025744C" w:rsidRPr="00C87850">
              <w:rPr>
                <w:rFonts w:ascii="MS Gothic" w:eastAsia="MS Gothic" w:hAnsi="MS Gothic"/>
                <w:sz w:val="24"/>
                <w:szCs w:val="24"/>
              </w:rPr>
              <w:t>ho slaughter or dress poultry</w:t>
            </w:r>
            <w:r w:rsidRPr="00C87850">
              <w:rPr>
                <w:rFonts w:ascii="MS Gothic" w:eastAsia="MS Gothic" w:hAnsi="MS Gothic"/>
                <w:sz w:val="24"/>
                <w:szCs w:val="24"/>
              </w:rPr>
              <w:t>.</w:t>
            </w:r>
          </w:p>
          <w:p w14:paraId="0EF85387" w14:textId="77777777" w:rsidR="009835FE" w:rsidRPr="00C87850" w:rsidRDefault="009835FE" w:rsidP="00A73410">
            <w:pPr>
              <w:rPr>
                <w:rFonts w:ascii="MS Gothic" w:eastAsia="MS Gothic" w:hAnsi="MS Gothic"/>
                <w:sz w:val="24"/>
                <w:szCs w:val="24"/>
              </w:rPr>
            </w:pPr>
          </w:p>
          <w:p w14:paraId="67A916CA" w14:textId="77777777" w:rsidR="009835FE" w:rsidRPr="00C87850" w:rsidRDefault="009835FE" w:rsidP="00A73410">
            <w:pPr>
              <w:rPr>
                <w:rFonts w:ascii="MS Gothic" w:eastAsia="MS Gothic" w:hAnsi="MS Gothic"/>
                <w:sz w:val="24"/>
                <w:szCs w:val="24"/>
              </w:rPr>
            </w:pPr>
          </w:p>
          <w:p w14:paraId="5CDC3ECA" w14:textId="77777777" w:rsidR="009835FE" w:rsidRPr="00C87850" w:rsidRDefault="009835FE" w:rsidP="00A73410">
            <w:pPr>
              <w:rPr>
                <w:rFonts w:ascii="MS Gothic" w:eastAsia="MS Gothic" w:hAnsi="MS Gothic"/>
                <w:sz w:val="24"/>
                <w:szCs w:val="24"/>
              </w:rPr>
            </w:pPr>
          </w:p>
        </w:tc>
      </w:tr>
    </w:tbl>
    <w:p w14:paraId="2A97AF52" w14:textId="11CAFE6C" w:rsidR="00311342" w:rsidRPr="00C87850" w:rsidRDefault="00311342" w:rsidP="00403D50">
      <w:pPr>
        <w:rPr>
          <w:rFonts w:ascii="MS Gothic" w:eastAsia="MS Gothic" w:hAnsi="MS Gothic"/>
          <w:sz w:val="24"/>
          <w:szCs w:val="24"/>
        </w:rPr>
      </w:pPr>
    </w:p>
    <w:p w14:paraId="057D2B3A" w14:textId="79348F14" w:rsidR="00DE62EA" w:rsidRPr="00C87850" w:rsidRDefault="00DE62EA" w:rsidP="00403D50">
      <w:pPr>
        <w:rPr>
          <w:rFonts w:ascii="MS Gothic" w:eastAsia="MS Gothic" w:hAnsi="MS Gothic"/>
          <w:sz w:val="24"/>
          <w:szCs w:val="24"/>
        </w:rPr>
      </w:pPr>
    </w:p>
    <w:p w14:paraId="5939E010" w14:textId="51B7BD34" w:rsidR="00DE62EA" w:rsidRPr="00876736" w:rsidRDefault="00DE62EA" w:rsidP="00831C08">
      <w:pPr>
        <w:pStyle w:val="3"/>
        <w:ind w:leftChars="0" w:left="0"/>
        <w:rPr>
          <w:rFonts w:ascii="MS Gothic" w:eastAsia="MS Gothic" w:hAnsi="MS Gothic"/>
          <w:sz w:val="24"/>
          <w:szCs w:val="24"/>
          <w:highlight w:val="yellow"/>
        </w:rPr>
      </w:pPr>
      <w:bookmarkStart w:id="27" w:name="_Toc15647091"/>
      <w:r w:rsidRPr="00876736">
        <w:rPr>
          <w:rFonts w:ascii="MS Gothic" w:eastAsia="MS Gothic" w:hAnsi="MS Gothic" w:hint="eastAsia"/>
          <w:sz w:val="24"/>
          <w:szCs w:val="24"/>
          <w:highlight w:val="yellow"/>
        </w:rPr>
        <w:t>2.3　HACCP</w:t>
      </w:r>
      <w:bookmarkEnd w:id="27"/>
    </w:p>
    <w:p w14:paraId="7EF0676A" w14:textId="06853B5F" w:rsidR="009C64DB" w:rsidRPr="00876736" w:rsidRDefault="009C64DB" w:rsidP="00A43370">
      <w:pPr>
        <w:ind w:left="480" w:hangingChars="200" w:hanging="480"/>
        <w:rPr>
          <w:rFonts w:ascii="MS Gothic" w:eastAsia="MS Gothic" w:hAnsi="MS Gothic"/>
          <w:sz w:val="24"/>
          <w:szCs w:val="24"/>
          <w:highlight w:val="yellow"/>
        </w:rPr>
      </w:pPr>
      <w:r w:rsidRPr="00876736">
        <w:rPr>
          <w:rFonts w:ascii="MS Gothic" w:eastAsia="MS Gothic" w:hAnsi="MS Gothic" w:hint="eastAsia"/>
          <w:sz w:val="24"/>
          <w:szCs w:val="24"/>
          <w:highlight w:val="yellow"/>
        </w:rPr>
        <w:t>（1）　輸出食鳥肉等を扱う食鳥処理場はHACCPによる衛生管理が義務化されて</w:t>
      </w:r>
      <w:r w:rsidRPr="00876736">
        <w:rPr>
          <w:rFonts w:ascii="MS Gothic" w:eastAsia="MS Gothic" w:hAnsi="MS Gothic" w:hint="eastAsia"/>
          <w:sz w:val="24"/>
          <w:szCs w:val="24"/>
          <w:highlight w:val="yellow"/>
        </w:rPr>
        <w:lastRenderedPageBreak/>
        <w:t>いるか。義務化されていない場合、輸出国の要請に基づき、個別の輸出施設がHACCPによる衛生管理を実施しているか。</w:t>
      </w:r>
    </w:p>
    <w:p w14:paraId="67BC40BF" w14:textId="085FD644" w:rsidR="009C64DB" w:rsidRPr="002F4C21" w:rsidRDefault="009C64DB" w:rsidP="00A43370">
      <w:pPr>
        <w:ind w:left="480" w:hangingChars="200" w:hanging="480"/>
        <w:rPr>
          <w:rFonts w:ascii="MS Gothic" w:eastAsia="MS Gothic" w:hAnsi="MS Gothic"/>
          <w:sz w:val="24"/>
          <w:szCs w:val="24"/>
        </w:rPr>
      </w:pPr>
      <w:r w:rsidRPr="00876736">
        <w:rPr>
          <w:rFonts w:ascii="MS Gothic" w:eastAsia="MS Gothic" w:hAnsi="MS Gothic" w:hint="eastAsia"/>
          <w:sz w:val="24"/>
          <w:szCs w:val="24"/>
          <w:highlight w:val="yellow"/>
        </w:rPr>
        <w:t xml:space="preserve">（1）　Whether or not </w:t>
      </w:r>
      <w:r w:rsidRPr="00876736">
        <w:rPr>
          <w:rFonts w:ascii="MS Gothic" w:eastAsia="MS Gothic" w:hAnsi="MS Gothic"/>
          <w:sz w:val="24"/>
          <w:szCs w:val="24"/>
          <w:highlight w:val="yellow"/>
        </w:rPr>
        <w:t xml:space="preserve">poultry processing plants </w:t>
      </w:r>
      <w:r w:rsidRPr="00876736">
        <w:rPr>
          <w:rFonts w:ascii="MS Gothic" w:eastAsia="MS Gothic" w:hAnsi="MS Gothic" w:hint="eastAsia"/>
          <w:sz w:val="24"/>
          <w:szCs w:val="24"/>
          <w:highlight w:val="yellow"/>
        </w:rPr>
        <w:t>are obligated to manage hygiene procedures based on HACCP principles?</w:t>
      </w:r>
      <w:r w:rsidRPr="00876736">
        <w:rPr>
          <w:rFonts w:ascii="MS Gothic" w:eastAsia="MS Gothic" w:hAnsi="MS Gothic"/>
          <w:sz w:val="24"/>
          <w:szCs w:val="24"/>
          <w:highlight w:val="yellow"/>
        </w:rPr>
        <w:t xml:space="preserve"> If no, whether or not individual establishments implement hygiene management based on HACCP principles according to request from exporting countries?</w:t>
      </w:r>
    </w:p>
    <w:tbl>
      <w:tblPr>
        <w:tblStyle w:val="a4"/>
        <w:tblW w:w="0" w:type="auto"/>
        <w:tblLook w:val="04A0" w:firstRow="1" w:lastRow="0" w:firstColumn="1" w:lastColumn="0" w:noHBand="0" w:noVBand="1"/>
      </w:tblPr>
      <w:tblGrid>
        <w:gridCol w:w="8494"/>
      </w:tblGrid>
      <w:tr w:rsidR="009C64DB" w:rsidRPr="002F4C21" w14:paraId="579C066B" w14:textId="77777777" w:rsidTr="0078289D">
        <w:tc>
          <w:tcPr>
            <w:tcW w:w="8494" w:type="dxa"/>
          </w:tcPr>
          <w:p w14:paraId="3491F070" w14:textId="77777777" w:rsidR="009C64DB" w:rsidRDefault="009C64DB" w:rsidP="004B31D6">
            <w:pPr>
              <w:rPr>
                <w:rFonts w:ascii="Times New Roman" w:eastAsia="新細明體" w:hAnsi="Times New Roman" w:cs="Times New Roman"/>
                <w:color w:val="0000FF"/>
                <w:sz w:val="24"/>
                <w:szCs w:val="24"/>
                <w:lang w:eastAsia="zh-TW"/>
              </w:rPr>
            </w:pPr>
          </w:p>
          <w:p w14:paraId="3B68BCDE" w14:textId="77777777" w:rsidR="00C35313" w:rsidRDefault="00C35313" w:rsidP="004B31D6">
            <w:pPr>
              <w:rPr>
                <w:rFonts w:ascii="Times New Roman" w:eastAsia="新細明體" w:hAnsi="Times New Roman" w:cs="Times New Roman"/>
                <w:color w:val="0000FF"/>
                <w:sz w:val="24"/>
                <w:szCs w:val="24"/>
                <w:lang w:eastAsia="zh-TW"/>
              </w:rPr>
            </w:pPr>
          </w:p>
          <w:p w14:paraId="41FB0FDA" w14:textId="6D99AC02" w:rsidR="00C35313" w:rsidRPr="00356710" w:rsidRDefault="00C35313" w:rsidP="004B31D6">
            <w:pPr>
              <w:rPr>
                <w:rFonts w:ascii="Times New Roman" w:eastAsia="新細明體" w:hAnsi="Times New Roman" w:cs="Times New Roman" w:hint="eastAsia"/>
                <w:color w:val="0000FF"/>
                <w:sz w:val="24"/>
                <w:szCs w:val="24"/>
                <w:lang w:eastAsia="zh-TW"/>
              </w:rPr>
            </w:pPr>
            <w:bookmarkStart w:id="28" w:name="_GoBack"/>
            <w:bookmarkEnd w:id="28"/>
          </w:p>
        </w:tc>
      </w:tr>
    </w:tbl>
    <w:p w14:paraId="6DEA253C" w14:textId="0E0C3465" w:rsidR="009C64DB" w:rsidRPr="002F4C21" w:rsidRDefault="009C64DB" w:rsidP="00403D50">
      <w:pPr>
        <w:rPr>
          <w:rFonts w:ascii="MS Gothic" w:eastAsia="MS Gothic" w:hAnsi="MS Gothic"/>
          <w:sz w:val="24"/>
          <w:szCs w:val="24"/>
        </w:rPr>
      </w:pPr>
    </w:p>
    <w:p w14:paraId="1C97F195" w14:textId="011DD3E9" w:rsidR="00A749D0" w:rsidRPr="002F4C21" w:rsidRDefault="00A749D0" w:rsidP="00A43370">
      <w:pPr>
        <w:ind w:left="480" w:hangingChars="200" w:hanging="480"/>
        <w:rPr>
          <w:rFonts w:ascii="MS Gothic" w:eastAsia="MS Gothic" w:hAnsi="MS Gothic"/>
          <w:sz w:val="24"/>
          <w:szCs w:val="24"/>
        </w:rPr>
      </w:pPr>
      <w:r w:rsidRPr="002F4C21">
        <w:rPr>
          <w:rFonts w:ascii="MS Gothic" w:eastAsia="MS Gothic" w:hAnsi="MS Gothic" w:hint="eastAsia"/>
          <w:sz w:val="24"/>
          <w:szCs w:val="24"/>
        </w:rPr>
        <w:t>（2）　食鳥、食鳥とたい、食鳥中抜とたい及び食鳥肉等の衛生的取扱いについて、次の措置を実施すること。</w:t>
      </w:r>
    </w:p>
    <w:p w14:paraId="472DF3DB" w14:textId="0A03B818" w:rsidR="00A749D0" w:rsidRPr="00A43370" w:rsidRDefault="00DA6392" w:rsidP="00A43370">
      <w:pPr>
        <w:ind w:left="480" w:hangingChars="200" w:hanging="480"/>
        <w:rPr>
          <w:rFonts w:ascii="MS Gothic" w:eastAsia="MS Gothic" w:hAnsi="MS Gothic"/>
          <w:sz w:val="24"/>
          <w:szCs w:val="24"/>
        </w:rPr>
      </w:pPr>
      <w:r w:rsidRPr="002F4C21">
        <w:rPr>
          <w:rFonts w:ascii="MS Gothic" w:eastAsia="MS Gothic" w:hAnsi="MS Gothic" w:hint="eastAsia"/>
          <w:sz w:val="24"/>
          <w:szCs w:val="24"/>
        </w:rPr>
        <w:t xml:space="preserve">（2）　</w:t>
      </w:r>
      <w:r w:rsidR="003171A8" w:rsidRPr="002F4C21">
        <w:rPr>
          <w:rFonts w:ascii="MS Gothic" w:eastAsia="MS Gothic" w:hAnsi="MS Gothic"/>
          <w:sz w:val="24"/>
          <w:szCs w:val="24"/>
        </w:rPr>
        <w:t>R</w:t>
      </w:r>
      <w:r w:rsidRPr="002F4C21">
        <w:rPr>
          <w:rFonts w:ascii="MS Gothic" w:eastAsia="MS Gothic" w:hAnsi="MS Gothic"/>
          <w:sz w:val="24"/>
          <w:szCs w:val="24"/>
        </w:rPr>
        <w:t>egarding the</w:t>
      </w:r>
      <w:r w:rsidRPr="002F4C21">
        <w:rPr>
          <w:rFonts w:ascii="MS Gothic" w:eastAsia="MS Gothic" w:hAnsi="MS Gothic" w:hint="eastAsia"/>
          <w:sz w:val="24"/>
          <w:szCs w:val="24"/>
        </w:rPr>
        <w:t xml:space="preserve"> </w:t>
      </w:r>
      <w:r w:rsidRPr="002F4C21">
        <w:rPr>
          <w:rFonts w:ascii="MS Gothic" w:eastAsia="MS Gothic" w:hAnsi="MS Gothic"/>
          <w:sz w:val="24"/>
          <w:szCs w:val="24"/>
        </w:rPr>
        <w:t xml:space="preserve">sanitary control associated with </w:t>
      </w:r>
      <w:r w:rsidR="00200040" w:rsidRPr="002F4C21">
        <w:rPr>
          <w:rFonts w:ascii="MS Gothic" w:eastAsia="MS Gothic" w:hAnsi="MS Gothic"/>
          <w:sz w:val="24"/>
          <w:szCs w:val="24"/>
        </w:rPr>
        <w:t xml:space="preserve">live </w:t>
      </w:r>
      <w:r w:rsidRPr="002F4C21">
        <w:rPr>
          <w:rFonts w:ascii="MS Gothic" w:eastAsia="MS Gothic" w:hAnsi="MS Gothic"/>
          <w:sz w:val="24"/>
          <w:szCs w:val="24"/>
        </w:rPr>
        <w:t xml:space="preserve">poultry, </w:t>
      </w:r>
      <w:r w:rsidR="00200040" w:rsidRPr="002F4C21">
        <w:rPr>
          <w:rFonts w:ascii="MS Gothic" w:eastAsia="MS Gothic" w:hAnsi="MS Gothic"/>
          <w:sz w:val="24"/>
          <w:szCs w:val="24"/>
        </w:rPr>
        <w:t>poultry carcass, eviscerated carcass, or the parts</w:t>
      </w:r>
      <w:r w:rsidR="003171A8" w:rsidRPr="002F4C21">
        <w:rPr>
          <w:rFonts w:ascii="MS Gothic" w:eastAsia="MS Gothic" w:hAnsi="MS Gothic"/>
          <w:sz w:val="24"/>
          <w:szCs w:val="24"/>
        </w:rPr>
        <w:t>,</w:t>
      </w:r>
      <w:r w:rsidRPr="002F4C21">
        <w:rPr>
          <w:rFonts w:ascii="MS Gothic" w:eastAsia="MS Gothic" w:hAnsi="MS Gothic"/>
          <w:sz w:val="24"/>
          <w:szCs w:val="24"/>
        </w:rPr>
        <w:t xml:space="preserve"> the</w:t>
      </w:r>
      <w:r w:rsidRPr="002F4C21">
        <w:rPr>
          <w:rFonts w:ascii="MS Gothic" w:eastAsia="MS Gothic" w:hAnsi="MS Gothic" w:hint="eastAsia"/>
          <w:sz w:val="24"/>
          <w:szCs w:val="24"/>
        </w:rPr>
        <w:t xml:space="preserve"> </w:t>
      </w:r>
      <w:r w:rsidRPr="002F4C21">
        <w:rPr>
          <w:rFonts w:ascii="MS Gothic" w:eastAsia="MS Gothic" w:hAnsi="MS Gothic"/>
          <w:sz w:val="24"/>
          <w:szCs w:val="24"/>
        </w:rPr>
        <w:t>following measures shall be taken.</w:t>
      </w:r>
    </w:p>
    <w:tbl>
      <w:tblPr>
        <w:tblStyle w:val="a4"/>
        <w:tblW w:w="0" w:type="auto"/>
        <w:tblLook w:val="04A0" w:firstRow="1" w:lastRow="0" w:firstColumn="1" w:lastColumn="0" w:noHBand="0" w:noVBand="1"/>
      </w:tblPr>
      <w:tblGrid>
        <w:gridCol w:w="8494"/>
      </w:tblGrid>
      <w:tr w:rsidR="00A749D0" w:rsidRPr="002F4C21" w14:paraId="4D51636A" w14:textId="77777777" w:rsidTr="0078289D">
        <w:tc>
          <w:tcPr>
            <w:tcW w:w="8494" w:type="dxa"/>
          </w:tcPr>
          <w:p w14:paraId="48F0EDFA" w14:textId="0BAFC5D8" w:rsidR="00A749D0" w:rsidRPr="002F4C21" w:rsidRDefault="003171A8" w:rsidP="0078289D">
            <w:pPr>
              <w:rPr>
                <w:rFonts w:ascii="MS Gothic" w:eastAsia="MS Gothic" w:hAnsi="MS Gothic"/>
                <w:sz w:val="24"/>
                <w:szCs w:val="24"/>
              </w:rPr>
            </w:pPr>
            <w:r w:rsidRPr="002F4C21">
              <w:rPr>
                <w:rFonts w:ascii="MS Gothic" w:eastAsia="MS Gothic" w:hAnsi="MS Gothic"/>
                <w:sz w:val="24"/>
                <w:szCs w:val="24"/>
              </w:rPr>
              <w:t>a</w:t>
            </w:r>
            <w:r w:rsidR="00A749D0" w:rsidRPr="002F4C21">
              <w:rPr>
                <w:rFonts w:ascii="MS Gothic" w:eastAsia="MS Gothic" w:hAnsi="MS Gothic"/>
                <w:sz w:val="24"/>
                <w:szCs w:val="24"/>
              </w:rPr>
              <w:t>.</w:t>
            </w:r>
            <w:r w:rsidR="00A749D0" w:rsidRPr="002F4C21">
              <w:rPr>
                <w:rFonts w:ascii="MS Gothic" w:eastAsia="MS Gothic" w:hAnsi="MS Gothic" w:cs="MS PGothic" w:hint="eastAsia"/>
                <w:kern w:val="0"/>
                <w:szCs w:val="21"/>
              </w:rPr>
              <w:t xml:space="preserve"> </w:t>
            </w:r>
            <w:r w:rsidR="00A749D0" w:rsidRPr="002F4C21">
              <w:rPr>
                <w:rFonts w:ascii="MS Gothic" w:eastAsia="MS Gothic" w:hAnsi="MS Gothic" w:hint="eastAsia"/>
                <w:sz w:val="24"/>
                <w:szCs w:val="24"/>
              </w:rPr>
              <w:t>次に掲げる事項を記載した文書を作成すること。</w:t>
            </w:r>
          </w:p>
          <w:p w14:paraId="21640BD4" w14:textId="7145AB55" w:rsidR="00307E39" w:rsidRPr="002F4C21" w:rsidRDefault="003171A8" w:rsidP="0078289D">
            <w:pPr>
              <w:rPr>
                <w:rFonts w:ascii="MS Gothic" w:eastAsia="MS Gothic" w:hAnsi="MS Gothic"/>
                <w:sz w:val="24"/>
                <w:szCs w:val="24"/>
              </w:rPr>
            </w:pPr>
            <w:r w:rsidRPr="002F4C21">
              <w:rPr>
                <w:rFonts w:ascii="MS Gothic" w:eastAsia="MS Gothic" w:hAnsi="MS Gothic"/>
                <w:sz w:val="24"/>
                <w:szCs w:val="24"/>
              </w:rPr>
              <w:t>a</w:t>
            </w:r>
            <w:r w:rsidR="00307E39" w:rsidRPr="002F4C21">
              <w:rPr>
                <w:rFonts w:ascii="MS Gothic" w:eastAsia="MS Gothic" w:hAnsi="MS Gothic" w:hint="eastAsia"/>
                <w:sz w:val="24"/>
                <w:szCs w:val="24"/>
              </w:rPr>
              <w:t xml:space="preserve">. </w:t>
            </w:r>
            <w:r w:rsidR="00307E39" w:rsidRPr="002F4C21">
              <w:rPr>
                <w:rFonts w:ascii="MS Gothic" w:eastAsia="MS Gothic" w:hAnsi="MS Gothic"/>
                <w:sz w:val="24"/>
                <w:szCs w:val="24"/>
              </w:rPr>
              <w:t>A document describing the following items shall be</w:t>
            </w:r>
            <w:r w:rsidR="00307E39" w:rsidRPr="002F4C21">
              <w:rPr>
                <w:rFonts w:ascii="MS Gothic" w:eastAsia="MS Gothic" w:hAnsi="MS Gothic" w:hint="eastAsia"/>
                <w:sz w:val="24"/>
                <w:szCs w:val="24"/>
              </w:rPr>
              <w:t xml:space="preserve"> </w:t>
            </w:r>
            <w:r w:rsidR="00307E39" w:rsidRPr="002F4C21">
              <w:rPr>
                <w:rFonts w:ascii="MS Gothic" w:eastAsia="MS Gothic" w:hAnsi="MS Gothic"/>
                <w:sz w:val="24"/>
                <w:szCs w:val="24"/>
              </w:rPr>
              <w:t>prepared.</w:t>
            </w:r>
          </w:p>
          <w:p w14:paraId="5DE66C5B" w14:textId="5E58183C" w:rsidR="00A749D0" w:rsidRPr="002F4C21" w:rsidRDefault="00A749D0" w:rsidP="0078289D">
            <w:pPr>
              <w:ind w:left="240" w:hangingChars="100" w:hanging="240"/>
              <w:rPr>
                <w:rFonts w:ascii="MS Gothic" w:eastAsia="MS Gothic" w:hAnsi="MS Gothic"/>
                <w:sz w:val="24"/>
                <w:szCs w:val="24"/>
              </w:rPr>
            </w:pPr>
            <w:r w:rsidRPr="002F4C21">
              <w:rPr>
                <w:rFonts w:ascii="MS Gothic" w:eastAsia="MS Gothic" w:hAnsi="MS Gothic" w:hint="eastAsia"/>
                <w:sz w:val="24"/>
                <w:szCs w:val="24"/>
              </w:rPr>
              <w:t xml:space="preserve">(i)　</w:t>
            </w:r>
            <w:r w:rsidR="006A65C0" w:rsidRPr="002F4C21">
              <w:rPr>
                <w:rFonts w:ascii="MS Gothic" w:eastAsia="MS Gothic" w:hAnsi="MS Gothic" w:hint="eastAsia"/>
                <w:sz w:val="24"/>
                <w:szCs w:val="24"/>
              </w:rPr>
              <w:t>生体の受入れ、放血、湯漬、脱羽、内臓摘出又は冷却を含む工程ごとに、当該工程につき発生するおそれのある食品衛生上の危害の原因となる物質及び当該危害の発生を防止するための措置(以下「管理措置」という。)(当該危害の原因となる物質が認められない場合にあつては、その理由)</w:t>
            </w:r>
          </w:p>
          <w:p w14:paraId="74A695DA" w14:textId="7E1E1BEF" w:rsidR="00307E39" w:rsidRPr="002F4C21" w:rsidRDefault="00EC5210" w:rsidP="0078289D">
            <w:pPr>
              <w:ind w:left="240" w:hangingChars="100" w:hanging="240"/>
              <w:rPr>
                <w:rFonts w:ascii="MS Gothic" w:eastAsia="MS Gothic" w:hAnsi="MS Gothic"/>
                <w:sz w:val="24"/>
                <w:szCs w:val="24"/>
              </w:rPr>
            </w:pPr>
            <w:r w:rsidRPr="002F4C21">
              <w:rPr>
                <w:rFonts w:ascii="MS Gothic" w:eastAsia="MS Gothic" w:hAnsi="MS Gothic" w:hint="eastAsia"/>
                <w:sz w:val="24"/>
                <w:szCs w:val="24"/>
              </w:rPr>
              <w:t xml:space="preserve">(i) </w:t>
            </w:r>
            <w:r w:rsidRPr="002F4C21">
              <w:rPr>
                <w:rFonts w:ascii="MS Gothic" w:eastAsia="MS Gothic" w:hAnsi="MS Gothic"/>
                <w:sz w:val="24"/>
                <w:szCs w:val="24"/>
              </w:rPr>
              <w:t>Measures to prevent the substances which may</w:t>
            </w:r>
            <w:r w:rsidRPr="002F4C21">
              <w:rPr>
                <w:rFonts w:ascii="MS Gothic" w:eastAsia="MS Gothic" w:hAnsi="MS Gothic" w:hint="eastAsia"/>
                <w:sz w:val="24"/>
                <w:szCs w:val="24"/>
              </w:rPr>
              <w:t xml:space="preserve"> </w:t>
            </w:r>
            <w:r w:rsidRPr="002F4C21">
              <w:rPr>
                <w:rFonts w:ascii="MS Gothic" w:eastAsia="MS Gothic" w:hAnsi="MS Gothic"/>
                <w:sz w:val="24"/>
                <w:szCs w:val="24"/>
              </w:rPr>
              <w:t>cause food sanitation hazards and the relevant</w:t>
            </w:r>
            <w:r w:rsidRPr="002F4C21">
              <w:rPr>
                <w:rFonts w:ascii="MS Gothic" w:eastAsia="MS Gothic" w:hAnsi="MS Gothic" w:hint="eastAsia"/>
                <w:sz w:val="24"/>
                <w:szCs w:val="24"/>
              </w:rPr>
              <w:t xml:space="preserve"> </w:t>
            </w:r>
            <w:r w:rsidRPr="002F4C21">
              <w:rPr>
                <w:rFonts w:ascii="MS Gothic" w:eastAsia="MS Gothic" w:hAnsi="MS Gothic"/>
                <w:sz w:val="24"/>
                <w:szCs w:val="24"/>
              </w:rPr>
              <w:t>hazards which may occur in the relevant processes</w:t>
            </w:r>
            <w:r w:rsidRPr="002F4C21">
              <w:rPr>
                <w:rFonts w:ascii="MS Gothic" w:eastAsia="MS Gothic" w:hAnsi="MS Gothic" w:hint="eastAsia"/>
                <w:sz w:val="24"/>
                <w:szCs w:val="24"/>
              </w:rPr>
              <w:t xml:space="preserve"> </w:t>
            </w:r>
            <w:r w:rsidRPr="002F4C21">
              <w:rPr>
                <w:rFonts w:ascii="MS Gothic" w:eastAsia="MS Gothic" w:hAnsi="MS Gothic"/>
                <w:sz w:val="24"/>
                <w:szCs w:val="24"/>
              </w:rPr>
              <w:t>from occurring (hereinafter referred to as “control</w:t>
            </w:r>
            <w:r w:rsidRPr="002F4C21">
              <w:rPr>
                <w:rFonts w:ascii="MS Gothic" w:eastAsia="MS Gothic" w:hAnsi="MS Gothic" w:hint="eastAsia"/>
                <w:sz w:val="24"/>
                <w:szCs w:val="24"/>
              </w:rPr>
              <w:t xml:space="preserve"> </w:t>
            </w:r>
            <w:r w:rsidRPr="002F4C21">
              <w:rPr>
                <w:rFonts w:ascii="MS Gothic" w:eastAsia="MS Gothic" w:hAnsi="MS Gothic"/>
                <w:sz w:val="24"/>
                <w:szCs w:val="24"/>
              </w:rPr>
              <w:t>measures”) for each process including the</w:t>
            </w:r>
            <w:r w:rsidRPr="002F4C21">
              <w:rPr>
                <w:rFonts w:ascii="MS Gothic" w:eastAsia="MS Gothic" w:hAnsi="MS Gothic" w:hint="eastAsia"/>
                <w:sz w:val="24"/>
                <w:szCs w:val="24"/>
              </w:rPr>
              <w:t xml:space="preserve"> </w:t>
            </w:r>
            <w:r w:rsidRPr="002F4C21">
              <w:rPr>
                <w:rFonts w:ascii="MS Gothic" w:eastAsia="MS Gothic" w:hAnsi="MS Gothic"/>
                <w:sz w:val="24"/>
                <w:szCs w:val="24"/>
              </w:rPr>
              <w:t xml:space="preserve">reception of live poultry, bleeding, </w:t>
            </w:r>
            <w:r w:rsidR="00922C33" w:rsidRPr="002F4C21">
              <w:rPr>
                <w:rFonts w:ascii="MS Gothic" w:eastAsia="MS Gothic" w:hAnsi="MS Gothic"/>
                <w:sz w:val="24"/>
                <w:szCs w:val="24"/>
              </w:rPr>
              <w:t>scalding, defeathering</w:t>
            </w:r>
            <w:r w:rsidRPr="002F4C21">
              <w:rPr>
                <w:rFonts w:ascii="MS Gothic" w:eastAsia="MS Gothic" w:hAnsi="MS Gothic"/>
                <w:sz w:val="24"/>
                <w:szCs w:val="24"/>
              </w:rPr>
              <w:t xml:space="preserve">, </w:t>
            </w:r>
            <w:r w:rsidR="00922C33" w:rsidRPr="002F4C21">
              <w:rPr>
                <w:rFonts w:ascii="MS Gothic" w:eastAsia="MS Gothic" w:hAnsi="MS Gothic"/>
                <w:sz w:val="24"/>
                <w:szCs w:val="24"/>
              </w:rPr>
              <w:t>evisceration</w:t>
            </w:r>
            <w:r w:rsidRPr="002F4C21">
              <w:rPr>
                <w:rFonts w:ascii="MS Gothic" w:eastAsia="MS Gothic" w:hAnsi="MS Gothic"/>
                <w:sz w:val="24"/>
                <w:szCs w:val="24"/>
              </w:rPr>
              <w:t xml:space="preserve"> and</w:t>
            </w:r>
            <w:r w:rsidRPr="002F4C21">
              <w:rPr>
                <w:rFonts w:ascii="MS Gothic" w:eastAsia="MS Gothic" w:hAnsi="MS Gothic" w:hint="eastAsia"/>
                <w:sz w:val="24"/>
                <w:szCs w:val="24"/>
              </w:rPr>
              <w:t xml:space="preserve"> </w:t>
            </w:r>
            <w:r w:rsidRPr="002F4C21">
              <w:rPr>
                <w:rFonts w:ascii="MS Gothic" w:eastAsia="MS Gothic" w:hAnsi="MS Gothic"/>
                <w:sz w:val="24"/>
                <w:szCs w:val="24"/>
              </w:rPr>
              <w:t>cooling (when no relevant substance which may</w:t>
            </w:r>
            <w:r w:rsidRPr="002F4C21">
              <w:rPr>
                <w:rFonts w:ascii="MS Gothic" w:eastAsia="MS Gothic" w:hAnsi="MS Gothic" w:hint="eastAsia"/>
                <w:sz w:val="24"/>
                <w:szCs w:val="24"/>
              </w:rPr>
              <w:t xml:space="preserve"> </w:t>
            </w:r>
            <w:r w:rsidRPr="002F4C21">
              <w:rPr>
                <w:rFonts w:ascii="MS Gothic" w:eastAsia="MS Gothic" w:hAnsi="MS Gothic"/>
                <w:sz w:val="24"/>
                <w:szCs w:val="24"/>
              </w:rPr>
              <w:t>cause hazards can be found, the reason is to be</w:t>
            </w:r>
            <w:r w:rsidRPr="002F4C21">
              <w:rPr>
                <w:rFonts w:ascii="MS Gothic" w:eastAsia="MS Gothic" w:hAnsi="MS Gothic" w:hint="eastAsia"/>
                <w:sz w:val="24"/>
                <w:szCs w:val="24"/>
              </w:rPr>
              <w:t xml:space="preserve"> </w:t>
            </w:r>
            <w:r w:rsidRPr="002F4C21">
              <w:rPr>
                <w:rFonts w:ascii="MS Gothic" w:eastAsia="MS Gothic" w:hAnsi="MS Gothic"/>
                <w:sz w:val="24"/>
                <w:szCs w:val="24"/>
              </w:rPr>
              <w:t>stated).</w:t>
            </w:r>
          </w:p>
          <w:p w14:paraId="1E102C76" w14:textId="236D353F" w:rsidR="00307E39" w:rsidRPr="002F4C21" w:rsidRDefault="00307E39" w:rsidP="0078289D">
            <w:pPr>
              <w:ind w:left="240" w:hangingChars="100" w:hanging="240"/>
              <w:rPr>
                <w:rFonts w:ascii="MS Gothic" w:eastAsia="MS Gothic" w:hAnsi="MS Gothic"/>
                <w:sz w:val="24"/>
                <w:szCs w:val="24"/>
              </w:rPr>
            </w:pPr>
          </w:p>
          <w:p w14:paraId="2FA068BC" w14:textId="06896EE2" w:rsidR="00307E39" w:rsidRPr="002F4C21" w:rsidRDefault="00307E39" w:rsidP="0078289D">
            <w:pPr>
              <w:ind w:left="240" w:hangingChars="100" w:hanging="240"/>
              <w:rPr>
                <w:rFonts w:ascii="MS Gothic" w:eastAsia="MS Gothic" w:hAnsi="MS Gothic"/>
                <w:sz w:val="24"/>
                <w:szCs w:val="24"/>
              </w:rPr>
            </w:pPr>
          </w:p>
          <w:p w14:paraId="616F7764" w14:textId="77777777" w:rsidR="00307E39" w:rsidRPr="002F4C21" w:rsidRDefault="00307E39" w:rsidP="0078289D">
            <w:pPr>
              <w:ind w:left="240" w:hangingChars="100" w:hanging="240"/>
              <w:rPr>
                <w:rFonts w:ascii="MS Gothic" w:eastAsia="MS Gothic" w:hAnsi="MS Gothic"/>
                <w:sz w:val="24"/>
                <w:szCs w:val="24"/>
              </w:rPr>
            </w:pPr>
          </w:p>
          <w:p w14:paraId="6BD7C569" w14:textId="6868F972" w:rsidR="00A749D0" w:rsidRPr="002F4C21" w:rsidRDefault="00A749D0" w:rsidP="0078289D">
            <w:pPr>
              <w:ind w:left="240" w:hangingChars="100" w:hanging="240"/>
              <w:rPr>
                <w:rFonts w:ascii="MS Gothic" w:eastAsia="MS Gothic" w:hAnsi="MS Gothic"/>
                <w:sz w:val="24"/>
                <w:szCs w:val="24"/>
              </w:rPr>
            </w:pPr>
            <w:r w:rsidRPr="002F4C21">
              <w:rPr>
                <w:rFonts w:ascii="MS Gothic" w:eastAsia="MS Gothic" w:hAnsi="MS Gothic" w:hint="eastAsia"/>
                <w:sz w:val="24"/>
                <w:szCs w:val="24"/>
              </w:rPr>
              <w:t>(ii)　(i)の工程のうち、</w:t>
            </w:r>
            <w:r w:rsidR="006A65C0" w:rsidRPr="002F4C21">
              <w:rPr>
                <w:rFonts w:ascii="MS Gothic" w:eastAsia="MS Gothic" w:hAnsi="MS Gothic" w:hint="eastAsia"/>
                <w:sz w:val="24"/>
                <w:szCs w:val="24"/>
              </w:rPr>
              <w:t>製品に係る食品衛生上の危害の発生を防止するため、当該工程に係る管理措置の実施状況の連続的な又は相当の頻度の確認を必要とするもの(以下「重要管理点」という。)(重要管理点を定めない場合にあつては、その理由)</w:t>
            </w:r>
          </w:p>
          <w:p w14:paraId="1E3680BA" w14:textId="10E8046D" w:rsidR="00251DE2" w:rsidRPr="002F4C21" w:rsidRDefault="00251DE2" w:rsidP="0078289D">
            <w:pPr>
              <w:ind w:left="240" w:hangingChars="100" w:hanging="240"/>
              <w:rPr>
                <w:rFonts w:ascii="MS Gothic" w:eastAsia="MS Gothic" w:hAnsi="MS Gothic"/>
                <w:sz w:val="24"/>
                <w:szCs w:val="24"/>
              </w:rPr>
            </w:pPr>
            <w:r w:rsidRPr="002F4C21">
              <w:rPr>
                <w:rFonts w:ascii="MS Gothic" w:eastAsia="MS Gothic" w:hAnsi="MS Gothic" w:hint="eastAsia"/>
                <w:sz w:val="24"/>
                <w:szCs w:val="24"/>
              </w:rPr>
              <w:t xml:space="preserve">(ii) </w:t>
            </w:r>
            <w:r w:rsidRPr="002F4C21">
              <w:rPr>
                <w:rFonts w:ascii="MS Gothic" w:eastAsia="MS Gothic" w:hAnsi="MS Gothic"/>
                <w:sz w:val="24"/>
                <w:szCs w:val="24"/>
              </w:rPr>
              <w:t>The processes of (i) in which the implementation</w:t>
            </w:r>
            <w:r w:rsidRPr="002F4C21">
              <w:rPr>
                <w:rFonts w:ascii="MS Gothic" w:eastAsia="MS Gothic" w:hAnsi="MS Gothic" w:hint="eastAsia"/>
                <w:sz w:val="24"/>
                <w:szCs w:val="24"/>
              </w:rPr>
              <w:t xml:space="preserve"> </w:t>
            </w:r>
            <w:r w:rsidRPr="002F4C21">
              <w:rPr>
                <w:rFonts w:ascii="MS Gothic" w:eastAsia="MS Gothic" w:hAnsi="MS Gothic"/>
                <w:sz w:val="24"/>
                <w:szCs w:val="24"/>
              </w:rPr>
              <w:t xml:space="preserve">status of the </w:t>
            </w:r>
            <w:r w:rsidRPr="002F4C21">
              <w:rPr>
                <w:rFonts w:ascii="MS Gothic" w:eastAsia="MS Gothic" w:hAnsi="MS Gothic"/>
                <w:sz w:val="24"/>
                <w:szCs w:val="24"/>
              </w:rPr>
              <w:lastRenderedPageBreak/>
              <w:t>control measures associated with the</w:t>
            </w:r>
            <w:r w:rsidRPr="002F4C21">
              <w:rPr>
                <w:rFonts w:ascii="MS Gothic" w:eastAsia="MS Gothic" w:hAnsi="MS Gothic" w:hint="eastAsia"/>
                <w:sz w:val="24"/>
                <w:szCs w:val="24"/>
              </w:rPr>
              <w:t xml:space="preserve"> </w:t>
            </w:r>
            <w:r w:rsidRPr="002F4C21">
              <w:rPr>
                <w:rFonts w:ascii="MS Gothic" w:eastAsia="MS Gothic" w:hAnsi="MS Gothic"/>
                <w:sz w:val="24"/>
                <w:szCs w:val="24"/>
              </w:rPr>
              <w:t>relevant process need to be checked continuously</w:t>
            </w:r>
            <w:r w:rsidRPr="002F4C21">
              <w:rPr>
                <w:rFonts w:ascii="MS Gothic" w:eastAsia="MS Gothic" w:hAnsi="MS Gothic" w:hint="eastAsia"/>
                <w:sz w:val="24"/>
                <w:szCs w:val="24"/>
              </w:rPr>
              <w:t xml:space="preserve"> </w:t>
            </w:r>
            <w:r w:rsidRPr="002F4C21">
              <w:rPr>
                <w:rFonts w:ascii="MS Gothic" w:eastAsia="MS Gothic" w:hAnsi="MS Gothic"/>
                <w:sz w:val="24"/>
                <w:szCs w:val="24"/>
              </w:rPr>
              <w:t>or at a fair frequency (hereinafter referred to as</w:t>
            </w:r>
            <w:r w:rsidRPr="002F4C21">
              <w:rPr>
                <w:rFonts w:ascii="MS Gothic" w:eastAsia="MS Gothic" w:hAnsi="MS Gothic" w:hint="eastAsia"/>
                <w:sz w:val="24"/>
                <w:szCs w:val="24"/>
              </w:rPr>
              <w:t>“</w:t>
            </w:r>
            <w:r w:rsidRPr="002F4C21">
              <w:rPr>
                <w:rFonts w:ascii="MS Gothic" w:eastAsia="MS Gothic" w:hAnsi="MS Gothic"/>
                <w:sz w:val="24"/>
                <w:szCs w:val="24"/>
              </w:rPr>
              <w:t>critical control point”) in order to prevent food</w:t>
            </w:r>
            <w:r w:rsidRPr="002F4C21">
              <w:rPr>
                <w:rFonts w:ascii="MS Gothic" w:eastAsia="MS Gothic" w:hAnsi="MS Gothic" w:hint="eastAsia"/>
                <w:sz w:val="24"/>
                <w:szCs w:val="24"/>
              </w:rPr>
              <w:t xml:space="preserve"> </w:t>
            </w:r>
            <w:r w:rsidRPr="002F4C21">
              <w:rPr>
                <w:rFonts w:ascii="MS Gothic" w:eastAsia="MS Gothic" w:hAnsi="MS Gothic"/>
                <w:sz w:val="24"/>
                <w:szCs w:val="24"/>
              </w:rPr>
              <w:t>sanitation hazards associated with the products</w:t>
            </w:r>
            <w:r w:rsidRPr="002F4C21">
              <w:rPr>
                <w:rFonts w:ascii="MS Gothic" w:eastAsia="MS Gothic" w:hAnsi="MS Gothic" w:hint="eastAsia"/>
                <w:sz w:val="24"/>
                <w:szCs w:val="24"/>
              </w:rPr>
              <w:t xml:space="preserve"> </w:t>
            </w:r>
            <w:r w:rsidRPr="002F4C21">
              <w:rPr>
                <w:rFonts w:ascii="MS Gothic" w:eastAsia="MS Gothic" w:hAnsi="MS Gothic"/>
                <w:sz w:val="24"/>
                <w:szCs w:val="24"/>
              </w:rPr>
              <w:t>(when a critical control point is not determined,</w:t>
            </w:r>
            <w:r w:rsidRPr="002F4C21">
              <w:rPr>
                <w:rFonts w:ascii="MS Gothic" w:eastAsia="MS Gothic" w:hAnsi="MS Gothic" w:hint="eastAsia"/>
                <w:sz w:val="24"/>
                <w:szCs w:val="24"/>
              </w:rPr>
              <w:t xml:space="preserve"> </w:t>
            </w:r>
            <w:r w:rsidRPr="002F4C21">
              <w:rPr>
                <w:rFonts w:ascii="MS Gothic" w:eastAsia="MS Gothic" w:hAnsi="MS Gothic"/>
                <w:sz w:val="24"/>
                <w:szCs w:val="24"/>
              </w:rPr>
              <w:t>the reason is to be stated).</w:t>
            </w:r>
          </w:p>
          <w:p w14:paraId="63438AD0" w14:textId="46069A16" w:rsidR="00251DE2" w:rsidRPr="002F4C21" w:rsidRDefault="00251DE2" w:rsidP="0078289D">
            <w:pPr>
              <w:ind w:left="240" w:hangingChars="100" w:hanging="240"/>
              <w:rPr>
                <w:rFonts w:ascii="MS Gothic" w:eastAsia="MS Gothic" w:hAnsi="MS Gothic"/>
                <w:sz w:val="24"/>
                <w:szCs w:val="24"/>
              </w:rPr>
            </w:pPr>
          </w:p>
          <w:p w14:paraId="0652271F" w14:textId="46BE66CC" w:rsidR="00251DE2" w:rsidRPr="002F4C21" w:rsidRDefault="00251DE2" w:rsidP="0078289D">
            <w:pPr>
              <w:ind w:left="240" w:hangingChars="100" w:hanging="240"/>
              <w:rPr>
                <w:rFonts w:ascii="MS Gothic" w:eastAsia="MS Gothic" w:hAnsi="MS Gothic"/>
                <w:sz w:val="24"/>
                <w:szCs w:val="24"/>
              </w:rPr>
            </w:pPr>
          </w:p>
          <w:p w14:paraId="117A747B" w14:textId="77777777" w:rsidR="00251DE2" w:rsidRPr="002F4C21" w:rsidRDefault="00251DE2" w:rsidP="0078289D">
            <w:pPr>
              <w:ind w:left="240" w:hangingChars="100" w:hanging="240"/>
              <w:rPr>
                <w:rFonts w:ascii="MS Gothic" w:eastAsia="MS Gothic" w:hAnsi="MS Gothic"/>
                <w:sz w:val="24"/>
                <w:szCs w:val="24"/>
              </w:rPr>
            </w:pPr>
          </w:p>
          <w:p w14:paraId="4FBD2BA1" w14:textId="4D1BBBE0" w:rsidR="00A749D0" w:rsidRPr="002F4C21" w:rsidRDefault="00A749D0" w:rsidP="0078289D">
            <w:pPr>
              <w:ind w:left="240" w:hangingChars="100" w:hanging="240"/>
              <w:rPr>
                <w:rFonts w:ascii="MS Gothic" w:eastAsia="MS Gothic" w:hAnsi="MS Gothic"/>
                <w:sz w:val="24"/>
                <w:szCs w:val="24"/>
              </w:rPr>
            </w:pPr>
            <w:r w:rsidRPr="002F4C21">
              <w:rPr>
                <w:rFonts w:ascii="MS Gothic" w:eastAsia="MS Gothic" w:hAnsi="MS Gothic" w:hint="eastAsia"/>
                <w:sz w:val="24"/>
                <w:szCs w:val="24"/>
              </w:rPr>
              <w:t xml:space="preserve">(iii)　</w:t>
            </w:r>
            <w:r w:rsidR="006A65C0" w:rsidRPr="002F4C21">
              <w:rPr>
                <w:rFonts w:ascii="MS Gothic" w:eastAsia="MS Gothic" w:hAnsi="MS Gothic" w:hint="eastAsia"/>
                <w:sz w:val="24"/>
                <w:szCs w:val="24"/>
              </w:rPr>
              <w:t>全ての重要管理点ごとに、当該重要管理点につき発生するおそれのある食品衛生上の危害の原因となる物質を許容できる範囲まで低減又は排除するための管理措置の基準</w:t>
            </w:r>
          </w:p>
          <w:p w14:paraId="3C03630E" w14:textId="7A262A5F" w:rsidR="00251DE2" w:rsidRPr="002F4C21" w:rsidRDefault="00251DE2" w:rsidP="0078289D">
            <w:pPr>
              <w:ind w:left="240" w:hangingChars="100" w:hanging="240"/>
              <w:rPr>
                <w:rFonts w:ascii="MS Gothic" w:eastAsia="MS Gothic" w:hAnsi="MS Gothic"/>
                <w:sz w:val="24"/>
                <w:szCs w:val="24"/>
              </w:rPr>
            </w:pPr>
            <w:r w:rsidRPr="002F4C21">
              <w:rPr>
                <w:rFonts w:ascii="MS Gothic" w:eastAsia="MS Gothic" w:hAnsi="MS Gothic"/>
                <w:sz w:val="24"/>
                <w:szCs w:val="24"/>
              </w:rPr>
              <w:t>(iii) Criteria of the control measures for each of all of the critical control points in order to reduce to an</w:t>
            </w:r>
            <w:r w:rsidRPr="002F4C21">
              <w:rPr>
                <w:rFonts w:ascii="MS Gothic" w:eastAsia="MS Gothic" w:hAnsi="MS Gothic" w:hint="eastAsia"/>
                <w:sz w:val="24"/>
                <w:szCs w:val="24"/>
              </w:rPr>
              <w:t xml:space="preserve"> </w:t>
            </w:r>
            <w:r w:rsidRPr="002F4C21">
              <w:rPr>
                <w:rFonts w:ascii="MS Gothic" w:eastAsia="MS Gothic" w:hAnsi="MS Gothic"/>
                <w:sz w:val="24"/>
                <w:szCs w:val="24"/>
              </w:rPr>
              <w:t>acceptable range or eliminate the substances</w:t>
            </w:r>
            <w:r w:rsidRPr="002F4C21">
              <w:rPr>
                <w:rFonts w:ascii="MS Gothic" w:eastAsia="MS Gothic" w:hAnsi="MS Gothic" w:hint="eastAsia"/>
                <w:sz w:val="24"/>
                <w:szCs w:val="24"/>
              </w:rPr>
              <w:t xml:space="preserve"> </w:t>
            </w:r>
            <w:r w:rsidRPr="002F4C21">
              <w:rPr>
                <w:rFonts w:ascii="MS Gothic" w:eastAsia="MS Gothic" w:hAnsi="MS Gothic"/>
                <w:sz w:val="24"/>
                <w:szCs w:val="24"/>
              </w:rPr>
              <w:t>which may cause food sanitation hazards which</w:t>
            </w:r>
            <w:r w:rsidRPr="002F4C21">
              <w:rPr>
                <w:rFonts w:ascii="MS Gothic" w:eastAsia="MS Gothic" w:hAnsi="MS Gothic" w:hint="eastAsia"/>
                <w:sz w:val="24"/>
                <w:szCs w:val="24"/>
              </w:rPr>
              <w:t xml:space="preserve"> </w:t>
            </w:r>
            <w:r w:rsidRPr="002F4C21">
              <w:rPr>
                <w:rFonts w:ascii="MS Gothic" w:eastAsia="MS Gothic" w:hAnsi="MS Gothic"/>
                <w:sz w:val="24"/>
                <w:szCs w:val="24"/>
              </w:rPr>
              <w:t>may occur at the relevant critical control point.</w:t>
            </w:r>
          </w:p>
          <w:p w14:paraId="5D6321AA" w14:textId="5C61665F" w:rsidR="00251DE2" w:rsidRPr="002F4C21" w:rsidRDefault="00251DE2" w:rsidP="0078289D">
            <w:pPr>
              <w:ind w:left="240" w:hangingChars="100" w:hanging="240"/>
              <w:rPr>
                <w:rFonts w:ascii="MS Gothic" w:eastAsia="MS Gothic" w:hAnsi="MS Gothic"/>
                <w:sz w:val="24"/>
                <w:szCs w:val="24"/>
              </w:rPr>
            </w:pPr>
          </w:p>
          <w:p w14:paraId="1FA12F71" w14:textId="77777777" w:rsidR="00251DE2" w:rsidRPr="002F4C21" w:rsidRDefault="00251DE2" w:rsidP="0078289D">
            <w:pPr>
              <w:ind w:left="240" w:hangingChars="100" w:hanging="240"/>
              <w:rPr>
                <w:rFonts w:ascii="MS Gothic" w:eastAsia="MS Gothic" w:hAnsi="MS Gothic"/>
                <w:sz w:val="24"/>
                <w:szCs w:val="24"/>
              </w:rPr>
            </w:pPr>
          </w:p>
          <w:p w14:paraId="40233FEE" w14:textId="77777777" w:rsidR="00251DE2" w:rsidRPr="002F4C21" w:rsidRDefault="00251DE2" w:rsidP="0078289D">
            <w:pPr>
              <w:rPr>
                <w:rFonts w:ascii="MS Gothic" w:eastAsia="MS Gothic" w:hAnsi="MS Gothic"/>
                <w:sz w:val="24"/>
                <w:szCs w:val="24"/>
              </w:rPr>
            </w:pPr>
          </w:p>
          <w:p w14:paraId="273F9B47" w14:textId="0125B5DE" w:rsidR="00A749D0" w:rsidRPr="002F4C21" w:rsidRDefault="00A749D0" w:rsidP="0078289D">
            <w:pPr>
              <w:rPr>
                <w:rFonts w:ascii="MS Gothic" w:eastAsia="MS Gothic" w:hAnsi="MS Gothic"/>
                <w:sz w:val="24"/>
                <w:szCs w:val="24"/>
              </w:rPr>
            </w:pPr>
            <w:r w:rsidRPr="002F4C21">
              <w:rPr>
                <w:rFonts w:ascii="MS Gothic" w:eastAsia="MS Gothic" w:hAnsi="MS Gothic" w:hint="eastAsia"/>
                <w:sz w:val="24"/>
                <w:szCs w:val="24"/>
              </w:rPr>
              <w:t>(iv)　(ii)の確認の方法</w:t>
            </w:r>
            <w:r w:rsidR="00031189" w:rsidRPr="002F4C21">
              <w:rPr>
                <w:rFonts w:ascii="MS Gothic" w:eastAsia="MS Gothic" w:hAnsi="MS Gothic" w:hint="eastAsia"/>
                <w:sz w:val="24"/>
                <w:szCs w:val="24"/>
              </w:rPr>
              <w:t>（重要管理点のモニタリング）</w:t>
            </w:r>
          </w:p>
          <w:p w14:paraId="4E34B9D3" w14:textId="4FC8ECE1" w:rsidR="00A749D0" w:rsidRPr="002F4C21" w:rsidRDefault="00251DE2" w:rsidP="0078289D">
            <w:pPr>
              <w:rPr>
                <w:rFonts w:ascii="MS Gothic" w:eastAsia="MS Gothic" w:hAnsi="MS Gothic"/>
                <w:sz w:val="24"/>
                <w:szCs w:val="24"/>
              </w:rPr>
            </w:pPr>
            <w:r w:rsidRPr="002F4C21">
              <w:rPr>
                <w:rFonts w:ascii="MS Gothic" w:eastAsia="MS Gothic" w:hAnsi="MS Gothic"/>
                <w:sz w:val="24"/>
                <w:szCs w:val="24"/>
              </w:rPr>
              <w:t>(iv) Method to confirm (ii)</w:t>
            </w:r>
            <w:r w:rsidR="00031189" w:rsidRPr="002F4C21">
              <w:rPr>
                <w:rFonts w:ascii="MS Gothic" w:eastAsia="MS Gothic" w:hAnsi="MS Gothic"/>
                <w:sz w:val="24"/>
                <w:szCs w:val="24"/>
              </w:rPr>
              <w:t xml:space="preserve"> (monitoring at the critical control points)</w:t>
            </w:r>
          </w:p>
          <w:p w14:paraId="57C9B4FC" w14:textId="77777777" w:rsidR="00A749D0" w:rsidRPr="002F4C21" w:rsidRDefault="00A749D0" w:rsidP="0078289D">
            <w:pPr>
              <w:rPr>
                <w:rFonts w:ascii="MS Gothic" w:eastAsia="MS Gothic" w:hAnsi="MS Gothic"/>
                <w:sz w:val="24"/>
                <w:szCs w:val="24"/>
              </w:rPr>
            </w:pPr>
          </w:p>
          <w:p w14:paraId="7030FF83" w14:textId="77777777" w:rsidR="00A749D0" w:rsidRPr="002F4C21" w:rsidRDefault="00A749D0" w:rsidP="0078289D">
            <w:pPr>
              <w:rPr>
                <w:rFonts w:ascii="MS Gothic" w:eastAsia="MS Gothic" w:hAnsi="MS Gothic"/>
                <w:sz w:val="24"/>
                <w:szCs w:val="24"/>
              </w:rPr>
            </w:pPr>
          </w:p>
          <w:p w14:paraId="22C727DF" w14:textId="77777777" w:rsidR="00A749D0" w:rsidRPr="002F4C21" w:rsidRDefault="00A749D0" w:rsidP="0078289D">
            <w:pPr>
              <w:rPr>
                <w:rFonts w:ascii="MS Gothic" w:eastAsia="MS Gothic" w:hAnsi="MS Gothic"/>
                <w:sz w:val="24"/>
                <w:szCs w:val="24"/>
              </w:rPr>
            </w:pPr>
          </w:p>
        </w:tc>
      </w:tr>
    </w:tbl>
    <w:p w14:paraId="465FA556" w14:textId="77777777" w:rsidR="00A749D0" w:rsidRPr="002F4C21" w:rsidRDefault="00A749D0" w:rsidP="00A749D0">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A749D0" w:rsidRPr="002F4C21" w14:paraId="7DF87F0D" w14:textId="77777777" w:rsidTr="0078289D">
        <w:tc>
          <w:tcPr>
            <w:tcW w:w="8494" w:type="dxa"/>
          </w:tcPr>
          <w:p w14:paraId="5E56A730" w14:textId="18CAE11B" w:rsidR="00A749D0" w:rsidRPr="002F4C21" w:rsidRDefault="003171A8" w:rsidP="00A43370">
            <w:pPr>
              <w:ind w:left="240" w:hangingChars="100" w:hanging="240"/>
              <w:rPr>
                <w:rFonts w:ascii="MS Gothic" w:eastAsia="MS Gothic" w:hAnsi="MS Gothic"/>
                <w:sz w:val="24"/>
                <w:szCs w:val="24"/>
              </w:rPr>
            </w:pPr>
            <w:r w:rsidRPr="002F4C21">
              <w:rPr>
                <w:rFonts w:ascii="MS Gothic" w:eastAsia="MS Gothic" w:hAnsi="MS Gothic"/>
                <w:sz w:val="24"/>
                <w:szCs w:val="24"/>
              </w:rPr>
              <w:t>b</w:t>
            </w:r>
            <w:r w:rsidR="00A749D0" w:rsidRPr="002F4C21">
              <w:rPr>
                <w:rFonts w:ascii="MS Gothic" w:eastAsia="MS Gothic" w:hAnsi="MS Gothic"/>
                <w:sz w:val="24"/>
                <w:szCs w:val="24"/>
              </w:rPr>
              <w:t>.</w:t>
            </w:r>
            <w:r w:rsidR="00A749D0" w:rsidRPr="002F4C21">
              <w:rPr>
                <w:rFonts w:ascii="MS Gothic" w:eastAsia="MS Gothic" w:hAnsi="MS Gothic" w:cs="MS PGothic" w:hint="eastAsia"/>
                <w:kern w:val="0"/>
                <w:szCs w:val="21"/>
              </w:rPr>
              <w:t xml:space="preserve"> </w:t>
            </w:r>
            <w:r w:rsidR="00A749D0" w:rsidRPr="002F4C21">
              <w:rPr>
                <w:rFonts w:ascii="MS Gothic" w:eastAsia="MS Gothic" w:hAnsi="MS Gothic" w:hint="eastAsia"/>
                <w:sz w:val="24"/>
                <w:szCs w:val="24"/>
              </w:rPr>
              <w:t>c</w:t>
            </w:r>
            <w:r w:rsidR="00A749D0" w:rsidRPr="002F4C21">
              <w:rPr>
                <w:rFonts w:ascii="MS Gothic" w:eastAsia="MS Gothic" w:hAnsi="MS Gothic"/>
                <w:sz w:val="24"/>
                <w:szCs w:val="24"/>
              </w:rPr>
              <w:t>(ii)の確認により重要管理点に係る管理措置が適切に講じられていないと認められたときに講ずべき改善措置の方法を記載した文書を作成すること。</w:t>
            </w:r>
          </w:p>
          <w:p w14:paraId="0FC5AE6D" w14:textId="3A2A7AC9" w:rsidR="00A749D0" w:rsidRPr="002F4C21" w:rsidRDefault="003171A8" w:rsidP="00A43370">
            <w:pPr>
              <w:ind w:left="240" w:hangingChars="100" w:hanging="240"/>
              <w:rPr>
                <w:rFonts w:ascii="MS Gothic" w:eastAsia="MS Gothic" w:hAnsi="MS Gothic"/>
                <w:sz w:val="24"/>
                <w:szCs w:val="24"/>
              </w:rPr>
            </w:pPr>
            <w:r w:rsidRPr="002F4C21">
              <w:rPr>
                <w:rFonts w:ascii="MS Gothic" w:eastAsia="MS Gothic" w:hAnsi="MS Gothic"/>
                <w:sz w:val="24"/>
                <w:szCs w:val="24"/>
              </w:rPr>
              <w:t>b</w:t>
            </w:r>
            <w:r w:rsidR="00852732" w:rsidRPr="002F4C21">
              <w:rPr>
                <w:rFonts w:ascii="MS Gothic" w:eastAsia="MS Gothic" w:hAnsi="MS Gothic"/>
                <w:sz w:val="24"/>
                <w:szCs w:val="24"/>
              </w:rPr>
              <w:t>. A document describing the method of the</w:t>
            </w:r>
            <w:r w:rsidR="00852732" w:rsidRPr="002F4C21">
              <w:rPr>
                <w:rFonts w:ascii="MS Gothic" w:eastAsia="MS Gothic" w:hAnsi="MS Gothic" w:hint="eastAsia"/>
                <w:sz w:val="24"/>
                <w:szCs w:val="24"/>
              </w:rPr>
              <w:t xml:space="preserve"> </w:t>
            </w:r>
            <w:r w:rsidR="00852732" w:rsidRPr="002F4C21">
              <w:rPr>
                <w:rFonts w:ascii="MS Gothic" w:eastAsia="MS Gothic" w:hAnsi="MS Gothic"/>
                <w:sz w:val="24"/>
                <w:szCs w:val="24"/>
              </w:rPr>
              <w:t>improvement measures which shall be taken when</w:t>
            </w:r>
            <w:r w:rsidR="00852732" w:rsidRPr="002F4C21">
              <w:rPr>
                <w:rFonts w:ascii="MS Gothic" w:eastAsia="MS Gothic" w:hAnsi="MS Gothic" w:hint="eastAsia"/>
                <w:sz w:val="24"/>
                <w:szCs w:val="24"/>
              </w:rPr>
              <w:t xml:space="preserve"> </w:t>
            </w:r>
            <w:r w:rsidR="00852732" w:rsidRPr="002F4C21">
              <w:rPr>
                <w:rFonts w:ascii="MS Gothic" w:eastAsia="MS Gothic" w:hAnsi="MS Gothic"/>
                <w:sz w:val="24"/>
                <w:szCs w:val="24"/>
              </w:rPr>
              <w:t>the control measures associated with the critical</w:t>
            </w:r>
            <w:r w:rsidR="00852732" w:rsidRPr="002F4C21">
              <w:rPr>
                <w:rFonts w:ascii="MS Gothic" w:eastAsia="MS Gothic" w:hAnsi="MS Gothic" w:hint="eastAsia"/>
                <w:sz w:val="24"/>
                <w:szCs w:val="24"/>
              </w:rPr>
              <w:t xml:space="preserve"> </w:t>
            </w:r>
            <w:r w:rsidR="00852732" w:rsidRPr="002F4C21">
              <w:rPr>
                <w:rFonts w:ascii="MS Gothic" w:eastAsia="MS Gothic" w:hAnsi="MS Gothic"/>
                <w:sz w:val="24"/>
                <w:szCs w:val="24"/>
              </w:rPr>
              <w:t>control points are not found to be taken properly</w:t>
            </w:r>
            <w:r w:rsidR="00852732" w:rsidRPr="002F4C21">
              <w:rPr>
                <w:rFonts w:ascii="MS Gothic" w:eastAsia="MS Gothic" w:hAnsi="MS Gothic" w:hint="eastAsia"/>
                <w:sz w:val="24"/>
                <w:szCs w:val="24"/>
              </w:rPr>
              <w:t xml:space="preserve"> </w:t>
            </w:r>
            <w:r w:rsidR="00852732" w:rsidRPr="002F4C21">
              <w:rPr>
                <w:rFonts w:ascii="MS Gothic" w:eastAsia="MS Gothic" w:hAnsi="MS Gothic"/>
                <w:sz w:val="24"/>
                <w:szCs w:val="24"/>
              </w:rPr>
              <w:t>upon the confirmation of c (ii) shall be prepared.</w:t>
            </w:r>
          </w:p>
          <w:p w14:paraId="14398C44" w14:textId="77777777" w:rsidR="00852732" w:rsidRPr="002F4C21" w:rsidRDefault="00852732" w:rsidP="0078289D">
            <w:pPr>
              <w:rPr>
                <w:rFonts w:ascii="MS Gothic" w:eastAsia="MS Gothic" w:hAnsi="MS Gothic"/>
                <w:sz w:val="24"/>
                <w:szCs w:val="24"/>
              </w:rPr>
            </w:pPr>
          </w:p>
          <w:p w14:paraId="2DC1375B" w14:textId="77777777" w:rsidR="00A749D0" w:rsidRPr="002F4C21" w:rsidRDefault="00A749D0" w:rsidP="0078289D">
            <w:pPr>
              <w:rPr>
                <w:rFonts w:ascii="MS Gothic" w:eastAsia="MS Gothic" w:hAnsi="MS Gothic"/>
                <w:sz w:val="24"/>
                <w:szCs w:val="24"/>
              </w:rPr>
            </w:pPr>
          </w:p>
          <w:p w14:paraId="68757AE5" w14:textId="77777777" w:rsidR="00A749D0" w:rsidRPr="002F4C21" w:rsidRDefault="00A749D0" w:rsidP="0078289D">
            <w:pPr>
              <w:rPr>
                <w:rFonts w:ascii="MS Gothic" w:eastAsia="MS Gothic" w:hAnsi="MS Gothic"/>
                <w:sz w:val="24"/>
                <w:szCs w:val="24"/>
              </w:rPr>
            </w:pPr>
          </w:p>
        </w:tc>
      </w:tr>
    </w:tbl>
    <w:p w14:paraId="412F0A16" w14:textId="77777777" w:rsidR="00A749D0" w:rsidRPr="002F4C21" w:rsidRDefault="00A749D0" w:rsidP="00A749D0">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A749D0" w:rsidRPr="002F4C21" w14:paraId="5CFB26A2" w14:textId="77777777" w:rsidTr="0078289D">
        <w:tc>
          <w:tcPr>
            <w:tcW w:w="8494" w:type="dxa"/>
          </w:tcPr>
          <w:p w14:paraId="44A2CB47" w14:textId="0AB550C8" w:rsidR="00A749D0" w:rsidRPr="002F4C21" w:rsidRDefault="003171A8" w:rsidP="00A43370">
            <w:pPr>
              <w:ind w:left="240" w:hangingChars="100" w:hanging="240"/>
              <w:rPr>
                <w:rFonts w:ascii="MS Gothic" w:eastAsia="MS Gothic" w:hAnsi="MS Gothic"/>
                <w:sz w:val="24"/>
                <w:szCs w:val="24"/>
              </w:rPr>
            </w:pPr>
            <w:r w:rsidRPr="002F4C21">
              <w:rPr>
                <w:rFonts w:ascii="MS Gothic" w:eastAsia="MS Gothic" w:hAnsi="MS Gothic"/>
                <w:sz w:val="24"/>
                <w:szCs w:val="24"/>
              </w:rPr>
              <w:t>c</w:t>
            </w:r>
            <w:r w:rsidR="00A749D0" w:rsidRPr="002F4C21">
              <w:rPr>
                <w:rFonts w:ascii="MS Gothic" w:eastAsia="MS Gothic" w:hAnsi="MS Gothic"/>
                <w:sz w:val="24"/>
                <w:szCs w:val="24"/>
              </w:rPr>
              <w:t>.</w:t>
            </w:r>
            <w:r w:rsidR="00A749D0" w:rsidRPr="002F4C21">
              <w:rPr>
                <w:rFonts w:ascii="MS Gothic" w:eastAsia="MS Gothic" w:hAnsi="MS Gothic" w:cs="MS PGothic" w:hint="eastAsia"/>
                <w:kern w:val="0"/>
                <w:szCs w:val="21"/>
              </w:rPr>
              <w:t xml:space="preserve"> </w:t>
            </w:r>
            <w:r w:rsidR="00A749D0" w:rsidRPr="002F4C21">
              <w:rPr>
                <w:rFonts w:ascii="MS Gothic" w:eastAsia="MS Gothic" w:hAnsi="MS Gothic" w:hint="eastAsia"/>
                <w:sz w:val="24"/>
                <w:szCs w:val="24"/>
              </w:rPr>
              <w:t>製品の試験の方法その他の食品衛生上の危害の発生が適切に防止されてい</w:t>
            </w:r>
            <w:r w:rsidR="00A749D0" w:rsidRPr="002F4C21">
              <w:rPr>
                <w:rFonts w:ascii="MS Gothic" w:eastAsia="MS Gothic" w:hAnsi="MS Gothic" w:hint="eastAsia"/>
                <w:sz w:val="24"/>
                <w:szCs w:val="24"/>
              </w:rPr>
              <w:lastRenderedPageBreak/>
              <w:t>ることを検証するための方法を記載した文書を作成すること。</w:t>
            </w:r>
          </w:p>
          <w:p w14:paraId="345D421A" w14:textId="68E8C160" w:rsidR="00A749D0" w:rsidRPr="002F4C21" w:rsidRDefault="003171A8" w:rsidP="00A43370">
            <w:pPr>
              <w:ind w:left="240" w:hangingChars="100" w:hanging="240"/>
              <w:rPr>
                <w:rFonts w:ascii="MS Gothic" w:eastAsia="MS Gothic" w:hAnsi="MS Gothic"/>
                <w:sz w:val="24"/>
                <w:szCs w:val="24"/>
              </w:rPr>
            </w:pPr>
            <w:r w:rsidRPr="002F4C21">
              <w:rPr>
                <w:rFonts w:ascii="MS Gothic" w:eastAsia="MS Gothic" w:hAnsi="MS Gothic"/>
                <w:sz w:val="24"/>
                <w:szCs w:val="24"/>
              </w:rPr>
              <w:t>c</w:t>
            </w:r>
            <w:r w:rsidR="00852732" w:rsidRPr="002F4C21">
              <w:rPr>
                <w:rFonts w:ascii="MS Gothic" w:eastAsia="MS Gothic" w:hAnsi="MS Gothic"/>
                <w:sz w:val="24"/>
                <w:szCs w:val="24"/>
              </w:rPr>
              <w:t>. A document describing the method to verify that the</w:t>
            </w:r>
            <w:r w:rsidR="00852732" w:rsidRPr="002F4C21">
              <w:rPr>
                <w:rFonts w:ascii="MS Gothic" w:eastAsia="MS Gothic" w:hAnsi="MS Gothic" w:hint="eastAsia"/>
                <w:sz w:val="24"/>
                <w:szCs w:val="24"/>
              </w:rPr>
              <w:t xml:space="preserve"> </w:t>
            </w:r>
            <w:r w:rsidR="00852732" w:rsidRPr="002F4C21">
              <w:rPr>
                <w:rFonts w:ascii="MS Gothic" w:eastAsia="MS Gothic" w:hAnsi="MS Gothic"/>
                <w:sz w:val="24"/>
                <w:szCs w:val="24"/>
              </w:rPr>
              <w:t>testing method of the products is properly</w:t>
            </w:r>
            <w:r w:rsidR="00852732" w:rsidRPr="002F4C21">
              <w:rPr>
                <w:rFonts w:ascii="MS Gothic" w:eastAsia="MS Gothic" w:hAnsi="MS Gothic" w:hint="eastAsia"/>
                <w:sz w:val="24"/>
                <w:szCs w:val="24"/>
              </w:rPr>
              <w:t xml:space="preserve"> </w:t>
            </w:r>
            <w:r w:rsidR="00852732" w:rsidRPr="002F4C21">
              <w:rPr>
                <w:rFonts w:ascii="MS Gothic" w:eastAsia="MS Gothic" w:hAnsi="MS Gothic"/>
                <w:sz w:val="24"/>
                <w:szCs w:val="24"/>
              </w:rPr>
              <w:t>preventing food sanitation hazards shall be</w:t>
            </w:r>
            <w:r w:rsidR="00852732" w:rsidRPr="002F4C21">
              <w:rPr>
                <w:rFonts w:ascii="MS Gothic" w:eastAsia="MS Gothic" w:hAnsi="MS Gothic" w:hint="eastAsia"/>
                <w:sz w:val="24"/>
                <w:szCs w:val="24"/>
              </w:rPr>
              <w:t xml:space="preserve"> </w:t>
            </w:r>
            <w:r w:rsidR="00852732" w:rsidRPr="002F4C21">
              <w:rPr>
                <w:rFonts w:ascii="MS Gothic" w:eastAsia="MS Gothic" w:hAnsi="MS Gothic"/>
                <w:sz w:val="24"/>
                <w:szCs w:val="24"/>
              </w:rPr>
              <w:t>prepared.</w:t>
            </w:r>
          </w:p>
          <w:p w14:paraId="78BDBB14" w14:textId="77777777" w:rsidR="00A749D0" w:rsidRPr="002F4C21" w:rsidRDefault="00A749D0" w:rsidP="0078289D">
            <w:pPr>
              <w:rPr>
                <w:rFonts w:ascii="MS Gothic" w:eastAsia="MS Gothic" w:hAnsi="MS Gothic"/>
                <w:sz w:val="24"/>
                <w:szCs w:val="24"/>
              </w:rPr>
            </w:pPr>
          </w:p>
          <w:p w14:paraId="21BEF417" w14:textId="77777777" w:rsidR="00A749D0" w:rsidRPr="002F4C21" w:rsidRDefault="00A749D0" w:rsidP="0078289D">
            <w:pPr>
              <w:rPr>
                <w:rFonts w:ascii="MS Gothic" w:eastAsia="MS Gothic" w:hAnsi="MS Gothic"/>
                <w:sz w:val="24"/>
                <w:szCs w:val="24"/>
              </w:rPr>
            </w:pPr>
          </w:p>
          <w:p w14:paraId="35A6D9B8" w14:textId="77777777" w:rsidR="00A749D0" w:rsidRPr="002F4C21" w:rsidRDefault="00A749D0" w:rsidP="0078289D">
            <w:pPr>
              <w:rPr>
                <w:rFonts w:ascii="MS Gothic" w:eastAsia="MS Gothic" w:hAnsi="MS Gothic"/>
                <w:sz w:val="24"/>
                <w:szCs w:val="24"/>
              </w:rPr>
            </w:pPr>
          </w:p>
        </w:tc>
      </w:tr>
    </w:tbl>
    <w:p w14:paraId="2A05F6EF" w14:textId="77777777" w:rsidR="00A749D0" w:rsidRPr="002F4C21" w:rsidRDefault="00A749D0" w:rsidP="00A749D0">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A749D0" w:rsidRPr="002F4C21" w14:paraId="5089D565" w14:textId="77777777" w:rsidTr="0078289D">
        <w:tc>
          <w:tcPr>
            <w:tcW w:w="8494" w:type="dxa"/>
          </w:tcPr>
          <w:p w14:paraId="41DEFFBF" w14:textId="444F6CF8" w:rsidR="00A749D0" w:rsidRPr="002F4C21" w:rsidRDefault="003171A8" w:rsidP="00A43370">
            <w:pPr>
              <w:ind w:left="240" w:hangingChars="100" w:hanging="240"/>
              <w:rPr>
                <w:rFonts w:ascii="MS Gothic" w:eastAsia="MS Gothic" w:hAnsi="MS Gothic"/>
                <w:sz w:val="24"/>
                <w:szCs w:val="24"/>
              </w:rPr>
            </w:pPr>
            <w:r w:rsidRPr="002F4C21">
              <w:rPr>
                <w:rFonts w:ascii="MS Gothic" w:eastAsia="MS Gothic" w:hAnsi="MS Gothic"/>
                <w:sz w:val="24"/>
                <w:szCs w:val="24"/>
              </w:rPr>
              <w:t>d</w:t>
            </w:r>
            <w:r w:rsidR="00A749D0" w:rsidRPr="002F4C21">
              <w:rPr>
                <w:rFonts w:ascii="MS Gothic" w:eastAsia="MS Gothic" w:hAnsi="MS Gothic"/>
                <w:sz w:val="24"/>
                <w:szCs w:val="24"/>
              </w:rPr>
              <w:t>.</w:t>
            </w:r>
            <w:r w:rsidR="00A749D0" w:rsidRPr="002F4C21">
              <w:rPr>
                <w:rFonts w:ascii="MS Gothic" w:eastAsia="MS Gothic" w:hAnsi="MS Gothic" w:cs="MS PGothic" w:hint="eastAsia"/>
                <w:kern w:val="0"/>
                <w:szCs w:val="21"/>
              </w:rPr>
              <w:t xml:space="preserve"> </w:t>
            </w:r>
            <w:r w:rsidR="00A749D0" w:rsidRPr="002F4C21">
              <w:rPr>
                <w:rFonts w:ascii="MS Gothic" w:eastAsia="MS Gothic" w:hAnsi="MS Gothic" w:hint="eastAsia"/>
                <w:sz w:val="24"/>
                <w:szCs w:val="24"/>
              </w:rPr>
              <w:t>次に掲げる事項について、その記録の方法並びに当該記録の保存の方法及び期間を記載した文書を作成すること。</w:t>
            </w:r>
          </w:p>
          <w:p w14:paraId="6B3EFD32" w14:textId="361451EB" w:rsidR="006A64D2" w:rsidRPr="002F4C21" w:rsidRDefault="003171A8" w:rsidP="00A43370">
            <w:pPr>
              <w:ind w:left="240" w:hangingChars="100" w:hanging="240"/>
              <w:rPr>
                <w:rFonts w:ascii="MS Gothic" w:eastAsia="MS Gothic" w:hAnsi="MS Gothic"/>
                <w:sz w:val="24"/>
                <w:szCs w:val="24"/>
              </w:rPr>
            </w:pPr>
            <w:r w:rsidRPr="002F4C21">
              <w:rPr>
                <w:rFonts w:ascii="MS Gothic" w:eastAsia="MS Gothic" w:hAnsi="MS Gothic"/>
                <w:sz w:val="24"/>
                <w:szCs w:val="24"/>
              </w:rPr>
              <w:t>d</w:t>
            </w:r>
            <w:r w:rsidR="006A64D2" w:rsidRPr="002F4C21">
              <w:rPr>
                <w:rFonts w:ascii="MS Gothic" w:eastAsia="MS Gothic" w:hAnsi="MS Gothic"/>
                <w:sz w:val="24"/>
                <w:szCs w:val="24"/>
              </w:rPr>
              <w:t>. A document describing the recording method and</w:t>
            </w:r>
            <w:r w:rsidR="006A64D2" w:rsidRPr="002F4C21">
              <w:rPr>
                <w:rFonts w:ascii="MS Gothic" w:eastAsia="MS Gothic" w:hAnsi="MS Gothic" w:hint="eastAsia"/>
                <w:sz w:val="24"/>
                <w:szCs w:val="24"/>
              </w:rPr>
              <w:t xml:space="preserve"> </w:t>
            </w:r>
            <w:r w:rsidR="006A64D2" w:rsidRPr="002F4C21">
              <w:rPr>
                <w:rFonts w:ascii="MS Gothic" w:eastAsia="MS Gothic" w:hAnsi="MS Gothic"/>
                <w:sz w:val="24"/>
                <w:szCs w:val="24"/>
              </w:rPr>
              <w:t>the method and duration of storage of the relevant</w:t>
            </w:r>
            <w:r w:rsidR="006A64D2" w:rsidRPr="002F4C21">
              <w:rPr>
                <w:rFonts w:ascii="MS Gothic" w:eastAsia="MS Gothic" w:hAnsi="MS Gothic" w:hint="eastAsia"/>
                <w:sz w:val="24"/>
                <w:szCs w:val="24"/>
              </w:rPr>
              <w:t xml:space="preserve"> </w:t>
            </w:r>
            <w:r w:rsidR="006A64D2" w:rsidRPr="002F4C21">
              <w:rPr>
                <w:rFonts w:ascii="MS Gothic" w:eastAsia="MS Gothic" w:hAnsi="MS Gothic"/>
                <w:sz w:val="24"/>
                <w:szCs w:val="24"/>
              </w:rPr>
              <w:t>records shall be prepared for the following items.</w:t>
            </w:r>
          </w:p>
          <w:p w14:paraId="230622D2" w14:textId="77777777" w:rsidR="00A749D0" w:rsidRPr="002F4C21" w:rsidRDefault="00A749D0" w:rsidP="0078289D">
            <w:pPr>
              <w:rPr>
                <w:rFonts w:ascii="MS Gothic" w:eastAsia="MS Gothic" w:hAnsi="MS Gothic"/>
                <w:sz w:val="24"/>
                <w:szCs w:val="24"/>
              </w:rPr>
            </w:pPr>
            <w:r w:rsidRPr="002F4C21">
              <w:rPr>
                <w:rFonts w:ascii="MS Gothic" w:eastAsia="MS Gothic" w:hAnsi="MS Gothic"/>
                <w:sz w:val="24"/>
                <w:szCs w:val="24"/>
              </w:rPr>
              <w:t xml:space="preserve">(i)　</w:t>
            </w:r>
            <w:r w:rsidRPr="002F4C21">
              <w:rPr>
                <w:rFonts w:ascii="MS Gothic" w:eastAsia="MS Gothic" w:hAnsi="MS Gothic" w:hint="eastAsia"/>
                <w:sz w:val="24"/>
                <w:szCs w:val="24"/>
              </w:rPr>
              <w:t>c</w:t>
            </w:r>
            <w:r w:rsidRPr="002F4C21">
              <w:rPr>
                <w:rFonts w:ascii="MS Gothic" w:eastAsia="MS Gothic" w:hAnsi="MS Gothic"/>
                <w:sz w:val="24"/>
                <w:szCs w:val="24"/>
              </w:rPr>
              <w:t>(ii)の確認に関する事項</w:t>
            </w:r>
          </w:p>
          <w:p w14:paraId="334B2C7A" w14:textId="66F2C273" w:rsidR="006A64D2" w:rsidRPr="002F4C21" w:rsidRDefault="006A64D2" w:rsidP="0078289D">
            <w:pPr>
              <w:rPr>
                <w:rFonts w:ascii="MS Gothic" w:eastAsia="MS Gothic" w:hAnsi="MS Gothic"/>
                <w:sz w:val="24"/>
                <w:szCs w:val="24"/>
              </w:rPr>
            </w:pPr>
            <w:r w:rsidRPr="002F4C21">
              <w:rPr>
                <w:rFonts w:ascii="MS Gothic" w:eastAsia="MS Gothic" w:hAnsi="MS Gothic" w:hint="eastAsia"/>
                <w:sz w:val="24"/>
                <w:szCs w:val="24"/>
              </w:rPr>
              <w:t xml:space="preserve">(i) </w:t>
            </w:r>
            <w:r w:rsidRPr="002F4C21">
              <w:rPr>
                <w:rFonts w:ascii="MS Gothic" w:eastAsia="MS Gothic" w:hAnsi="MS Gothic"/>
                <w:sz w:val="24"/>
                <w:szCs w:val="24"/>
              </w:rPr>
              <w:t>Items regarding the confirmation of (c) (ii)</w:t>
            </w:r>
          </w:p>
          <w:p w14:paraId="2E151171" w14:textId="77777777" w:rsidR="006A64D2" w:rsidRPr="002F4C21" w:rsidRDefault="006A64D2" w:rsidP="0078289D">
            <w:pPr>
              <w:rPr>
                <w:rFonts w:ascii="MS Gothic" w:eastAsia="MS Gothic" w:hAnsi="MS Gothic"/>
                <w:sz w:val="24"/>
                <w:szCs w:val="24"/>
              </w:rPr>
            </w:pPr>
          </w:p>
          <w:p w14:paraId="0D867D4B" w14:textId="77777777" w:rsidR="006A64D2" w:rsidRPr="002F4C21" w:rsidRDefault="006A64D2" w:rsidP="0078289D">
            <w:pPr>
              <w:rPr>
                <w:rFonts w:ascii="MS Gothic" w:eastAsia="MS Gothic" w:hAnsi="MS Gothic"/>
                <w:sz w:val="24"/>
                <w:szCs w:val="24"/>
              </w:rPr>
            </w:pPr>
          </w:p>
          <w:p w14:paraId="06A3896F" w14:textId="77777777" w:rsidR="006A64D2" w:rsidRPr="002F4C21" w:rsidRDefault="006A64D2" w:rsidP="0078289D">
            <w:pPr>
              <w:rPr>
                <w:rFonts w:ascii="MS Gothic" w:eastAsia="MS Gothic" w:hAnsi="MS Gothic"/>
                <w:sz w:val="24"/>
                <w:szCs w:val="24"/>
              </w:rPr>
            </w:pPr>
          </w:p>
          <w:p w14:paraId="3D72A35D" w14:textId="4E000A15" w:rsidR="00A749D0" w:rsidRPr="002F4C21" w:rsidRDefault="00A749D0" w:rsidP="0078289D">
            <w:pPr>
              <w:rPr>
                <w:rFonts w:ascii="MS Gothic" w:eastAsia="MS Gothic" w:hAnsi="MS Gothic"/>
                <w:sz w:val="24"/>
                <w:szCs w:val="24"/>
              </w:rPr>
            </w:pPr>
            <w:r w:rsidRPr="002F4C21">
              <w:rPr>
                <w:rFonts w:ascii="MS Gothic" w:eastAsia="MS Gothic" w:hAnsi="MS Gothic"/>
                <w:sz w:val="24"/>
                <w:szCs w:val="24"/>
              </w:rPr>
              <w:t xml:space="preserve">(ii)　</w:t>
            </w:r>
            <w:r w:rsidRPr="002F4C21">
              <w:rPr>
                <w:rFonts w:ascii="MS Gothic" w:eastAsia="MS Gothic" w:hAnsi="MS Gothic" w:hint="eastAsia"/>
                <w:sz w:val="24"/>
                <w:szCs w:val="24"/>
              </w:rPr>
              <w:t>d</w:t>
            </w:r>
            <w:r w:rsidRPr="002F4C21">
              <w:rPr>
                <w:rFonts w:ascii="MS Gothic" w:eastAsia="MS Gothic" w:hAnsi="MS Gothic"/>
                <w:sz w:val="24"/>
                <w:szCs w:val="24"/>
              </w:rPr>
              <w:t>の改善措置に関する事項</w:t>
            </w:r>
          </w:p>
          <w:p w14:paraId="728F95B4" w14:textId="57EC80E5" w:rsidR="006A64D2" w:rsidRPr="002F4C21" w:rsidRDefault="006A64D2" w:rsidP="0078289D">
            <w:pPr>
              <w:rPr>
                <w:rFonts w:ascii="MS Gothic" w:eastAsia="MS Gothic" w:hAnsi="MS Gothic"/>
                <w:sz w:val="24"/>
                <w:szCs w:val="24"/>
              </w:rPr>
            </w:pPr>
            <w:r w:rsidRPr="002F4C21">
              <w:rPr>
                <w:rFonts w:ascii="MS Gothic" w:eastAsia="MS Gothic" w:hAnsi="MS Gothic"/>
                <w:sz w:val="24"/>
                <w:szCs w:val="24"/>
              </w:rPr>
              <w:t>(ii) Items regarding the improvement measures of (d)</w:t>
            </w:r>
          </w:p>
          <w:p w14:paraId="31EE7F16" w14:textId="2CEF29D6" w:rsidR="006A64D2" w:rsidRPr="002F4C21" w:rsidRDefault="006A64D2" w:rsidP="0078289D">
            <w:pPr>
              <w:rPr>
                <w:rFonts w:ascii="MS Gothic" w:eastAsia="MS Gothic" w:hAnsi="MS Gothic"/>
                <w:sz w:val="24"/>
                <w:szCs w:val="24"/>
              </w:rPr>
            </w:pPr>
          </w:p>
          <w:p w14:paraId="6E24B588" w14:textId="61B7C61E" w:rsidR="006A64D2" w:rsidRPr="002F4C21" w:rsidRDefault="006A64D2" w:rsidP="0078289D">
            <w:pPr>
              <w:rPr>
                <w:rFonts w:ascii="MS Gothic" w:eastAsia="MS Gothic" w:hAnsi="MS Gothic"/>
                <w:sz w:val="24"/>
                <w:szCs w:val="24"/>
              </w:rPr>
            </w:pPr>
          </w:p>
          <w:p w14:paraId="62385665" w14:textId="77777777" w:rsidR="006A64D2" w:rsidRPr="002F4C21" w:rsidRDefault="006A64D2" w:rsidP="0078289D">
            <w:pPr>
              <w:rPr>
                <w:rFonts w:ascii="MS Gothic" w:eastAsia="MS Gothic" w:hAnsi="MS Gothic"/>
                <w:sz w:val="24"/>
                <w:szCs w:val="24"/>
              </w:rPr>
            </w:pPr>
          </w:p>
          <w:p w14:paraId="71F1EECA" w14:textId="77777777" w:rsidR="00A749D0" w:rsidRPr="002F4C21" w:rsidRDefault="00A749D0" w:rsidP="0078289D">
            <w:pPr>
              <w:rPr>
                <w:rFonts w:ascii="MS Gothic" w:eastAsia="MS Gothic" w:hAnsi="MS Gothic"/>
                <w:sz w:val="24"/>
                <w:szCs w:val="24"/>
              </w:rPr>
            </w:pPr>
            <w:r w:rsidRPr="002F4C21">
              <w:rPr>
                <w:rFonts w:ascii="MS Gothic" w:eastAsia="MS Gothic" w:hAnsi="MS Gothic"/>
                <w:sz w:val="24"/>
                <w:szCs w:val="24"/>
              </w:rPr>
              <w:t xml:space="preserve">(iii)　</w:t>
            </w:r>
            <w:r w:rsidRPr="002F4C21">
              <w:rPr>
                <w:rFonts w:ascii="MS Gothic" w:eastAsia="MS Gothic" w:hAnsi="MS Gothic" w:hint="eastAsia"/>
                <w:sz w:val="24"/>
                <w:szCs w:val="24"/>
              </w:rPr>
              <w:t>e</w:t>
            </w:r>
            <w:r w:rsidRPr="002F4C21">
              <w:rPr>
                <w:rFonts w:ascii="MS Gothic" w:eastAsia="MS Gothic" w:hAnsi="MS Gothic"/>
                <w:sz w:val="24"/>
                <w:szCs w:val="24"/>
              </w:rPr>
              <w:t>の検証に関する事項</w:t>
            </w:r>
          </w:p>
          <w:p w14:paraId="6962AA93" w14:textId="5B37C51A" w:rsidR="00A749D0" w:rsidRPr="002F4C21" w:rsidRDefault="006A64D2" w:rsidP="0078289D">
            <w:pPr>
              <w:rPr>
                <w:rFonts w:ascii="MS Gothic" w:eastAsia="MS Gothic" w:hAnsi="MS Gothic"/>
                <w:sz w:val="24"/>
                <w:szCs w:val="24"/>
              </w:rPr>
            </w:pPr>
            <w:r w:rsidRPr="002F4C21">
              <w:rPr>
                <w:rFonts w:ascii="MS Gothic" w:eastAsia="MS Gothic" w:hAnsi="MS Gothic"/>
                <w:sz w:val="24"/>
                <w:szCs w:val="24"/>
              </w:rPr>
              <w:t>(iii) Items regarding the verification of (e)</w:t>
            </w:r>
          </w:p>
          <w:p w14:paraId="0936B886" w14:textId="77777777" w:rsidR="00A749D0" w:rsidRPr="002F4C21" w:rsidRDefault="00A749D0" w:rsidP="0078289D">
            <w:pPr>
              <w:rPr>
                <w:rFonts w:ascii="MS Gothic" w:eastAsia="MS Gothic" w:hAnsi="MS Gothic"/>
                <w:sz w:val="24"/>
                <w:szCs w:val="24"/>
              </w:rPr>
            </w:pPr>
          </w:p>
          <w:p w14:paraId="1351AE78" w14:textId="77777777" w:rsidR="00A749D0" w:rsidRPr="002F4C21" w:rsidRDefault="00A749D0" w:rsidP="0078289D">
            <w:pPr>
              <w:rPr>
                <w:rFonts w:ascii="MS Gothic" w:eastAsia="MS Gothic" w:hAnsi="MS Gothic"/>
                <w:sz w:val="24"/>
                <w:szCs w:val="24"/>
              </w:rPr>
            </w:pPr>
          </w:p>
          <w:p w14:paraId="3F9EF781" w14:textId="77777777" w:rsidR="00A749D0" w:rsidRPr="002F4C21" w:rsidRDefault="00A749D0" w:rsidP="0078289D">
            <w:pPr>
              <w:rPr>
                <w:rFonts w:ascii="MS Gothic" w:eastAsia="MS Gothic" w:hAnsi="MS Gothic"/>
                <w:sz w:val="24"/>
                <w:szCs w:val="24"/>
              </w:rPr>
            </w:pPr>
          </w:p>
        </w:tc>
      </w:tr>
    </w:tbl>
    <w:p w14:paraId="52CC731C" w14:textId="77777777" w:rsidR="00A749D0" w:rsidRPr="002F4C21" w:rsidRDefault="00A749D0" w:rsidP="00A749D0">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A749D0" w:rsidRPr="00C87850" w14:paraId="3CC6D703" w14:textId="77777777" w:rsidTr="0078289D">
        <w:tc>
          <w:tcPr>
            <w:tcW w:w="8494" w:type="dxa"/>
          </w:tcPr>
          <w:p w14:paraId="0868D6D6" w14:textId="340D63EF" w:rsidR="00A749D0" w:rsidRPr="002F4C21" w:rsidRDefault="003171A8" w:rsidP="00A43370">
            <w:pPr>
              <w:ind w:left="240" w:hangingChars="100" w:hanging="240"/>
              <w:rPr>
                <w:rFonts w:ascii="MS Gothic" w:eastAsia="MS Gothic" w:hAnsi="MS Gothic"/>
                <w:sz w:val="24"/>
                <w:szCs w:val="24"/>
              </w:rPr>
            </w:pPr>
            <w:r w:rsidRPr="002F4C21">
              <w:rPr>
                <w:rFonts w:ascii="MS Gothic" w:eastAsia="MS Gothic" w:hAnsi="MS Gothic"/>
                <w:sz w:val="24"/>
                <w:szCs w:val="24"/>
              </w:rPr>
              <w:t>e</w:t>
            </w:r>
            <w:r w:rsidR="00A749D0" w:rsidRPr="002F4C21">
              <w:rPr>
                <w:rFonts w:ascii="MS Gothic" w:eastAsia="MS Gothic" w:hAnsi="MS Gothic"/>
                <w:sz w:val="24"/>
                <w:szCs w:val="24"/>
              </w:rPr>
              <w:t>.</w:t>
            </w:r>
            <w:r w:rsidR="00A749D0" w:rsidRPr="002F4C21">
              <w:rPr>
                <w:rFonts w:ascii="MS Gothic" w:eastAsia="MS Gothic" w:hAnsi="MS Gothic" w:cs="MS PGothic" w:hint="eastAsia"/>
                <w:kern w:val="0"/>
                <w:szCs w:val="21"/>
              </w:rPr>
              <w:t xml:space="preserve"> </w:t>
            </w:r>
            <w:r w:rsidRPr="002F4C21">
              <w:rPr>
                <w:rFonts w:ascii="MS Gothic" w:eastAsia="MS Gothic" w:hAnsi="MS Gothic"/>
                <w:sz w:val="24"/>
                <w:szCs w:val="24"/>
              </w:rPr>
              <w:t>a</w:t>
            </w:r>
            <w:r w:rsidR="00A749D0" w:rsidRPr="002F4C21">
              <w:rPr>
                <w:rFonts w:ascii="MS Gothic" w:eastAsia="MS Gothic" w:hAnsi="MS Gothic"/>
                <w:sz w:val="24"/>
                <w:szCs w:val="24"/>
              </w:rPr>
              <w:t>から</w:t>
            </w:r>
            <w:r w:rsidRPr="002F4C21">
              <w:rPr>
                <w:rFonts w:ascii="MS Gothic" w:eastAsia="MS Gothic" w:hAnsi="MS Gothic"/>
                <w:sz w:val="24"/>
                <w:szCs w:val="24"/>
              </w:rPr>
              <w:t>d</w:t>
            </w:r>
            <w:r w:rsidR="00A749D0" w:rsidRPr="002F4C21">
              <w:rPr>
                <w:rFonts w:ascii="MS Gothic" w:eastAsia="MS Gothic" w:hAnsi="MS Gothic"/>
                <w:sz w:val="24"/>
                <w:szCs w:val="24"/>
              </w:rPr>
              <w:t>までの規定に基づき作成した文書に従い、</w:t>
            </w:r>
            <w:r w:rsidR="00245F96" w:rsidRPr="002F4C21">
              <w:rPr>
                <w:rFonts w:ascii="MS Gothic" w:eastAsia="MS Gothic" w:hAnsi="MS Gothic" w:hint="eastAsia"/>
                <w:sz w:val="24"/>
                <w:szCs w:val="24"/>
              </w:rPr>
              <w:t>食鳥、食鳥とたい、食鳥中抜とたい及び食鳥肉等に係る食品衛生上の危害の発生の防止のために公衆衛生上必要な措置を講ずること。</w:t>
            </w:r>
          </w:p>
          <w:p w14:paraId="3906852B" w14:textId="505F62D0" w:rsidR="00A749D0" w:rsidRPr="00C87850" w:rsidRDefault="00122146" w:rsidP="00A43370">
            <w:pPr>
              <w:ind w:left="240" w:hangingChars="100" w:hanging="240"/>
              <w:rPr>
                <w:rFonts w:ascii="MS Gothic" w:eastAsia="MS Gothic" w:hAnsi="MS Gothic"/>
                <w:sz w:val="24"/>
                <w:szCs w:val="24"/>
              </w:rPr>
            </w:pPr>
            <w:r w:rsidRPr="002F4C21">
              <w:rPr>
                <w:rFonts w:ascii="MS Gothic" w:eastAsia="MS Gothic" w:hAnsi="MS Gothic" w:hint="eastAsia"/>
                <w:sz w:val="24"/>
                <w:szCs w:val="24"/>
              </w:rPr>
              <w:t xml:space="preserve">g. </w:t>
            </w:r>
            <w:r w:rsidRPr="002F4C21">
              <w:rPr>
                <w:rFonts w:ascii="MS Gothic" w:eastAsia="MS Gothic" w:hAnsi="MS Gothic"/>
                <w:sz w:val="24"/>
                <w:szCs w:val="24"/>
              </w:rPr>
              <w:t>According to the documents prepared based on the</w:t>
            </w:r>
            <w:r w:rsidRPr="002F4C21">
              <w:rPr>
                <w:rFonts w:ascii="MS Gothic" w:eastAsia="MS Gothic" w:hAnsi="MS Gothic" w:hint="eastAsia"/>
                <w:sz w:val="24"/>
                <w:szCs w:val="24"/>
              </w:rPr>
              <w:t xml:space="preserve"> </w:t>
            </w:r>
            <w:r w:rsidRPr="002F4C21">
              <w:rPr>
                <w:rFonts w:ascii="MS Gothic" w:eastAsia="MS Gothic" w:hAnsi="MS Gothic"/>
                <w:sz w:val="24"/>
                <w:szCs w:val="24"/>
              </w:rPr>
              <w:t>provisions of (</w:t>
            </w:r>
            <w:r w:rsidR="00846AC8" w:rsidRPr="002F4C21">
              <w:rPr>
                <w:rFonts w:ascii="MS Gothic" w:eastAsia="MS Gothic" w:hAnsi="MS Gothic"/>
                <w:sz w:val="24"/>
                <w:szCs w:val="24"/>
              </w:rPr>
              <w:t>a</w:t>
            </w:r>
            <w:r w:rsidRPr="002F4C21">
              <w:rPr>
                <w:rFonts w:ascii="MS Gothic" w:eastAsia="MS Gothic" w:hAnsi="MS Gothic"/>
                <w:sz w:val="24"/>
                <w:szCs w:val="24"/>
              </w:rPr>
              <w:t>) to (</w:t>
            </w:r>
            <w:r w:rsidR="00846AC8" w:rsidRPr="002F4C21">
              <w:rPr>
                <w:rFonts w:ascii="MS Gothic" w:eastAsia="MS Gothic" w:hAnsi="MS Gothic"/>
                <w:sz w:val="24"/>
                <w:szCs w:val="24"/>
              </w:rPr>
              <w:t>d</w:t>
            </w:r>
            <w:r w:rsidRPr="002F4C21">
              <w:rPr>
                <w:rFonts w:ascii="MS Gothic" w:eastAsia="MS Gothic" w:hAnsi="MS Gothic"/>
                <w:sz w:val="24"/>
                <w:szCs w:val="24"/>
              </w:rPr>
              <w:t>), measures necessary for</w:t>
            </w:r>
            <w:r w:rsidRPr="002F4C21">
              <w:rPr>
                <w:rFonts w:ascii="MS Gothic" w:eastAsia="MS Gothic" w:hAnsi="MS Gothic" w:hint="eastAsia"/>
                <w:sz w:val="24"/>
                <w:szCs w:val="24"/>
              </w:rPr>
              <w:t xml:space="preserve"> </w:t>
            </w:r>
            <w:r w:rsidRPr="002F4C21">
              <w:rPr>
                <w:rFonts w:ascii="MS Gothic" w:eastAsia="MS Gothic" w:hAnsi="MS Gothic"/>
                <w:sz w:val="24"/>
                <w:szCs w:val="24"/>
              </w:rPr>
              <w:t>public health shall be taken in order to prevent food</w:t>
            </w:r>
            <w:r w:rsidRPr="002F4C21">
              <w:rPr>
                <w:rFonts w:ascii="MS Gothic" w:eastAsia="MS Gothic" w:hAnsi="MS Gothic" w:hint="eastAsia"/>
                <w:sz w:val="24"/>
                <w:szCs w:val="24"/>
              </w:rPr>
              <w:t xml:space="preserve"> </w:t>
            </w:r>
            <w:r w:rsidRPr="002F4C21">
              <w:rPr>
                <w:rFonts w:ascii="MS Gothic" w:eastAsia="MS Gothic" w:hAnsi="MS Gothic"/>
                <w:sz w:val="24"/>
                <w:szCs w:val="24"/>
              </w:rPr>
              <w:t>sanitation hazards associated with live poultry, poultry carcass, eviscerated carcass, or the parts for human</w:t>
            </w:r>
            <w:r w:rsidRPr="002F4C21">
              <w:rPr>
                <w:rFonts w:ascii="MS Gothic" w:eastAsia="MS Gothic" w:hAnsi="MS Gothic" w:hint="eastAsia"/>
                <w:sz w:val="24"/>
                <w:szCs w:val="24"/>
              </w:rPr>
              <w:t xml:space="preserve"> </w:t>
            </w:r>
            <w:r w:rsidRPr="002F4C21">
              <w:rPr>
                <w:rFonts w:ascii="MS Gothic" w:eastAsia="MS Gothic" w:hAnsi="MS Gothic"/>
                <w:sz w:val="24"/>
                <w:szCs w:val="24"/>
              </w:rPr>
              <w:lastRenderedPageBreak/>
              <w:t>consumption.</w:t>
            </w:r>
          </w:p>
          <w:p w14:paraId="4A2F89A7" w14:textId="77777777" w:rsidR="00A749D0" w:rsidRPr="00C87850" w:rsidRDefault="00A749D0" w:rsidP="0078289D">
            <w:pPr>
              <w:rPr>
                <w:rFonts w:ascii="MS Gothic" w:eastAsia="MS Gothic" w:hAnsi="MS Gothic"/>
                <w:sz w:val="24"/>
                <w:szCs w:val="24"/>
              </w:rPr>
            </w:pPr>
          </w:p>
          <w:p w14:paraId="1CC0AD01" w14:textId="77777777" w:rsidR="00A749D0" w:rsidRPr="00C87850" w:rsidRDefault="00A749D0" w:rsidP="0078289D">
            <w:pPr>
              <w:rPr>
                <w:rFonts w:ascii="MS Gothic" w:eastAsia="MS Gothic" w:hAnsi="MS Gothic"/>
                <w:sz w:val="24"/>
                <w:szCs w:val="24"/>
              </w:rPr>
            </w:pPr>
          </w:p>
          <w:p w14:paraId="26B9B0F8" w14:textId="77777777" w:rsidR="00A749D0" w:rsidRPr="00C87850" w:rsidRDefault="00A749D0" w:rsidP="0078289D">
            <w:pPr>
              <w:rPr>
                <w:rFonts w:ascii="MS Gothic" w:eastAsia="MS Gothic" w:hAnsi="MS Gothic"/>
                <w:sz w:val="24"/>
                <w:szCs w:val="24"/>
              </w:rPr>
            </w:pPr>
          </w:p>
        </w:tc>
      </w:tr>
    </w:tbl>
    <w:p w14:paraId="6B6DBAF2" w14:textId="413FB44E" w:rsidR="007E0ED9" w:rsidRPr="00C87850" w:rsidRDefault="007E0ED9" w:rsidP="007E0ED9">
      <w:pPr>
        <w:rPr>
          <w:rFonts w:ascii="MS Gothic" w:eastAsia="MS Gothic" w:hAnsi="MS Gothic"/>
          <w:sz w:val="24"/>
          <w:szCs w:val="24"/>
        </w:rPr>
      </w:pPr>
    </w:p>
    <w:p w14:paraId="31E33B47" w14:textId="77777777" w:rsidR="009713DD" w:rsidRPr="00C87850" w:rsidRDefault="009713DD" w:rsidP="00A43370">
      <w:pPr>
        <w:ind w:left="480" w:hangingChars="200" w:hanging="480"/>
        <w:rPr>
          <w:rFonts w:ascii="MS Gothic" w:eastAsia="MS Gothic" w:hAnsi="MS Gothic"/>
          <w:sz w:val="24"/>
          <w:szCs w:val="24"/>
        </w:rPr>
      </w:pPr>
      <w:r w:rsidRPr="00C87850">
        <w:rPr>
          <w:rFonts w:ascii="MS Gothic" w:eastAsia="MS Gothic" w:hAnsi="MS Gothic" w:hint="eastAsia"/>
          <w:sz w:val="24"/>
          <w:szCs w:val="24"/>
        </w:rPr>
        <w:t xml:space="preserve">(3)　</w:t>
      </w:r>
      <w:r w:rsidRPr="00C87850">
        <w:rPr>
          <w:rFonts w:hint="eastAsia"/>
        </w:rPr>
        <w:t xml:space="preserve"> </w:t>
      </w:r>
      <w:r w:rsidRPr="00C87850">
        <w:rPr>
          <w:rFonts w:ascii="MS Gothic" w:eastAsia="MS Gothic" w:hAnsi="MS Gothic" w:hint="eastAsia"/>
          <w:sz w:val="24"/>
          <w:szCs w:val="24"/>
        </w:rPr>
        <w:t>前各号の措置が適切に実施されるよう次に掲げるところにより管理すること。</w:t>
      </w:r>
    </w:p>
    <w:p w14:paraId="7565E177" w14:textId="77777777" w:rsidR="009713DD" w:rsidRPr="00C87850" w:rsidRDefault="009713DD" w:rsidP="00A43370">
      <w:pPr>
        <w:ind w:left="480" w:hangingChars="200" w:hanging="480"/>
        <w:rPr>
          <w:rFonts w:ascii="MS Gothic" w:eastAsia="MS Gothic" w:hAnsi="MS Gothic"/>
          <w:sz w:val="24"/>
          <w:szCs w:val="24"/>
        </w:rPr>
      </w:pPr>
      <w:r w:rsidRPr="00C87850">
        <w:rPr>
          <w:rFonts w:ascii="MS Gothic" w:eastAsia="MS Gothic" w:hAnsi="MS Gothic" w:hint="eastAsia"/>
          <w:sz w:val="24"/>
          <w:szCs w:val="24"/>
        </w:rPr>
        <w:t xml:space="preserve">(3)　</w:t>
      </w:r>
      <w:r w:rsidRPr="00C87850">
        <w:t xml:space="preserve"> </w:t>
      </w:r>
      <w:r w:rsidRPr="00C87850">
        <w:rPr>
          <w:rFonts w:ascii="MS Gothic" w:eastAsia="MS Gothic" w:hAnsi="MS Gothic"/>
          <w:sz w:val="24"/>
          <w:szCs w:val="24"/>
        </w:rPr>
        <w:t>Provide control in accordance with the following to ensure that measures prescribed in the preceding items in this paragraph shall be taken properly.</w:t>
      </w:r>
    </w:p>
    <w:tbl>
      <w:tblPr>
        <w:tblStyle w:val="a4"/>
        <w:tblW w:w="0" w:type="auto"/>
        <w:tblLook w:val="04A0" w:firstRow="1" w:lastRow="0" w:firstColumn="1" w:lastColumn="0" w:noHBand="0" w:noVBand="1"/>
      </w:tblPr>
      <w:tblGrid>
        <w:gridCol w:w="8494"/>
      </w:tblGrid>
      <w:tr w:rsidR="009713DD" w:rsidRPr="00C87850" w14:paraId="5EC4A44A" w14:textId="77777777" w:rsidTr="0078289D">
        <w:tc>
          <w:tcPr>
            <w:tcW w:w="8494" w:type="dxa"/>
          </w:tcPr>
          <w:p w14:paraId="608787CB" w14:textId="0179A954" w:rsidR="009713DD" w:rsidRPr="00C87850" w:rsidRDefault="005017DC" w:rsidP="0078289D">
            <w:pPr>
              <w:rPr>
                <w:rFonts w:ascii="MS Gothic" w:eastAsia="MS Gothic" w:hAnsi="MS Gothic"/>
                <w:sz w:val="24"/>
                <w:szCs w:val="24"/>
              </w:rPr>
            </w:pPr>
            <w:r w:rsidRPr="00C87850">
              <w:rPr>
                <w:rFonts w:ascii="MS Gothic" w:eastAsia="MS Gothic" w:hAnsi="MS Gothic" w:hint="eastAsia"/>
                <w:sz w:val="24"/>
                <w:szCs w:val="24"/>
              </w:rPr>
              <w:t>食鳥処理業者等は、衛生的管理が適切に実施されるよう、</w:t>
            </w:r>
            <w:r w:rsidR="009713DD" w:rsidRPr="00C87850">
              <w:rPr>
                <w:rFonts w:ascii="MS Gothic" w:eastAsia="MS Gothic" w:hAnsi="MS Gothic" w:hint="eastAsia"/>
                <w:sz w:val="24"/>
                <w:szCs w:val="24"/>
              </w:rPr>
              <w:t>必要な事項を記録した文書を作成すること。（SSOPが作成されていること）</w:t>
            </w:r>
          </w:p>
          <w:p w14:paraId="4A71506F" w14:textId="003477EE" w:rsidR="009713DD" w:rsidRPr="00C87850" w:rsidRDefault="009713DD" w:rsidP="0078289D">
            <w:pPr>
              <w:rPr>
                <w:rFonts w:ascii="MS Gothic" w:eastAsia="MS Gothic" w:hAnsi="MS Gothic"/>
                <w:sz w:val="24"/>
                <w:szCs w:val="24"/>
              </w:rPr>
            </w:pPr>
            <w:r w:rsidRPr="00C87850">
              <w:rPr>
                <w:rFonts w:ascii="MS Gothic" w:eastAsia="MS Gothic" w:hAnsi="MS Gothic"/>
                <w:sz w:val="24"/>
                <w:szCs w:val="24"/>
              </w:rPr>
              <w:t xml:space="preserve">Draw up a document necessary in order to carry out the </w:t>
            </w:r>
            <w:r w:rsidR="00000BD4" w:rsidRPr="00C87850">
              <w:rPr>
                <w:rFonts w:ascii="MS Gothic" w:eastAsia="MS Gothic" w:hAnsi="MS Gothic"/>
                <w:sz w:val="24"/>
                <w:szCs w:val="24"/>
              </w:rPr>
              <w:t xml:space="preserve">hygiene </w:t>
            </w:r>
            <w:r w:rsidRPr="00C87850">
              <w:rPr>
                <w:rFonts w:ascii="MS Gothic" w:eastAsia="MS Gothic" w:hAnsi="MS Gothic"/>
                <w:sz w:val="24"/>
                <w:szCs w:val="24"/>
              </w:rPr>
              <w:t>measures properly .(</w:t>
            </w:r>
            <w:r w:rsidRPr="00C87850">
              <w:rPr>
                <w:rFonts w:ascii="MS Gothic" w:eastAsia="MS Gothic" w:hAnsi="MS Gothic" w:hint="eastAsia"/>
                <w:sz w:val="24"/>
                <w:szCs w:val="24"/>
              </w:rPr>
              <w:t>draw up SSOP)</w:t>
            </w:r>
          </w:p>
          <w:p w14:paraId="78279C6B" w14:textId="77777777" w:rsidR="009713DD" w:rsidRPr="00C87850" w:rsidRDefault="009713DD" w:rsidP="0078289D">
            <w:pPr>
              <w:rPr>
                <w:rFonts w:ascii="MS Gothic" w:eastAsia="MS Gothic" w:hAnsi="MS Gothic"/>
                <w:sz w:val="24"/>
                <w:szCs w:val="24"/>
              </w:rPr>
            </w:pPr>
          </w:p>
          <w:p w14:paraId="22A8BCDE" w14:textId="77777777" w:rsidR="009713DD" w:rsidRPr="00C87850" w:rsidRDefault="009713DD" w:rsidP="0078289D">
            <w:pPr>
              <w:rPr>
                <w:rFonts w:ascii="MS Gothic" w:eastAsia="MS Gothic" w:hAnsi="MS Gothic"/>
                <w:sz w:val="24"/>
                <w:szCs w:val="24"/>
              </w:rPr>
            </w:pPr>
          </w:p>
          <w:p w14:paraId="3E625E33" w14:textId="77777777" w:rsidR="009713DD" w:rsidRPr="00C87850" w:rsidRDefault="009713DD" w:rsidP="0078289D">
            <w:pPr>
              <w:rPr>
                <w:rFonts w:ascii="MS Gothic" w:eastAsia="MS Gothic" w:hAnsi="MS Gothic"/>
                <w:sz w:val="24"/>
                <w:szCs w:val="24"/>
              </w:rPr>
            </w:pPr>
          </w:p>
        </w:tc>
      </w:tr>
    </w:tbl>
    <w:p w14:paraId="38DF9BF3" w14:textId="77777777" w:rsidR="009713DD" w:rsidRPr="00C87850" w:rsidRDefault="009713DD" w:rsidP="009713DD">
      <w:pPr>
        <w:rPr>
          <w:rFonts w:ascii="MS Gothic" w:eastAsia="MS Gothic" w:hAnsi="MS Gothic"/>
          <w:sz w:val="24"/>
          <w:szCs w:val="24"/>
        </w:rPr>
      </w:pPr>
    </w:p>
    <w:p w14:paraId="57EB4BC0" w14:textId="43A30227" w:rsidR="00403D50" w:rsidRPr="00C87850" w:rsidRDefault="00403D50" w:rsidP="008912D3">
      <w:pPr>
        <w:rPr>
          <w:rFonts w:ascii="MS Gothic" w:eastAsia="MS Gothic" w:hAnsi="MS Gothic"/>
          <w:sz w:val="24"/>
          <w:szCs w:val="24"/>
        </w:rPr>
      </w:pPr>
    </w:p>
    <w:p w14:paraId="3097E536" w14:textId="5BF67B0D" w:rsidR="00403D50" w:rsidRPr="00C87850" w:rsidRDefault="00064227" w:rsidP="00831C08">
      <w:pPr>
        <w:pStyle w:val="3"/>
        <w:ind w:leftChars="0" w:left="0"/>
        <w:rPr>
          <w:rFonts w:ascii="MS Gothic" w:eastAsia="MS Gothic" w:hAnsi="MS Gothic"/>
          <w:sz w:val="24"/>
          <w:szCs w:val="24"/>
        </w:rPr>
      </w:pPr>
      <w:bookmarkStart w:id="29" w:name="_Toc15647092"/>
      <w:r w:rsidRPr="00C87850">
        <w:rPr>
          <w:rFonts w:ascii="MS Gothic" w:eastAsia="MS Gothic" w:hAnsi="MS Gothic" w:hint="eastAsia"/>
          <w:sz w:val="24"/>
          <w:szCs w:val="24"/>
        </w:rPr>
        <w:t>2.</w:t>
      </w:r>
      <w:r w:rsidR="001B7ACB">
        <w:rPr>
          <w:rFonts w:ascii="MS Gothic" w:eastAsia="MS Gothic" w:hAnsi="MS Gothic" w:hint="eastAsia"/>
          <w:sz w:val="24"/>
          <w:szCs w:val="24"/>
        </w:rPr>
        <w:t>4</w:t>
      </w:r>
      <w:r w:rsidR="00403D50" w:rsidRPr="00C87850">
        <w:rPr>
          <w:rFonts w:ascii="MS Gothic" w:eastAsia="MS Gothic" w:hAnsi="MS Gothic" w:hint="eastAsia"/>
          <w:sz w:val="24"/>
          <w:szCs w:val="24"/>
        </w:rPr>
        <w:t xml:space="preserve">　</w:t>
      </w:r>
      <w:r w:rsidR="002D18C6" w:rsidRPr="00C87850">
        <w:rPr>
          <w:rFonts w:ascii="MS Gothic" w:eastAsia="MS Gothic" w:hAnsi="MS Gothic" w:hint="eastAsia"/>
          <w:sz w:val="24"/>
          <w:szCs w:val="24"/>
        </w:rPr>
        <w:t>食鳥処理場における</w:t>
      </w:r>
      <w:r w:rsidR="00403D50" w:rsidRPr="00C87850">
        <w:rPr>
          <w:rFonts w:ascii="MS Gothic" w:eastAsia="MS Gothic" w:hAnsi="MS Gothic" w:hint="eastAsia"/>
          <w:sz w:val="24"/>
          <w:szCs w:val="24"/>
        </w:rPr>
        <w:t>監視の実施状況（体制、手順、記録など）</w:t>
      </w:r>
      <w:bookmarkEnd w:id="29"/>
    </w:p>
    <w:p w14:paraId="58C6FA30" w14:textId="43288104" w:rsidR="00403D50" w:rsidRPr="00C87850" w:rsidRDefault="00064227" w:rsidP="00A43370">
      <w:pPr>
        <w:pStyle w:val="3"/>
        <w:ind w:leftChars="0" w:left="480" w:hangingChars="200" w:hanging="480"/>
        <w:rPr>
          <w:rFonts w:ascii="MS Gothic" w:eastAsia="MS Gothic" w:hAnsi="MS Gothic"/>
          <w:sz w:val="24"/>
          <w:szCs w:val="24"/>
        </w:rPr>
      </w:pPr>
      <w:bookmarkStart w:id="30" w:name="_Toc15647093"/>
      <w:r w:rsidRPr="00C87850">
        <w:rPr>
          <w:rFonts w:ascii="MS Gothic" w:eastAsia="MS Gothic" w:hAnsi="MS Gothic" w:hint="eastAsia"/>
          <w:sz w:val="24"/>
          <w:szCs w:val="24"/>
        </w:rPr>
        <w:t>2.</w:t>
      </w:r>
      <w:r w:rsidR="001B7ACB">
        <w:rPr>
          <w:rFonts w:ascii="MS Gothic" w:eastAsia="MS Gothic" w:hAnsi="MS Gothic" w:hint="eastAsia"/>
          <w:sz w:val="24"/>
          <w:szCs w:val="24"/>
        </w:rPr>
        <w:t>4</w:t>
      </w:r>
      <w:r w:rsidR="00403D50" w:rsidRPr="00C87850">
        <w:rPr>
          <w:rFonts w:ascii="MS Gothic" w:eastAsia="MS Gothic" w:hAnsi="MS Gothic" w:hint="eastAsia"/>
          <w:sz w:val="24"/>
          <w:szCs w:val="24"/>
        </w:rPr>
        <w:t xml:space="preserve">　</w:t>
      </w:r>
      <w:r w:rsidR="00403D50" w:rsidRPr="00C87850">
        <w:rPr>
          <w:rFonts w:ascii="MS Gothic" w:eastAsia="MS Gothic" w:hAnsi="MS Gothic"/>
          <w:sz w:val="24"/>
          <w:szCs w:val="24"/>
        </w:rPr>
        <w:t xml:space="preserve"> </w:t>
      </w:r>
      <w:r w:rsidR="002D18C6" w:rsidRPr="00C87850">
        <w:rPr>
          <w:rFonts w:ascii="MS Gothic" w:eastAsia="MS Gothic" w:hAnsi="MS Gothic" w:hint="eastAsia"/>
          <w:sz w:val="24"/>
          <w:szCs w:val="24"/>
        </w:rPr>
        <w:t>C</w:t>
      </w:r>
      <w:r w:rsidR="00403D50" w:rsidRPr="00C87850">
        <w:rPr>
          <w:rFonts w:ascii="MS Gothic" w:eastAsia="MS Gothic" w:hAnsi="MS Gothic"/>
          <w:sz w:val="24"/>
          <w:szCs w:val="24"/>
        </w:rPr>
        <w:t>ontrol</w:t>
      </w:r>
      <w:r w:rsidR="00B12F6B" w:rsidRPr="00C87850">
        <w:rPr>
          <w:rFonts w:ascii="MS Gothic" w:eastAsia="MS Gothic" w:hAnsi="MS Gothic"/>
          <w:sz w:val="24"/>
          <w:szCs w:val="24"/>
        </w:rPr>
        <w:t xml:space="preserve">s implemented in </w:t>
      </w:r>
      <w:r w:rsidR="00B12F6B" w:rsidRPr="00C87850">
        <w:rPr>
          <w:rFonts w:ascii="MS Gothic" w:eastAsia="MS Gothic" w:hAnsi="MS Gothic" w:hint="eastAsia"/>
          <w:sz w:val="24"/>
          <w:szCs w:val="24"/>
        </w:rPr>
        <w:t>poultry processing plant</w:t>
      </w:r>
      <w:r w:rsidR="00636F10" w:rsidRPr="00C87850">
        <w:rPr>
          <w:rFonts w:ascii="MS Gothic" w:eastAsia="MS Gothic" w:hAnsi="MS Gothic"/>
          <w:sz w:val="24"/>
          <w:szCs w:val="24"/>
        </w:rPr>
        <w:t xml:space="preserve"> (e.g.</w:t>
      </w:r>
      <w:r w:rsidR="00636F10" w:rsidRPr="00C87850">
        <w:rPr>
          <w:rFonts w:ascii="MS Gothic" w:eastAsia="MS Gothic" w:hAnsi="MS Gothic" w:hint="eastAsia"/>
          <w:sz w:val="24"/>
          <w:szCs w:val="24"/>
        </w:rPr>
        <w:t xml:space="preserve"> </w:t>
      </w:r>
      <w:r w:rsidR="00403D50" w:rsidRPr="00C87850">
        <w:rPr>
          <w:rFonts w:ascii="MS Gothic" w:eastAsia="MS Gothic" w:hAnsi="MS Gothic"/>
          <w:sz w:val="24"/>
          <w:szCs w:val="24"/>
        </w:rPr>
        <w:t>system, procedures, recording).</w:t>
      </w:r>
      <w:bookmarkEnd w:id="30"/>
    </w:p>
    <w:p w14:paraId="294FB107" w14:textId="0BFEB64A" w:rsidR="00B12F6B" w:rsidRPr="00C87850" w:rsidRDefault="00B12F6B" w:rsidP="00B12F6B">
      <w:pPr>
        <w:rPr>
          <w:rFonts w:ascii="MS Gothic" w:eastAsia="MS Gothic" w:hAnsi="MS Gothic"/>
          <w:sz w:val="24"/>
          <w:szCs w:val="24"/>
        </w:rPr>
      </w:pPr>
      <w:r w:rsidRPr="00C87850">
        <w:rPr>
          <w:rFonts w:ascii="MS Gothic" w:eastAsia="MS Gothic" w:hAnsi="MS Gothic" w:hint="eastAsia"/>
          <w:sz w:val="24"/>
          <w:szCs w:val="24"/>
        </w:rPr>
        <w:t>（1）食鳥処理場における通常監視の実施状況</w:t>
      </w:r>
    </w:p>
    <w:p w14:paraId="71471E53" w14:textId="7D0EE7C0" w:rsidR="00B12F6B" w:rsidRPr="00C87850" w:rsidRDefault="00B12F6B" w:rsidP="00B12F6B">
      <w:pPr>
        <w:rPr>
          <w:rFonts w:ascii="MS Gothic" w:eastAsia="MS Gothic" w:hAnsi="MS Gothic"/>
          <w:sz w:val="24"/>
          <w:szCs w:val="24"/>
        </w:rPr>
      </w:pPr>
      <w:r w:rsidRPr="00C87850">
        <w:rPr>
          <w:rFonts w:ascii="MS Gothic" w:eastAsia="MS Gothic" w:hAnsi="MS Gothic" w:hint="eastAsia"/>
          <w:sz w:val="24"/>
          <w:szCs w:val="24"/>
        </w:rPr>
        <w:t>（1</w:t>
      </w:r>
      <w:r w:rsidR="009D5701" w:rsidRPr="00C87850">
        <w:rPr>
          <w:rFonts w:ascii="MS Gothic" w:eastAsia="MS Gothic" w:hAnsi="MS Gothic" w:hint="eastAsia"/>
          <w:sz w:val="24"/>
          <w:szCs w:val="24"/>
        </w:rPr>
        <w:t>）</w:t>
      </w:r>
      <w:r w:rsidRPr="00C87850">
        <w:rPr>
          <w:rFonts w:ascii="MS Gothic" w:eastAsia="MS Gothic" w:hAnsi="MS Gothic"/>
          <w:sz w:val="24"/>
          <w:szCs w:val="24"/>
        </w:rPr>
        <w:t>Routine controls implemented in slaughterhouses</w:t>
      </w:r>
    </w:p>
    <w:tbl>
      <w:tblPr>
        <w:tblStyle w:val="a4"/>
        <w:tblW w:w="0" w:type="auto"/>
        <w:tblLook w:val="04A0" w:firstRow="1" w:lastRow="0" w:firstColumn="1" w:lastColumn="0" w:noHBand="0" w:noVBand="1"/>
      </w:tblPr>
      <w:tblGrid>
        <w:gridCol w:w="8494"/>
      </w:tblGrid>
      <w:tr w:rsidR="00B12F6B" w:rsidRPr="00C87850" w14:paraId="03F68032" w14:textId="77777777" w:rsidTr="00707297">
        <w:tc>
          <w:tcPr>
            <w:tcW w:w="8494" w:type="dxa"/>
          </w:tcPr>
          <w:p w14:paraId="2158F777" w14:textId="73546C1C" w:rsidR="00B12F6B" w:rsidRPr="00C87850" w:rsidRDefault="00B12F6B" w:rsidP="00707297">
            <w:pPr>
              <w:rPr>
                <w:rFonts w:ascii="MS Gothic" w:eastAsia="MS Gothic" w:hAnsi="MS Gothic"/>
                <w:sz w:val="24"/>
                <w:szCs w:val="24"/>
              </w:rPr>
            </w:pPr>
            <w:r w:rsidRPr="00C87850">
              <w:rPr>
                <w:rFonts w:ascii="MS Gothic" w:eastAsia="MS Gothic" w:hAnsi="MS Gothic" w:hint="eastAsia"/>
                <w:sz w:val="24"/>
                <w:szCs w:val="24"/>
              </w:rPr>
              <w:t>a</w:t>
            </w:r>
            <w:r w:rsidRPr="00C87850">
              <w:rPr>
                <w:rFonts w:ascii="MS Gothic" w:eastAsia="MS Gothic" w:hAnsi="MS Gothic"/>
                <w:sz w:val="24"/>
                <w:szCs w:val="24"/>
              </w:rPr>
              <w:t>.</w:t>
            </w:r>
            <w:r w:rsidRPr="00C87850">
              <w:rPr>
                <w:rFonts w:ascii="MS Gothic" w:eastAsia="MS Gothic" w:hAnsi="MS Gothic" w:hint="eastAsia"/>
                <w:sz w:val="24"/>
                <w:szCs w:val="24"/>
              </w:rPr>
              <w:t>食鳥処理場における公的管理に責任を有する者</w:t>
            </w:r>
            <w:r w:rsidRPr="00C87850">
              <w:rPr>
                <w:rFonts w:ascii="MS Gothic" w:eastAsia="MS Gothic" w:hAnsi="MS Gothic"/>
                <w:sz w:val="24"/>
                <w:szCs w:val="24"/>
              </w:rPr>
              <w:t xml:space="preserve"> </w:t>
            </w:r>
          </w:p>
          <w:p w14:paraId="6D1A66C5" w14:textId="55CA1DB6" w:rsidR="00B12F6B" w:rsidRPr="00C87850" w:rsidRDefault="00B12F6B" w:rsidP="00A43370">
            <w:pPr>
              <w:ind w:left="240" w:hangingChars="100" w:hanging="240"/>
              <w:rPr>
                <w:rFonts w:ascii="MS Gothic" w:eastAsia="MS Gothic" w:hAnsi="MS Gothic"/>
                <w:sz w:val="24"/>
                <w:szCs w:val="24"/>
              </w:rPr>
            </w:pPr>
            <w:r w:rsidRPr="00C87850">
              <w:rPr>
                <w:rFonts w:ascii="MS Gothic" w:eastAsia="MS Gothic" w:hAnsi="MS Gothic"/>
                <w:sz w:val="24"/>
                <w:szCs w:val="24"/>
              </w:rPr>
              <w:t>a. Who is responsible for the official controls in the poultry processing plants (poultry slaughterhouses) (official veterinarian or auxiliary or other official agent)? Please describe who does what.</w:t>
            </w:r>
          </w:p>
          <w:p w14:paraId="28E58BE7" w14:textId="77777777" w:rsidR="00B12F6B" w:rsidRPr="00C87850" w:rsidRDefault="00B12F6B" w:rsidP="00707297">
            <w:pPr>
              <w:rPr>
                <w:rFonts w:ascii="MS Gothic" w:eastAsia="MS Gothic" w:hAnsi="MS Gothic"/>
                <w:sz w:val="24"/>
                <w:szCs w:val="24"/>
              </w:rPr>
            </w:pPr>
          </w:p>
          <w:p w14:paraId="0934EBF9" w14:textId="77777777" w:rsidR="00B12F6B" w:rsidRPr="00C87850" w:rsidRDefault="00B12F6B" w:rsidP="00707297">
            <w:pPr>
              <w:rPr>
                <w:rFonts w:ascii="MS Gothic" w:eastAsia="MS Gothic" w:hAnsi="MS Gothic"/>
                <w:sz w:val="24"/>
                <w:szCs w:val="24"/>
              </w:rPr>
            </w:pPr>
          </w:p>
          <w:p w14:paraId="4E4D54C5" w14:textId="77777777" w:rsidR="00B12F6B" w:rsidRPr="00C87850" w:rsidRDefault="00B12F6B" w:rsidP="00707297">
            <w:pPr>
              <w:rPr>
                <w:rFonts w:ascii="MS Gothic" w:eastAsia="MS Gothic" w:hAnsi="MS Gothic"/>
                <w:sz w:val="24"/>
                <w:szCs w:val="24"/>
              </w:rPr>
            </w:pPr>
          </w:p>
          <w:p w14:paraId="07B9F4F1" w14:textId="77777777" w:rsidR="00B12F6B" w:rsidRPr="00C87850" w:rsidRDefault="00B12F6B" w:rsidP="00707297">
            <w:pPr>
              <w:rPr>
                <w:rFonts w:ascii="MS Gothic" w:eastAsia="MS Gothic" w:hAnsi="MS Gothic"/>
                <w:sz w:val="24"/>
                <w:szCs w:val="24"/>
              </w:rPr>
            </w:pPr>
          </w:p>
        </w:tc>
      </w:tr>
    </w:tbl>
    <w:p w14:paraId="3908DADB" w14:textId="6374933A" w:rsidR="00B12F6B" w:rsidRPr="00C87850" w:rsidRDefault="00B12F6B" w:rsidP="00B12F6B">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B12F6B" w:rsidRPr="00C87850" w14:paraId="3EFEC5D4" w14:textId="77777777" w:rsidTr="00707297">
        <w:tc>
          <w:tcPr>
            <w:tcW w:w="8494" w:type="dxa"/>
          </w:tcPr>
          <w:p w14:paraId="55418A77" w14:textId="527240C0" w:rsidR="00B12F6B" w:rsidRPr="00C87850" w:rsidRDefault="00B12F6B" w:rsidP="00A43370">
            <w:pPr>
              <w:ind w:left="240" w:hangingChars="100" w:hanging="240"/>
              <w:rPr>
                <w:rFonts w:ascii="MS Gothic" w:eastAsia="MS Gothic" w:hAnsi="MS Gothic"/>
                <w:sz w:val="24"/>
                <w:szCs w:val="24"/>
              </w:rPr>
            </w:pPr>
            <w:r w:rsidRPr="00C87850">
              <w:rPr>
                <w:rFonts w:ascii="MS Gothic" w:eastAsia="MS Gothic" w:hAnsi="MS Gothic"/>
                <w:sz w:val="24"/>
                <w:szCs w:val="24"/>
              </w:rPr>
              <w:t>b.</w:t>
            </w:r>
            <w:r w:rsidRPr="00C87850">
              <w:rPr>
                <w:rFonts w:ascii="MS Gothic" w:eastAsia="MS Gothic" w:hAnsi="MS Gothic" w:hint="eastAsia"/>
                <w:sz w:val="24"/>
                <w:szCs w:val="24"/>
              </w:rPr>
              <w:t>食鳥処理場の従業員が公的管理に関する活動に関与しているか。している場合、彼らが満たさなければならない条件があるか。</w:t>
            </w:r>
          </w:p>
          <w:p w14:paraId="4E69DE8E" w14:textId="622DDED6" w:rsidR="00B12F6B" w:rsidRPr="00C87850" w:rsidRDefault="00B12F6B" w:rsidP="00A43370">
            <w:pPr>
              <w:ind w:left="240" w:hangingChars="100" w:hanging="240"/>
              <w:rPr>
                <w:rFonts w:ascii="MS Gothic" w:eastAsia="MS Gothic" w:hAnsi="MS Gothic"/>
                <w:sz w:val="24"/>
                <w:szCs w:val="24"/>
              </w:rPr>
            </w:pPr>
            <w:r w:rsidRPr="00C87850">
              <w:rPr>
                <w:rFonts w:ascii="MS Gothic" w:eastAsia="MS Gothic" w:hAnsi="MS Gothic"/>
                <w:sz w:val="24"/>
                <w:szCs w:val="24"/>
              </w:rPr>
              <w:t xml:space="preserve">b. Is poultry processing plant staff involved in activities related to </w:t>
            </w:r>
            <w:r w:rsidRPr="00C87850">
              <w:rPr>
                <w:rFonts w:ascii="MS Gothic" w:eastAsia="MS Gothic" w:hAnsi="MS Gothic"/>
                <w:sz w:val="24"/>
                <w:szCs w:val="24"/>
              </w:rPr>
              <w:lastRenderedPageBreak/>
              <w:t>the official controls? If yes, should they meet specific conditions?</w:t>
            </w:r>
          </w:p>
          <w:p w14:paraId="4E8BD9EF" w14:textId="77777777" w:rsidR="00B12F6B" w:rsidRPr="00C87850" w:rsidRDefault="00B12F6B" w:rsidP="00707297">
            <w:pPr>
              <w:rPr>
                <w:rFonts w:ascii="MS Gothic" w:eastAsia="MS Gothic" w:hAnsi="MS Gothic"/>
                <w:sz w:val="24"/>
                <w:szCs w:val="24"/>
              </w:rPr>
            </w:pPr>
          </w:p>
          <w:p w14:paraId="66347253" w14:textId="77777777" w:rsidR="00B12F6B" w:rsidRPr="00C87850" w:rsidRDefault="00B12F6B" w:rsidP="00707297">
            <w:pPr>
              <w:rPr>
                <w:rFonts w:ascii="MS Gothic" w:eastAsia="MS Gothic" w:hAnsi="MS Gothic"/>
                <w:sz w:val="24"/>
                <w:szCs w:val="24"/>
              </w:rPr>
            </w:pPr>
          </w:p>
          <w:p w14:paraId="0512C574" w14:textId="77777777" w:rsidR="00B12F6B" w:rsidRPr="00C87850" w:rsidRDefault="00B12F6B" w:rsidP="00707297">
            <w:pPr>
              <w:rPr>
                <w:rFonts w:ascii="MS Gothic" w:eastAsia="MS Gothic" w:hAnsi="MS Gothic"/>
                <w:sz w:val="24"/>
                <w:szCs w:val="24"/>
              </w:rPr>
            </w:pPr>
          </w:p>
          <w:p w14:paraId="3C2DAAD0" w14:textId="77777777" w:rsidR="00B12F6B" w:rsidRPr="00C87850" w:rsidRDefault="00B12F6B" w:rsidP="00707297">
            <w:pPr>
              <w:rPr>
                <w:rFonts w:ascii="MS Gothic" w:eastAsia="MS Gothic" w:hAnsi="MS Gothic"/>
                <w:sz w:val="24"/>
                <w:szCs w:val="24"/>
              </w:rPr>
            </w:pPr>
          </w:p>
        </w:tc>
      </w:tr>
    </w:tbl>
    <w:p w14:paraId="3AA7983A" w14:textId="3D5965C1" w:rsidR="00B12F6B" w:rsidRPr="00C87850" w:rsidRDefault="00B12F6B" w:rsidP="00B12F6B">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B12F6B" w:rsidRPr="00C87850" w14:paraId="7E20365E" w14:textId="77777777" w:rsidTr="00707297">
        <w:tc>
          <w:tcPr>
            <w:tcW w:w="8494" w:type="dxa"/>
          </w:tcPr>
          <w:p w14:paraId="4A87AE3B" w14:textId="051B7CA0" w:rsidR="00B12F6B" w:rsidRPr="00C87850" w:rsidRDefault="009D5701" w:rsidP="00A43370">
            <w:pPr>
              <w:ind w:left="240" w:hangingChars="100" w:hanging="240"/>
              <w:rPr>
                <w:rFonts w:ascii="MS Gothic" w:eastAsia="MS Gothic" w:hAnsi="MS Gothic"/>
                <w:sz w:val="24"/>
                <w:szCs w:val="24"/>
              </w:rPr>
            </w:pPr>
            <w:r w:rsidRPr="00C87850">
              <w:rPr>
                <w:rFonts w:ascii="MS Gothic" w:eastAsia="MS Gothic" w:hAnsi="MS Gothic"/>
                <w:sz w:val="24"/>
                <w:szCs w:val="24"/>
              </w:rPr>
              <w:t>c</w:t>
            </w:r>
            <w:r w:rsidR="00B12F6B" w:rsidRPr="00C87850">
              <w:rPr>
                <w:rFonts w:ascii="MS Gothic" w:eastAsia="MS Gothic" w:hAnsi="MS Gothic"/>
                <w:sz w:val="24"/>
                <w:szCs w:val="24"/>
              </w:rPr>
              <w:t>.</w:t>
            </w:r>
            <w:r w:rsidRPr="00C87850">
              <w:rPr>
                <w:rFonts w:ascii="MS Gothic" w:eastAsia="MS Gothic" w:hAnsi="MS Gothic" w:hint="eastAsia"/>
                <w:sz w:val="24"/>
                <w:szCs w:val="24"/>
              </w:rPr>
              <w:t>食鳥処理場に搬入される家きん</w:t>
            </w:r>
            <w:r w:rsidR="00B12F6B" w:rsidRPr="00C87850">
              <w:rPr>
                <w:rFonts w:ascii="MS Gothic" w:eastAsia="MS Gothic" w:hAnsi="MS Gothic" w:hint="eastAsia"/>
                <w:sz w:val="24"/>
                <w:szCs w:val="24"/>
              </w:rPr>
              <w:t>の健康及び動物用医薬品に関して提供が義務づけられている情報</w:t>
            </w:r>
          </w:p>
          <w:p w14:paraId="5233DA02" w14:textId="0EE35DAD" w:rsidR="00B12F6B" w:rsidRPr="00C87850" w:rsidRDefault="009D5701" w:rsidP="00A43370">
            <w:pPr>
              <w:ind w:left="240" w:hangingChars="100" w:hanging="240"/>
              <w:rPr>
                <w:rFonts w:ascii="MS Gothic" w:eastAsia="MS Gothic" w:hAnsi="MS Gothic"/>
                <w:sz w:val="24"/>
                <w:szCs w:val="24"/>
              </w:rPr>
            </w:pPr>
            <w:r w:rsidRPr="00C87850">
              <w:rPr>
                <w:rFonts w:ascii="MS Gothic" w:eastAsia="MS Gothic" w:hAnsi="MS Gothic"/>
                <w:sz w:val="24"/>
                <w:szCs w:val="24"/>
              </w:rPr>
              <w:t>c</w:t>
            </w:r>
            <w:r w:rsidR="00B12F6B" w:rsidRPr="00C87850">
              <w:rPr>
                <w:rFonts w:ascii="MS Gothic" w:eastAsia="MS Gothic" w:hAnsi="MS Gothic"/>
                <w:sz w:val="24"/>
                <w:szCs w:val="24"/>
              </w:rPr>
              <w:t>. Mandatory information to be provided regarding health and medicine application status of animals for slaughter.</w:t>
            </w:r>
          </w:p>
          <w:p w14:paraId="2A3F70FE" w14:textId="77777777" w:rsidR="00B12F6B" w:rsidRPr="00C87850" w:rsidRDefault="00B12F6B" w:rsidP="00707297">
            <w:pPr>
              <w:rPr>
                <w:rFonts w:ascii="MS Gothic" w:eastAsia="MS Gothic" w:hAnsi="MS Gothic"/>
                <w:sz w:val="24"/>
                <w:szCs w:val="24"/>
              </w:rPr>
            </w:pPr>
          </w:p>
          <w:p w14:paraId="5EDE9A30" w14:textId="77777777" w:rsidR="00B12F6B" w:rsidRPr="00C87850" w:rsidRDefault="00B12F6B" w:rsidP="00707297">
            <w:pPr>
              <w:rPr>
                <w:rFonts w:ascii="MS Gothic" w:eastAsia="MS Gothic" w:hAnsi="MS Gothic"/>
                <w:sz w:val="24"/>
                <w:szCs w:val="24"/>
              </w:rPr>
            </w:pPr>
          </w:p>
          <w:p w14:paraId="1CCDFC15" w14:textId="77777777" w:rsidR="00B12F6B" w:rsidRPr="00C87850" w:rsidRDefault="00B12F6B" w:rsidP="00707297">
            <w:pPr>
              <w:rPr>
                <w:rFonts w:ascii="MS Gothic" w:eastAsia="MS Gothic" w:hAnsi="MS Gothic"/>
                <w:sz w:val="24"/>
                <w:szCs w:val="24"/>
              </w:rPr>
            </w:pPr>
          </w:p>
          <w:p w14:paraId="254C6089" w14:textId="77777777" w:rsidR="00B12F6B" w:rsidRPr="00C87850" w:rsidRDefault="00B12F6B" w:rsidP="00707297">
            <w:pPr>
              <w:rPr>
                <w:rFonts w:ascii="MS Gothic" w:eastAsia="MS Gothic" w:hAnsi="MS Gothic"/>
                <w:sz w:val="24"/>
                <w:szCs w:val="24"/>
              </w:rPr>
            </w:pPr>
          </w:p>
        </w:tc>
      </w:tr>
    </w:tbl>
    <w:p w14:paraId="34D2A2BE" w14:textId="502B6E0C" w:rsidR="00B12F6B" w:rsidRPr="00C87850" w:rsidRDefault="00B12F6B" w:rsidP="00B12F6B">
      <w:pPr>
        <w:rPr>
          <w:rFonts w:ascii="MS Gothic" w:eastAsia="MS Gothic" w:hAnsi="MS Gothic"/>
          <w:sz w:val="24"/>
          <w:szCs w:val="24"/>
        </w:rPr>
      </w:pPr>
    </w:p>
    <w:p w14:paraId="2D298FFD" w14:textId="3AAB90BB" w:rsidR="009D5701" w:rsidRPr="00C87850" w:rsidRDefault="009D5701" w:rsidP="00B12F6B">
      <w:pPr>
        <w:rPr>
          <w:rFonts w:ascii="MS Gothic" w:eastAsia="MS Gothic" w:hAnsi="MS Gothic"/>
          <w:sz w:val="24"/>
          <w:szCs w:val="24"/>
        </w:rPr>
      </w:pPr>
      <w:r w:rsidRPr="00C87850">
        <w:rPr>
          <w:rFonts w:ascii="MS Gothic" w:eastAsia="MS Gothic" w:hAnsi="MS Gothic" w:hint="eastAsia"/>
          <w:sz w:val="24"/>
          <w:szCs w:val="24"/>
        </w:rPr>
        <w:t>(2)　生体検査における手順と記録システム</w:t>
      </w:r>
    </w:p>
    <w:p w14:paraId="4F9F89FF" w14:textId="79F96C1D" w:rsidR="009D5701" w:rsidRPr="00C87850" w:rsidRDefault="009D5701" w:rsidP="00B12F6B">
      <w:pPr>
        <w:rPr>
          <w:rFonts w:ascii="MS Gothic" w:eastAsia="MS Gothic" w:hAnsi="MS Gothic"/>
          <w:sz w:val="24"/>
          <w:szCs w:val="24"/>
        </w:rPr>
      </w:pPr>
      <w:r w:rsidRPr="00C87850">
        <w:rPr>
          <w:rFonts w:ascii="MS Gothic" w:eastAsia="MS Gothic" w:hAnsi="MS Gothic" w:hint="eastAsia"/>
          <w:sz w:val="24"/>
          <w:szCs w:val="24"/>
        </w:rPr>
        <w:t xml:space="preserve">(2)　</w:t>
      </w:r>
      <w:r w:rsidRPr="00C87850">
        <w:rPr>
          <w:rFonts w:ascii="MS Gothic" w:eastAsia="MS Gothic" w:hAnsi="MS Gothic"/>
          <w:sz w:val="24"/>
          <w:szCs w:val="24"/>
        </w:rPr>
        <w:t xml:space="preserve"> Procedures and recording system for ante-mortem inspection.</w:t>
      </w:r>
    </w:p>
    <w:tbl>
      <w:tblPr>
        <w:tblStyle w:val="a4"/>
        <w:tblW w:w="0" w:type="auto"/>
        <w:tblLook w:val="04A0" w:firstRow="1" w:lastRow="0" w:firstColumn="1" w:lastColumn="0" w:noHBand="0" w:noVBand="1"/>
      </w:tblPr>
      <w:tblGrid>
        <w:gridCol w:w="8494"/>
      </w:tblGrid>
      <w:tr w:rsidR="00B12F6B" w:rsidRPr="00C87850" w14:paraId="67C95223" w14:textId="77777777" w:rsidTr="00707297">
        <w:tc>
          <w:tcPr>
            <w:tcW w:w="8494" w:type="dxa"/>
          </w:tcPr>
          <w:p w14:paraId="0FBA30C3" w14:textId="5A2F3F62" w:rsidR="00B12F6B" w:rsidRPr="00C87850" w:rsidRDefault="009D5701" w:rsidP="00707297">
            <w:pPr>
              <w:rPr>
                <w:rFonts w:ascii="MS Gothic" w:eastAsia="MS Gothic" w:hAnsi="MS Gothic"/>
                <w:sz w:val="24"/>
                <w:szCs w:val="24"/>
              </w:rPr>
            </w:pPr>
            <w:r w:rsidRPr="00C87850">
              <w:rPr>
                <w:rFonts w:ascii="MS Gothic" w:eastAsia="MS Gothic" w:hAnsi="MS Gothic" w:hint="eastAsia"/>
                <w:sz w:val="24"/>
                <w:szCs w:val="24"/>
              </w:rPr>
              <w:t>a</w:t>
            </w:r>
            <w:r w:rsidR="00B12F6B" w:rsidRPr="00C87850">
              <w:rPr>
                <w:rFonts w:ascii="MS Gothic" w:eastAsia="MS Gothic" w:hAnsi="MS Gothic"/>
                <w:sz w:val="24"/>
                <w:szCs w:val="24"/>
              </w:rPr>
              <w:t>.</w:t>
            </w:r>
            <w:r w:rsidR="00B12F6B" w:rsidRPr="00C87850">
              <w:rPr>
                <w:rFonts w:ascii="MS Gothic" w:eastAsia="MS Gothic" w:hAnsi="MS Gothic" w:hint="eastAsia"/>
                <w:sz w:val="24"/>
                <w:szCs w:val="24"/>
              </w:rPr>
              <w:t xml:space="preserve"> </w:t>
            </w:r>
            <w:r w:rsidR="00857696" w:rsidRPr="00C87850">
              <w:rPr>
                <w:rFonts w:ascii="MS Gothic" w:eastAsia="MS Gothic" w:hAnsi="MS Gothic" w:hint="eastAsia"/>
                <w:sz w:val="24"/>
                <w:szCs w:val="24"/>
              </w:rPr>
              <w:t>生体検査が食鳥処理場で行われる場合、その概要</w:t>
            </w:r>
          </w:p>
          <w:p w14:paraId="74ED653B" w14:textId="10104A51" w:rsidR="00B12F6B" w:rsidRPr="00C87850" w:rsidRDefault="009D5701" w:rsidP="00A43370">
            <w:pPr>
              <w:ind w:left="240" w:hangingChars="100" w:hanging="240"/>
              <w:rPr>
                <w:rFonts w:ascii="MS Gothic" w:eastAsia="MS Gothic" w:hAnsi="MS Gothic"/>
                <w:sz w:val="24"/>
                <w:szCs w:val="24"/>
              </w:rPr>
            </w:pPr>
            <w:r w:rsidRPr="00C87850">
              <w:rPr>
                <w:rFonts w:ascii="MS Gothic" w:eastAsia="MS Gothic" w:hAnsi="MS Gothic" w:hint="eastAsia"/>
                <w:sz w:val="24"/>
                <w:szCs w:val="24"/>
              </w:rPr>
              <w:t>a</w:t>
            </w:r>
            <w:r w:rsidR="00B12F6B" w:rsidRPr="00C87850">
              <w:rPr>
                <w:rFonts w:ascii="MS Gothic" w:eastAsia="MS Gothic" w:hAnsi="MS Gothic"/>
                <w:sz w:val="24"/>
                <w:szCs w:val="24"/>
              </w:rPr>
              <w:t xml:space="preserve">. </w:t>
            </w:r>
            <w:r w:rsidR="00857696" w:rsidRPr="00C87850">
              <w:rPr>
                <w:rFonts w:ascii="MS Gothic" w:eastAsia="MS Gothic" w:hAnsi="MS Gothic"/>
                <w:sz w:val="24"/>
                <w:szCs w:val="24"/>
              </w:rPr>
              <w:t xml:space="preserve">outline of </w:t>
            </w:r>
            <w:r w:rsidR="00B12F6B" w:rsidRPr="00C87850">
              <w:rPr>
                <w:rFonts w:ascii="MS Gothic" w:eastAsia="MS Gothic" w:hAnsi="MS Gothic"/>
                <w:sz w:val="24"/>
                <w:szCs w:val="24"/>
              </w:rPr>
              <w:t>ante-mortem inspection</w:t>
            </w:r>
            <w:r w:rsidR="00857696" w:rsidRPr="00C87850">
              <w:rPr>
                <w:rFonts w:ascii="MS Gothic" w:eastAsia="MS Gothic" w:hAnsi="MS Gothic"/>
                <w:sz w:val="24"/>
                <w:szCs w:val="24"/>
              </w:rPr>
              <w:t xml:space="preserve"> (if this is carried out at poultry processing plant)</w:t>
            </w:r>
            <w:r w:rsidR="00B12F6B" w:rsidRPr="00C87850">
              <w:rPr>
                <w:rFonts w:ascii="MS Gothic" w:eastAsia="MS Gothic" w:hAnsi="MS Gothic"/>
                <w:sz w:val="24"/>
                <w:szCs w:val="24"/>
              </w:rPr>
              <w:t>.</w:t>
            </w:r>
          </w:p>
          <w:p w14:paraId="525171B5" w14:textId="77777777" w:rsidR="00B12F6B" w:rsidRPr="00C87850" w:rsidRDefault="00B12F6B" w:rsidP="00707297">
            <w:pPr>
              <w:rPr>
                <w:rFonts w:ascii="MS Gothic" w:eastAsia="MS Gothic" w:hAnsi="MS Gothic"/>
                <w:sz w:val="24"/>
                <w:szCs w:val="24"/>
              </w:rPr>
            </w:pPr>
          </w:p>
          <w:p w14:paraId="19840E8A" w14:textId="77777777" w:rsidR="00B12F6B" w:rsidRPr="00C87850" w:rsidRDefault="00B12F6B" w:rsidP="00707297">
            <w:pPr>
              <w:rPr>
                <w:rFonts w:ascii="MS Gothic" w:eastAsia="MS Gothic" w:hAnsi="MS Gothic"/>
                <w:sz w:val="24"/>
                <w:szCs w:val="24"/>
              </w:rPr>
            </w:pPr>
          </w:p>
          <w:p w14:paraId="7A2E792E" w14:textId="77777777" w:rsidR="00B12F6B" w:rsidRPr="00C87850" w:rsidRDefault="00B12F6B" w:rsidP="00707297">
            <w:pPr>
              <w:rPr>
                <w:rFonts w:ascii="MS Gothic" w:eastAsia="MS Gothic" w:hAnsi="MS Gothic"/>
                <w:sz w:val="24"/>
                <w:szCs w:val="24"/>
              </w:rPr>
            </w:pPr>
          </w:p>
          <w:p w14:paraId="63EBCAA0" w14:textId="77777777" w:rsidR="00B12F6B" w:rsidRPr="00C87850" w:rsidRDefault="00B12F6B" w:rsidP="00707297">
            <w:pPr>
              <w:rPr>
                <w:rFonts w:ascii="MS Gothic" w:eastAsia="MS Gothic" w:hAnsi="MS Gothic"/>
                <w:sz w:val="24"/>
                <w:szCs w:val="24"/>
              </w:rPr>
            </w:pPr>
          </w:p>
        </w:tc>
      </w:tr>
    </w:tbl>
    <w:p w14:paraId="3160E5C7" w14:textId="77777777" w:rsidR="00B12F6B" w:rsidRPr="00C87850" w:rsidRDefault="00B12F6B" w:rsidP="00B12F6B">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B12F6B" w:rsidRPr="00C87850" w14:paraId="5F043AC9" w14:textId="77777777" w:rsidTr="00707297">
        <w:tc>
          <w:tcPr>
            <w:tcW w:w="8494" w:type="dxa"/>
          </w:tcPr>
          <w:p w14:paraId="6D5BCDB2" w14:textId="688E6C06" w:rsidR="00B12F6B" w:rsidRPr="00C87850" w:rsidRDefault="00F875F2" w:rsidP="00A43370">
            <w:pPr>
              <w:ind w:left="240" w:hangingChars="100" w:hanging="240"/>
              <w:rPr>
                <w:rFonts w:ascii="MS Gothic" w:eastAsia="MS Gothic" w:hAnsi="MS Gothic"/>
                <w:sz w:val="24"/>
                <w:szCs w:val="24"/>
              </w:rPr>
            </w:pPr>
            <w:r w:rsidRPr="00C87850">
              <w:rPr>
                <w:rFonts w:ascii="MS Gothic" w:eastAsia="MS Gothic" w:hAnsi="MS Gothic"/>
                <w:sz w:val="24"/>
                <w:szCs w:val="24"/>
              </w:rPr>
              <w:t>b</w:t>
            </w:r>
            <w:r w:rsidR="00B12F6B" w:rsidRPr="00C87850">
              <w:rPr>
                <w:rFonts w:ascii="MS Gothic" w:eastAsia="MS Gothic" w:hAnsi="MS Gothic"/>
                <w:sz w:val="24"/>
                <w:szCs w:val="24"/>
              </w:rPr>
              <w:t>.</w:t>
            </w:r>
            <w:r w:rsidR="00B12F6B" w:rsidRPr="00C87850">
              <w:rPr>
                <w:rFonts w:ascii="MS Gothic" w:eastAsia="MS Gothic" w:hAnsi="MS Gothic" w:hint="eastAsia"/>
                <w:sz w:val="24"/>
                <w:szCs w:val="24"/>
              </w:rPr>
              <w:t xml:space="preserve"> </w:t>
            </w:r>
            <w:r w:rsidRPr="00C87850">
              <w:rPr>
                <w:rFonts w:ascii="MS Gothic" w:eastAsia="MS Gothic" w:hAnsi="MS Gothic" w:hint="eastAsia"/>
                <w:sz w:val="24"/>
                <w:szCs w:val="24"/>
              </w:rPr>
              <w:t>全ての家きんが生体検査で検査されるか、又は1群のランダムサンプリングのみか。</w:t>
            </w:r>
          </w:p>
          <w:p w14:paraId="75EF0DA9" w14:textId="360C97F9" w:rsidR="00B12F6B" w:rsidRPr="00C87850" w:rsidRDefault="00F875F2" w:rsidP="00A43370">
            <w:pPr>
              <w:ind w:left="240" w:hangingChars="100" w:hanging="240"/>
              <w:rPr>
                <w:rFonts w:ascii="MS Gothic" w:eastAsia="MS Gothic" w:hAnsi="MS Gothic"/>
                <w:sz w:val="24"/>
                <w:szCs w:val="24"/>
              </w:rPr>
            </w:pPr>
            <w:r w:rsidRPr="00C87850">
              <w:rPr>
                <w:rFonts w:ascii="MS Gothic" w:eastAsia="MS Gothic" w:hAnsi="MS Gothic"/>
                <w:sz w:val="24"/>
                <w:szCs w:val="24"/>
              </w:rPr>
              <w:t>b</w:t>
            </w:r>
            <w:r w:rsidR="00B12F6B" w:rsidRPr="00C87850">
              <w:rPr>
                <w:rFonts w:ascii="MS Gothic" w:eastAsia="MS Gothic" w:hAnsi="MS Gothic"/>
                <w:sz w:val="24"/>
                <w:szCs w:val="24"/>
              </w:rPr>
              <w:t xml:space="preserve">. </w:t>
            </w:r>
            <w:r w:rsidRPr="00C87850">
              <w:rPr>
                <w:rFonts w:ascii="MS Gothic" w:eastAsia="MS Gothic" w:hAnsi="MS Gothic"/>
                <w:sz w:val="24"/>
                <w:szCs w:val="24"/>
              </w:rPr>
              <w:t>Are all poultry animals examined during the ante-mortem inspection, or only a random sampling of a batch?</w:t>
            </w:r>
          </w:p>
          <w:p w14:paraId="6EEC1117" w14:textId="77777777" w:rsidR="00B12F6B" w:rsidRPr="00C87850" w:rsidRDefault="00B12F6B" w:rsidP="00707297">
            <w:pPr>
              <w:rPr>
                <w:rFonts w:ascii="MS Gothic" w:eastAsia="MS Gothic" w:hAnsi="MS Gothic"/>
                <w:sz w:val="24"/>
                <w:szCs w:val="24"/>
              </w:rPr>
            </w:pPr>
          </w:p>
          <w:p w14:paraId="71589391" w14:textId="77777777" w:rsidR="00B12F6B" w:rsidRPr="00C87850" w:rsidRDefault="00B12F6B" w:rsidP="00707297">
            <w:pPr>
              <w:rPr>
                <w:rFonts w:ascii="MS Gothic" w:eastAsia="MS Gothic" w:hAnsi="MS Gothic"/>
                <w:sz w:val="24"/>
                <w:szCs w:val="24"/>
              </w:rPr>
            </w:pPr>
          </w:p>
          <w:p w14:paraId="6E221763" w14:textId="77777777" w:rsidR="00B12F6B" w:rsidRPr="00C87850" w:rsidRDefault="00B12F6B" w:rsidP="00707297">
            <w:pPr>
              <w:rPr>
                <w:rFonts w:ascii="MS Gothic" w:eastAsia="MS Gothic" w:hAnsi="MS Gothic"/>
                <w:sz w:val="24"/>
                <w:szCs w:val="24"/>
              </w:rPr>
            </w:pPr>
          </w:p>
          <w:p w14:paraId="2CE81898" w14:textId="77777777" w:rsidR="00B12F6B" w:rsidRPr="00C87850" w:rsidRDefault="00B12F6B" w:rsidP="00707297">
            <w:pPr>
              <w:rPr>
                <w:rFonts w:ascii="MS Gothic" w:eastAsia="MS Gothic" w:hAnsi="MS Gothic"/>
                <w:sz w:val="24"/>
                <w:szCs w:val="24"/>
              </w:rPr>
            </w:pPr>
          </w:p>
        </w:tc>
      </w:tr>
    </w:tbl>
    <w:p w14:paraId="40501A5E" w14:textId="1FB59612" w:rsidR="00B12F6B" w:rsidRPr="00C87850" w:rsidRDefault="00B12F6B" w:rsidP="00B12F6B">
      <w:pPr>
        <w:rPr>
          <w:rFonts w:ascii="MS Gothic" w:eastAsia="MS Gothic" w:hAnsi="MS Gothic"/>
          <w:sz w:val="24"/>
          <w:szCs w:val="24"/>
        </w:rPr>
      </w:pPr>
    </w:p>
    <w:p w14:paraId="070B6F5B" w14:textId="127F83F7" w:rsidR="00743848" w:rsidRPr="00C87850" w:rsidRDefault="00743848" w:rsidP="00743848">
      <w:pPr>
        <w:rPr>
          <w:rFonts w:ascii="MS Gothic" w:eastAsia="MS Gothic" w:hAnsi="MS Gothic"/>
          <w:sz w:val="24"/>
          <w:szCs w:val="24"/>
        </w:rPr>
      </w:pPr>
      <w:r w:rsidRPr="00C87850">
        <w:rPr>
          <w:rFonts w:ascii="MS Gothic" w:eastAsia="MS Gothic" w:hAnsi="MS Gothic" w:hint="eastAsia"/>
          <w:sz w:val="24"/>
          <w:szCs w:val="24"/>
        </w:rPr>
        <w:t>(3)　と殺後検査</w:t>
      </w:r>
    </w:p>
    <w:p w14:paraId="50250A6B" w14:textId="4D9B5B7D" w:rsidR="00743848" w:rsidRPr="00C87850" w:rsidRDefault="00743848" w:rsidP="00B12F6B">
      <w:pPr>
        <w:rPr>
          <w:rFonts w:ascii="MS Gothic" w:eastAsia="MS Gothic" w:hAnsi="MS Gothic"/>
          <w:sz w:val="24"/>
          <w:szCs w:val="24"/>
        </w:rPr>
      </w:pPr>
      <w:r w:rsidRPr="00C87850">
        <w:rPr>
          <w:rFonts w:ascii="MS Gothic" w:eastAsia="MS Gothic" w:hAnsi="MS Gothic" w:hint="eastAsia"/>
          <w:sz w:val="24"/>
          <w:szCs w:val="24"/>
        </w:rPr>
        <w:t xml:space="preserve">(3)　</w:t>
      </w:r>
      <w:r w:rsidR="00031F0E" w:rsidRPr="00C87850">
        <w:rPr>
          <w:rFonts w:ascii="MS Gothic" w:eastAsia="MS Gothic" w:hAnsi="MS Gothic" w:hint="eastAsia"/>
          <w:sz w:val="24"/>
          <w:szCs w:val="24"/>
        </w:rPr>
        <w:t>P</w:t>
      </w:r>
      <w:r w:rsidRPr="00C87850">
        <w:rPr>
          <w:rFonts w:ascii="MS Gothic" w:eastAsia="MS Gothic" w:hAnsi="MS Gothic"/>
          <w:sz w:val="24"/>
          <w:szCs w:val="24"/>
        </w:rPr>
        <w:t>ost-mortem inspection.</w:t>
      </w:r>
    </w:p>
    <w:tbl>
      <w:tblPr>
        <w:tblStyle w:val="a4"/>
        <w:tblW w:w="0" w:type="auto"/>
        <w:tblLook w:val="04A0" w:firstRow="1" w:lastRow="0" w:firstColumn="1" w:lastColumn="0" w:noHBand="0" w:noVBand="1"/>
      </w:tblPr>
      <w:tblGrid>
        <w:gridCol w:w="8494"/>
      </w:tblGrid>
      <w:tr w:rsidR="00743848" w:rsidRPr="00C87850" w14:paraId="1B36E0C4" w14:textId="77777777" w:rsidTr="00707297">
        <w:tc>
          <w:tcPr>
            <w:tcW w:w="8494" w:type="dxa"/>
          </w:tcPr>
          <w:p w14:paraId="24E7F400" w14:textId="2663BF7D" w:rsidR="00743848" w:rsidRPr="00C87850" w:rsidRDefault="00743848" w:rsidP="00A43370">
            <w:pPr>
              <w:ind w:left="240" w:hangingChars="100" w:hanging="240"/>
              <w:rPr>
                <w:rFonts w:ascii="MS Gothic" w:eastAsia="MS Gothic" w:hAnsi="MS Gothic"/>
                <w:sz w:val="24"/>
                <w:szCs w:val="24"/>
              </w:rPr>
            </w:pPr>
            <w:r w:rsidRPr="00C87850">
              <w:rPr>
                <w:rFonts w:ascii="MS Gothic" w:eastAsia="MS Gothic" w:hAnsi="MS Gothic" w:hint="eastAsia"/>
                <w:sz w:val="24"/>
                <w:szCs w:val="24"/>
              </w:rPr>
              <w:lastRenderedPageBreak/>
              <w:t>a</w:t>
            </w:r>
            <w:r w:rsidRPr="00C87850">
              <w:rPr>
                <w:rFonts w:ascii="MS Gothic" w:eastAsia="MS Gothic" w:hAnsi="MS Gothic"/>
                <w:sz w:val="24"/>
                <w:szCs w:val="24"/>
              </w:rPr>
              <w:t>.</w:t>
            </w:r>
            <w:r w:rsidRPr="00C87850">
              <w:rPr>
                <w:rFonts w:ascii="MS Gothic" w:eastAsia="MS Gothic" w:hAnsi="MS Gothic" w:hint="eastAsia"/>
                <w:sz w:val="24"/>
                <w:szCs w:val="24"/>
              </w:rPr>
              <w:t xml:space="preserve"> 公的管理システム、特に公務員の責任（と殺後検査を行う者の資格や身分）、検査台の要件、結果の記録（証明書、記録簿など）及び不可食部位の廃棄について。</w:t>
            </w:r>
          </w:p>
          <w:p w14:paraId="71887705" w14:textId="6CCF80A3" w:rsidR="00743848" w:rsidRPr="00C87850" w:rsidRDefault="00743848" w:rsidP="00A43370">
            <w:pPr>
              <w:ind w:left="240" w:hangingChars="100" w:hanging="240"/>
              <w:rPr>
                <w:rFonts w:ascii="MS Gothic" w:eastAsia="MS Gothic" w:hAnsi="MS Gothic"/>
                <w:sz w:val="24"/>
                <w:szCs w:val="24"/>
              </w:rPr>
            </w:pPr>
            <w:r w:rsidRPr="00C87850">
              <w:rPr>
                <w:rFonts w:ascii="MS Gothic" w:eastAsia="MS Gothic" w:hAnsi="MS Gothic" w:hint="eastAsia"/>
                <w:sz w:val="24"/>
                <w:szCs w:val="24"/>
              </w:rPr>
              <w:t>a</w:t>
            </w:r>
            <w:r w:rsidRPr="00C87850">
              <w:rPr>
                <w:rFonts w:ascii="MS Gothic" w:eastAsia="MS Gothic" w:hAnsi="MS Gothic"/>
                <w:sz w:val="24"/>
                <w:szCs w:val="24"/>
              </w:rPr>
              <w:t xml:space="preserve">. Description of the official controls system, in particular in relation to the responsibilities of official personnel (qualifications of personnel performing </w:t>
            </w:r>
            <w:r w:rsidR="00915D0D" w:rsidRPr="00C87850">
              <w:rPr>
                <w:rFonts w:ascii="MS Gothic" w:eastAsia="MS Gothic" w:hAnsi="MS Gothic"/>
                <w:sz w:val="24"/>
                <w:szCs w:val="24"/>
              </w:rPr>
              <w:t xml:space="preserve">the post-mortem </w:t>
            </w:r>
            <w:r w:rsidRPr="00C87850">
              <w:rPr>
                <w:rFonts w:ascii="MS Gothic" w:eastAsia="MS Gothic" w:hAnsi="MS Gothic"/>
                <w:sz w:val="24"/>
                <w:szCs w:val="24"/>
              </w:rPr>
              <w:t>inspection and their employment status), the equipment of inspections posts, recording of results (certificates, registers etc.) and disposal of unfit carcasses and/or parts.</w:t>
            </w:r>
          </w:p>
          <w:p w14:paraId="1B4ADE8C" w14:textId="77777777" w:rsidR="00743848" w:rsidRPr="00C87850" w:rsidRDefault="00743848" w:rsidP="00707297">
            <w:pPr>
              <w:rPr>
                <w:rFonts w:ascii="MS Gothic" w:eastAsia="MS Gothic" w:hAnsi="MS Gothic"/>
                <w:sz w:val="24"/>
                <w:szCs w:val="24"/>
              </w:rPr>
            </w:pPr>
          </w:p>
          <w:p w14:paraId="224871B6" w14:textId="77777777" w:rsidR="00743848" w:rsidRPr="00C87850" w:rsidRDefault="00743848" w:rsidP="00707297">
            <w:pPr>
              <w:rPr>
                <w:rFonts w:ascii="MS Gothic" w:eastAsia="MS Gothic" w:hAnsi="MS Gothic"/>
                <w:sz w:val="24"/>
                <w:szCs w:val="24"/>
              </w:rPr>
            </w:pPr>
          </w:p>
          <w:p w14:paraId="503F0638" w14:textId="77777777" w:rsidR="00743848" w:rsidRPr="00C87850" w:rsidRDefault="00743848" w:rsidP="00707297">
            <w:pPr>
              <w:rPr>
                <w:rFonts w:ascii="MS Gothic" w:eastAsia="MS Gothic" w:hAnsi="MS Gothic"/>
                <w:sz w:val="24"/>
                <w:szCs w:val="24"/>
              </w:rPr>
            </w:pPr>
          </w:p>
          <w:p w14:paraId="1CDE678A" w14:textId="77777777" w:rsidR="00743848" w:rsidRPr="00C87850" w:rsidRDefault="00743848" w:rsidP="00707297">
            <w:pPr>
              <w:rPr>
                <w:rFonts w:ascii="MS Gothic" w:eastAsia="MS Gothic" w:hAnsi="MS Gothic"/>
                <w:sz w:val="24"/>
                <w:szCs w:val="24"/>
              </w:rPr>
            </w:pPr>
          </w:p>
        </w:tc>
      </w:tr>
    </w:tbl>
    <w:p w14:paraId="69E64FF0" w14:textId="2F222BCC" w:rsidR="00743848" w:rsidRPr="00C87850" w:rsidRDefault="00743848" w:rsidP="00B12F6B">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EA5071" w:rsidRPr="00C87850" w14:paraId="587AE44C" w14:textId="77777777" w:rsidTr="00707297">
        <w:tc>
          <w:tcPr>
            <w:tcW w:w="8494" w:type="dxa"/>
          </w:tcPr>
          <w:p w14:paraId="4B9B68FB" w14:textId="11CF68F8" w:rsidR="00EA5071" w:rsidRPr="00C87850" w:rsidRDefault="00EA5071" w:rsidP="00A43370">
            <w:pPr>
              <w:ind w:left="240" w:hangingChars="100" w:hanging="240"/>
              <w:rPr>
                <w:rFonts w:ascii="MS Gothic" w:eastAsia="MS Gothic" w:hAnsi="MS Gothic"/>
                <w:sz w:val="24"/>
                <w:szCs w:val="24"/>
              </w:rPr>
            </w:pPr>
            <w:r w:rsidRPr="00C87850">
              <w:rPr>
                <w:rFonts w:ascii="MS Gothic" w:eastAsia="MS Gothic" w:hAnsi="MS Gothic" w:hint="eastAsia"/>
                <w:sz w:val="24"/>
                <w:szCs w:val="24"/>
              </w:rPr>
              <w:t>b</w:t>
            </w:r>
            <w:r w:rsidRPr="00C87850">
              <w:rPr>
                <w:rFonts w:ascii="MS Gothic" w:eastAsia="MS Gothic" w:hAnsi="MS Gothic"/>
                <w:sz w:val="24"/>
                <w:szCs w:val="24"/>
              </w:rPr>
              <w:t>.</w:t>
            </w:r>
            <w:r w:rsidRPr="00C87850">
              <w:rPr>
                <w:rFonts w:ascii="MS Gothic" w:eastAsia="MS Gothic" w:hAnsi="MS Gothic" w:hint="eastAsia"/>
                <w:sz w:val="24"/>
                <w:szCs w:val="24"/>
              </w:rPr>
              <w:t xml:space="preserve"> </w:t>
            </w:r>
            <w:r w:rsidR="00626444" w:rsidRPr="00C87850">
              <w:rPr>
                <w:rFonts w:ascii="MS Gothic" w:eastAsia="MS Gothic" w:hAnsi="MS Gothic" w:hint="eastAsia"/>
                <w:sz w:val="24"/>
                <w:szCs w:val="24"/>
              </w:rPr>
              <w:t>会社の従業員がと殺後検査に関与している場合、当該従業員に対する訓練の</w:t>
            </w:r>
            <w:r w:rsidR="005F22B9" w:rsidRPr="00C87850">
              <w:rPr>
                <w:rFonts w:ascii="MS Gothic" w:eastAsia="MS Gothic" w:hAnsi="MS Gothic" w:hint="eastAsia"/>
                <w:sz w:val="24"/>
                <w:szCs w:val="24"/>
              </w:rPr>
              <w:t>要件</w:t>
            </w:r>
            <w:r w:rsidR="00626444" w:rsidRPr="00C87850">
              <w:rPr>
                <w:rFonts w:ascii="MS Gothic" w:eastAsia="MS Gothic" w:hAnsi="MS Gothic" w:hint="eastAsia"/>
                <w:sz w:val="24"/>
                <w:szCs w:val="24"/>
              </w:rPr>
              <w:t>。検査官の必要人数に関する基準があるか。当該職員の検査実施に対し、当局はどのように監督しているか。</w:t>
            </w:r>
          </w:p>
          <w:p w14:paraId="241739A1" w14:textId="3FDCE003" w:rsidR="00EA5071" w:rsidRPr="00C87850" w:rsidRDefault="00EA5071" w:rsidP="00A43370">
            <w:pPr>
              <w:ind w:left="240" w:hangingChars="100" w:hanging="240"/>
              <w:rPr>
                <w:rFonts w:ascii="MS Gothic" w:eastAsia="MS Gothic" w:hAnsi="MS Gothic"/>
                <w:sz w:val="24"/>
                <w:szCs w:val="24"/>
              </w:rPr>
            </w:pPr>
            <w:r w:rsidRPr="00C87850">
              <w:rPr>
                <w:rFonts w:ascii="MS Gothic" w:eastAsia="MS Gothic" w:hAnsi="MS Gothic" w:hint="eastAsia"/>
                <w:sz w:val="24"/>
                <w:szCs w:val="24"/>
              </w:rPr>
              <w:t>b</w:t>
            </w:r>
            <w:r w:rsidRPr="00C87850">
              <w:rPr>
                <w:rFonts w:ascii="MS Gothic" w:eastAsia="MS Gothic" w:hAnsi="MS Gothic"/>
                <w:sz w:val="24"/>
                <w:szCs w:val="24"/>
              </w:rPr>
              <w:t xml:space="preserve">. </w:t>
            </w:r>
            <w:r w:rsidR="005F22B9" w:rsidRPr="00C87850">
              <w:rPr>
                <w:rFonts w:ascii="MS Gothic" w:eastAsia="MS Gothic" w:hAnsi="MS Gothic"/>
                <w:sz w:val="24"/>
                <w:szCs w:val="24"/>
              </w:rPr>
              <w:t>If company staff is involved in the post-mortem inspection, please indicate training requirements for this staff. Are criteria laid down with regard to the numbers of inspectors needed, etc.? How is the performance of that staff supervised by the competent authority?</w:t>
            </w:r>
          </w:p>
          <w:p w14:paraId="2A0AA42A" w14:textId="77777777" w:rsidR="00EA5071" w:rsidRPr="00C87850" w:rsidRDefault="00EA5071" w:rsidP="00707297">
            <w:pPr>
              <w:rPr>
                <w:rFonts w:ascii="MS Gothic" w:eastAsia="MS Gothic" w:hAnsi="MS Gothic"/>
                <w:sz w:val="24"/>
                <w:szCs w:val="24"/>
              </w:rPr>
            </w:pPr>
          </w:p>
          <w:p w14:paraId="7548AE74" w14:textId="77777777" w:rsidR="00EA5071" w:rsidRPr="00C87850" w:rsidRDefault="00EA5071" w:rsidP="00707297">
            <w:pPr>
              <w:rPr>
                <w:rFonts w:ascii="MS Gothic" w:eastAsia="MS Gothic" w:hAnsi="MS Gothic"/>
                <w:sz w:val="24"/>
                <w:szCs w:val="24"/>
              </w:rPr>
            </w:pPr>
          </w:p>
          <w:p w14:paraId="0059981F" w14:textId="77777777" w:rsidR="00EA5071" w:rsidRPr="00C87850" w:rsidRDefault="00EA5071" w:rsidP="00707297">
            <w:pPr>
              <w:rPr>
                <w:rFonts w:ascii="MS Gothic" w:eastAsia="MS Gothic" w:hAnsi="MS Gothic"/>
                <w:sz w:val="24"/>
                <w:szCs w:val="24"/>
              </w:rPr>
            </w:pPr>
          </w:p>
          <w:p w14:paraId="082D9A08" w14:textId="77777777" w:rsidR="00EA5071" w:rsidRPr="00C87850" w:rsidRDefault="00EA5071" w:rsidP="00707297">
            <w:pPr>
              <w:rPr>
                <w:rFonts w:ascii="MS Gothic" w:eastAsia="MS Gothic" w:hAnsi="MS Gothic"/>
                <w:sz w:val="24"/>
                <w:szCs w:val="24"/>
              </w:rPr>
            </w:pPr>
          </w:p>
        </w:tc>
      </w:tr>
    </w:tbl>
    <w:p w14:paraId="38A96D00" w14:textId="29F0B04C" w:rsidR="00031F0E" w:rsidRPr="00C87850" w:rsidRDefault="00031F0E" w:rsidP="00B12F6B">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031F0E" w:rsidRPr="00C87850" w14:paraId="03FDDE94" w14:textId="77777777" w:rsidTr="00707297">
        <w:tc>
          <w:tcPr>
            <w:tcW w:w="8494" w:type="dxa"/>
          </w:tcPr>
          <w:p w14:paraId="348D9E11" w14:textId="36F2167E" w:rsidR="00031F0E" w:rsidRPr="00C87850" w:rsidRDefault="00031F0E" w:rsidP="00707297">
            <w:pPr>
              <w:rPr>
                <w:rFonts w:ascii="MS Gothic" w:eastAsia="MS Gothic" w:hAnsi="MS Gothic"/>
                <w:sz w:val="24"/>
                <w:szCs w:val="24"/>
              </w:rPr>
            </w:pPr>
            <w:r w:rsidRPr="00C87850">
              <w:rPr>
                <w:rFonts w:ascii="MS Gothic" w:eastAsia="MS Gothic" w:hAnsi="MS Gothic"/>
                <w:sz w:val="24"/>
                <w:szCs w:val="24"/>
              </w:rPr>
              <w:t>c.</w:t>
            </w:r>
            <w:r w:rsidRPr="00C87850">
              <w:rPr>
                <w:rFonts w:ascii="MS Gothic" w:eastAsia="MS Gothic" w:hAnsi="MS Gothic" w:hint="eastAsia"/>
                <w:sz w:val="24"/>
                <w:szCs w:val="24"/>
              </w:rPr>
              <w:t xml:space="preserve"> と殺後検査の手順及び記録システム</w:t>
            </w:r>
          </w:p>
          <w:p w14:paraId="37F5D4EF" w14:textId="1B7B1203" w:rsidR="00031F0E" w:rsidRPr="00C87850" w:rsidRDefault="00031F0E" w:rsidP="00707297">
            <w:pPr>
              <w:rPr>
                <w:rFonts w:ascii="MS Gothic" w:eastAsia="MS Gothic" w:hAnsi="MS Gothic"/>
                <w:sz w:val="24"/>
                <w:szCs w:val="24"/>
              </w:rPr>
            </w:pPr>
            <w:r w:rsidRPr="00C87850">
              <w:rPr>
                <w:rFonts w:ascii="MS Gothic" w:eastAsia="MS Gothic" w:hAnsi="MS Gothic"/>
                <w:sz w:val="24"/>
                <w:szCs w:val="24"/>
              </w:rPr>
              <w:t>c. Procedures and recording system for post-mortem inspection.</w:t>
            </w:r>
          </w:p>
          <w:p w14:paraId="6CF697BC" w14:textId="77777777" w:rsidR="00031F0E" w:rsidRPr="00C87850" w:rsidRDefault="00031F0E" w:rsidP="00707297">
            <w:pPr>
              <w:rPr>
                <w:rFonts w:ascii="MS Gothic" w:eastAsia="MS Gothic" w:hAnsi="MS Gothic"/>
                <w:sz w:val="24"/>
                <w:szCs w:val="24"/>
              </w:rPr>
            </w:pPr>
          </w:p>
          <w:p w14:paraId="4B27E901" w14:textId="77777777" w:rsidR="00031F0E" w:rsidRPr="00C87850" w:rsidRDefault="00031F0E" w:rsidP="00707297">
            <w:pPr>
              <w:rPr>
                <w:rFonts w:ascii="MS Gothic" w:eastAsia="MS Gothic" w:hAnsi="MS Gothic"/>
                <w:sz w:val="24"/>
                <w:szCs w:val="24"/>
              </w:rPr>
            </w:pPr>
          </w:p>
          <w:p w14:paraId="55229FCE" w14:textId="77777777" w:rsidR="00031F0E" w:rsidRPr="00C87850" w:rsidRDefault="00031F0E" w:rsidP="00707297">
            <w:pPr>
              <w:rPr>
                <w:rFonts w:ascii="MS Gothic" w:eastAsia="MS Gothic" w:hAnsi="MS Gothic"/>
                <w:sz w:val="24"/>
                <w:szCs w:val="24"/>
              </w:rPr>
            </w:pPr>
          </w:p>
          <w:p w14:paraId="2C5996E0" w14:textId="77777777" w:rsidR="00031F0E" w:rsidRPr="00C87850" w:rsidRDefault="00031F0E" w:rsidP="00707297">
            <w:pPr>
              <w:rPr>
                <w:rFonts w:ascii="MS Gothic" w:eastAsia="MS Gothic" w:hAnsi="MS Gothic"/>
                <w:sz w:val="24"/>
                <w:szCs w:val="24"/>
              </w:rPr>
            </w:pPr>
          </w:p>
        </w:tc>
      </w:tr>
    </w:tbl>
    <w:p w14:paraId="0DC8C02D" w14:textId="3164935F" w:rsidR="00B12F6B" w:rsidRPr="00C87850" w:rsidRDefault="00B12F6B" w:rsidP="00B12F6B">
      <w:pPr>
        <w:rPr>
          <w:rFonts w:ascii="MS Gothic" w:eastAsia="MS Gothic" w:hAnsi="MS Gothic"/>
          <w:sz w:val="24"/>
          <w:szCs w:val="24"/>
        </w:rPr>
      </w:pPr>
    </w:p>
    <w:p w14:paraId="3B495FE8" w14:textId="28F09701" w:rsidR="003F4046" w:rsidRPr="00C87850" w:rsidRDefault="001548C2" w:rsidP="00A43370">
      <w:pPr>
        <w:ind w:left="480" w:hangingChars="200" w:hanging="480"/>
        <w:rPr>
          <w:rFonts w:ascii="MS Gothic" w:eastAsia="MS Gothic" w:hAnsi="MS Gothic"/>
          <w:sz w:val="24"/>
          <w:szCs w:val="24"/>
        </w:rPr>
      </w:pPr>
      <w:r w:rsidRPr="00C87850">
        <w:rPr>
          <w:rFonts w:ascii="MS Gothic" w:eastAsia="MS Gothic" w:hAnsi="MS Gothic" w:hint="eastAsia"/>
          <w:sz w:val="24"/>
          <w:szCs w:val="24"/>
        </w:rPr>
        <w:t>(4</w:t>
      </w:r>
      <w:r w:rsidR="003F4046" w:rsidRPr="00C87850">
        <w:rPr>
          <w:rFonts w:ascii="MS Gothic" w:eastAsia="MS Gothic" w:hAnsi="MS Gothic" w:hint="eastAsia"/>
          <w:sz w:val="24"/>
          <w:szCs w:val="24"/>
        </w:rPr>
        <w:t>)　 食中毒の原因病原菌が検出された場合の対応手順（報告義務がある病原菌の情報）</w:t>
      </w:r>
    </w:p>
    <w:p w14:paraId="5BD3575D" w14:textId="5F5D1CA0" w:rsidR="003F4046" w:rsidRPr="00C87850" w:rsidRDefault="001548C2" w:rsidP="00A43370">
      <w:pPr>
        <w:ind w:left="480" w:hangingChars="200" w:hanging="480"/>
        <w:rPr>
          <w:rFonts w:ascii="MS Gothic" w:eastAsia="MS Gothic" w:hAnsi="MS Gothic"/>
          <w:sz w:val="24"/>
          <w:szCs w:val="24"/>
        </w:rPr>
      </w:pPr>
      <w:r w:rsidRPr="00C87850">
        <w:rPr>
          <w:rFonts w:ascii="MS Gothic" w:eastAsia="MS Gothic" w:hAnsi="MS Gothic" w:hint="eastAsia"/>
          <w:sz w:val="24"/>
          <w:szCs w:val="24"/>
        </w:rPr>
        <w:t>(4</w:t>
      </w:r>
      <w:r w:rsidR="003F4046" w:rsidRPr="00C87850">
        <w:rPr>
          <w:rFonts w:ascii="MS Gothic" w:eastAsia="MS Gothic" w:hAnsi="MS Gothic" w:hint="eastAsia"/>
          <w:sz w:val="24"/>
          <w:szCs w:val="24"/>
        </w:rPr>
        <w:t xml:space="preserve">)　</w:t>
      </w:r>
      <w:r w:rsidR="003F4046" w:rsidRPr="00C87850">
        <w:rPr>
          <w:rFonts w:ascii="MS Gothic" w:eastAsia="MS Gothic" w:hAnsi="MS Gothic"/>
          <w:sz w:val="24"/>
          <w:szCs w:val="24"/>
        </w:rPr>
        <w:t xml:space="preserve"> Procedures to be followed in the event of detection of food-borne </w:t>
      </w:r>
      <w:r w:rsidR="003F4046" w:rsidRPr="00C87850">
        <w:rPr>
          <w:rFonts w:ascii="MS Gothic" w:eastAsia="MS Gothic" w:hAnsi="MS Gothic"/>
          <w:sz w:val="24"/>
          <w:szCs w:val="24"/>
        </w:rPr>
        <w:lastRenderedPageBreak/>
        <w:t>pathogens (please provide food-borne pathogens which are subject to mandatory reporting).</w:t>
      </w:r>
    </w:p>
    <w:tbl>
      <w:tblPr>
        <w:tblStyle w:val="a4"/>
        <w:tblW w:w="0" w:type="auto"/>
        <w:tblLook w:val="04A0" w:firstRow="1" w:lastRow="0" w:firstColumn="1" w:lastColumn="0" w:noHBand="0" w:noVBand="1"/>
      </w:tblPr>
      <w:tblGrid>
        <w:gridCol w:w="8494"/>
      </w:tblGrid>
      <w:tr w:rsidR="00B12F6B" w:rsidRPr="00C87850" w14:paraId="799E7E02" w14:textId="77777777" w:rsidTr="00707297">
        <w:tc>
          <w:tcPr>
            <w:tcW w:w="8494" w:type="dxa"/>
          </w:tcPr>
          <w:p w14:paraId="58FDFE1D" w14:textId="77777777" w:rsidR="00B12F6B" w:rsidRPr="00C87850" w:rsidRDefault="00B12F6B" w:rsidP="00707297">
            <w:pPr>
              <w:rPr>
                <w:rFonts w:ascii="MS Gothic" w:eastAsia="MS Gothic" w:hAnsi="MS Gothic"/>
                <w:sz w:val="24"/>
                <w:szCs w:val="24"/>
              </w:rPr>
            </w:pPr>
          </w:p>
          <w:p w14:paraId="230A8171" w14:textId="77777777" w:rsidR="00B12F6B" w:rsidRPr="00C87850" w:rsidRDefault="00B12F6B" w:rsidP="00707297">
            <w:pPr>
              <w:rPr>
                <w:rFonts w:ascii="MS Gothic" w:eastAsia="MS Gothic" w:hAnsi="MS Gothic"/>
                <w:sz w:val="24"/>
                <w:szCs w:val="24"/>
              </w:rPr>
            </w:pPr>
          </w:p>
          <w:p w14:paraId="65149CE5" w14:textId="77777777" w:rsidR="00B12F6B" w:rsidRPr="00C87850" w:rsidRDefault="00B12F6B" w:rsidP="00707297">
            <w:pPr>
              <w:rPr>
                <w:rFonts w:ascii="MS Gothic" w:eastAsia="MS Gothic" w:hAnsi="MS Gothic"/>
                <w:sz w:val="24"/>
                <w:szCs w:val="24"/>
              </w:rPr>
            </w:pPr>
          </w:p>
          <w:p w14:paraId="62D3FD04" w14:textId="77777777" w:rsidR="00B12F6B" w:rsidRPr="00C87850" w:rsidRDefault="00B12F6B" w:rsidP="00707297">
            <w:pPr>
              <w:rPr>
                <w:rFonts w:ascii="MS Gothic" w:eastAsia="MS Gothic" w:hAnsi="MS Gothic"/>
                <w:sz w:val="24"/>
                <w:szCs w:val="24"/>
              </w:rPr>
            </w:pPr>
          </w:p>
        </w:tc>
      </w:tr>
    </w:tbl>
    <w:p w14:paraId="505500B8" w14:textId="77777777" w:rsidR="00B12F6B" w:rsidRPr="00C87850" w:rsidRDefault="00B12F6B" w:rsidP="00B12F6B">
      <w:pPr>
        <w:rPr>
          <w:rFonts w:ascii="MS Gothic" w:eastAsia="MS Gothic" w:hAnsi="MS Gothic"/>
          <w:sz w:val="24"/>
          <w:szCs w:val="24"/>
        </w:rPr>
      </w:pPr>
    </w:p>
    <w:p w14:paraId="6809858F" w14:textId="346830B2" w:rsidR="00B12F6B" w:rsidRPr="00C87850" w:rsidRDefault="001548C2" w:rsidP="00B12F6B">
      <w:pPr>
        <w:rPr>
          <w:rFonts w:ascii="MS Gothic" w:eastAsia="MS Gothic" w:hAnsi="MS Gothic"/>
          <w:sz w:val="24"/>
          <w:szCs w:val="24"/>
        </w:rPr>
      </w:pPr>
      <w:r w:rsidRPr="00C87850">
        <w:rPr>
          <w:rFonts w:ascii="MS Gothic" w:eastAsia="MS Gothic" w:hAnsi="MS Gothic" w:hint="eastAsia"/>
          <w:sz w:val="24"/>
          <w:szCs w:val="24"/>
        </w:rPr>
        <w:t>(5</w:t>
      </w:r>
      <w:r w:rsidR="00B12F6B" w:rsidRPr="00C87850">
        <w:rPr>
          <w:rFonts w:ascii="MS Gothic" w:eastAsia="MS Gothic" w:hAnsi="MS Gothic" w:hint="eastAsia"/>
          <w:sz w:val="24"/>
          <w:szCs w:val="24"/>
        </w:rPr>
        <w:t>)</w:t>
      </w:r>
      <w:r w:rsidR="00B12F6B" w:rsidRPr="00C87850">
        <w:rPr>
          <w:rFonts w:ascii="MS Gothic" w:eastAsia="MS Gothic" w:hAnsi="MS Gothic"/>
          <w:sz w:val="24"/>
          <w:szCs w:val="24"/>
        </w:rPr>
        <w:t xml:space="preserve"> </w:t>
      </w:r>
      <w:r w:rsidR="00A859CC" w:rsidRPr="00C87850">
        <w:rPr>
          <w:rFonts w:ascii="MS Gothic" w:eastAsia="MS Gothic" w:hAnsi="MS Gothic" w:hint="eastAsia"/>
          <w:sz w:val="24"/>
          <w:szCs w:val="24"/>
        </w:rPr>
        <w:t>食鳥処理場</w:t>
      </w:r>
      <w:r w:rsidR="00B12F6B" w:rsidRPr="00C87850">
        <w:rPr>
          <w:rFonts w:ascii="MS Gothic" w:eastAsia="MS Gothic" w:hAnsi="MS Gothic" w:hint="eastAsia"/>
          <w:sz w:val="24"/>
          <w:szCs w:val="24"/>
        </w:rPr>
        <w:t>における衛生管理（公的管理中心）</w:t>
      </w:r>
    </w:p>
    <w:p w14:paraId="50559C4F" w14:textId="40258918" w:rsidR="00B12F6B" w:rsidRPr="00C87850" w:rsidRDefault="00B12F6B" w:rsidP="00A43370">
      <w:pPr>
        <w:ind w:left="480" w:hangingChars="200" w:hanging="480"/>
        <w:rPr>
          <w:rFonts w:ascii="MS Gothic" w:eastAsia="MS Gothic" w:hAnsi="MS Gothic"/>
          <w:sz w:val="24"/>
          <w:szCs w:val="24"/>
        </w:rPr>
      </w:pPr>
      <w:r w:rsidRPr="00C87850">
        <w:rPr>
          <w:rFonts w:ascii="MS Gothic" w:eastAsia="MS Gothic" w:hAnsi="MS Gothic"/>
          <w:sz w:val="24"/>
          <w:szCs w:val="24"/>
        </w:rPr>
        <w:t>(</w:t>
      </w:r>
      <w:r w:rsidR="001548C2" w:rsidRPr="00C87850">
        <w:rPr>
          <w:rFonts w:ascii="MS Gothic" w:eastAsia="MS Gothic" w:hAnsi="MS Gothic" w:hint="eastAsia"/>
          <w:sz w:val="24"/>
          <w:szCs w:val="24"/>
        </w:rPr>
        <w:t>5</w:t>
      </w:r>
      <w:r w:rsidRPr="00C87850">
        <w:rPr>
          <w:rFonts w:ascii="MS Gothic" w:eastAsia="MS Gothic" w:hAnsi="MS Gothic"/>
          <w:sz w:val="24"/>
          <w:szCs w:val="24"/>
        </w:rPr>
        <w:t xml:space="preserve">) </w:t>
      </w:r>
      <w:r w:rsidRPr="00C87850">
        <w:rPr>
          <w:rFonts w:ascii="MS Gothic" w:eastAsia="MS Gothic" w:hAnsi="MS Gothic" w:hint="eastAsia"/>
          <w:sz w:val="24"/>
          <w:szCs w:val="24"/>
        </w:rPr>
        <w:t xml:space="preserve">Hygiene </w:t>
      </w:r>
      <w:r w:rsidRPr="00C87850">
        <w:rPr>
          <w:rFonts w:ascii="MS Gothic" w:eastAsia="MS Gothic" w:hAnsi="MS Gothic"/>
          <w:sz w:val="24"/>
          <w:szCs w:val="24"/>
        </w:rPr>
        <w:t>control</w:t>
      </w:r>
      <w:r w:rsidR="00484027" w:rsidRPr="00C87850">
        <w:rPr>
          <w:rFonts w:ascii="MS Gothic" w:eastAsia="MS Gothic" w:hAnsi="MS Gothic" w:hint="eastAsia"/>
          <w:sz w:val="24"/>
          <w:szCs w:val="24"/>
        </w:rPr>
        <w:t xml:space="preserve"> in poultry processing plants</w:t>
      </w:r>
      <w:r w:rsidRPr="00C87850">
        <w:rPr>
          <w:rFonts w:ascii="MS Gothic" w:eastAsia="MS Gothic" w:hAnsi="MS Gothic"/>
          <w:sz w:val="24"/>
          <w:szCs w:val="24"/>
        </w:rPr>
        <w:t>, especially control by officials. (Please describe the following)</w:t>
      </w:r>
    </w:p>
    <w:tbl>
      <w:tblPr>
        <w:tblStyle w:val="a4"/>
        <w:tblW w:w="0" w:type="auto"/>
        <w:tblLook w:val="04A0" w:firstRow="1" w:lastRow="0" w:firstColumn="1" w:lastColumn="0" w:noHBand="0" w:noVBand="1"/>
      </w:tblPr>
      <w:tblGrid>
        <w:gridCol w:w="8494"/>
      </w:tblGrid>
      <w:tr w:rsidR="00B12F6B" w:rsidRPr="00C87850" w14:paraId="02145B3C" w14:textId="77777777" w:rsidTr="00707297">
        <w:tc>
          <w:tcPr>
            <w:tcW w:w="8494" w:type="dxa"/>
          </w:tcPr>
          <w:p w14:paraId="7F5A68F9" w14:textId="77777777" w:rsidR="00B12F6B" w:rsidRPr="00A43370" w:rsidRDefault="00B12F6B" w:rsidP="00707297">
            <w:pPr>
              <w:rPr>
                <w:rFonts w:ascii="MS Gothic" w:eastAsia="MS Gothic" w:hAnsi="MS Gothic"/>
                <w:sz w:val="24"/>
                <w:szCs w:val="24"/>
              </w:rPr>
            </w:pPr>
            <w:r w:rsidRPr="00A43370">
              <w:rPr>
                <w:rFonts w:ascii="MS Gothic" w:eastAsia="MS Gothic" w:hAnsi="MS Gothic"/>
                <w:sz w:val="24"/>
                <w:szCs w:val="24"/>
              </w:rPr>
              <w:t xml:space="preserve">a. </w:t>
            </w:r>
            <w:r w:rsidRPr="00A43370">
              <w:rPr>
                <w:rFonts w:ascii="MS Gothic" w:eastAsia="MS Gothic" w:hAnsi="MS Gothic" w:hint="eastAsia"/>
                <w:sz w:val="24"/>
                <w:szCs w:val="24"/>
              </w:rPr>
              <w:t>食品事業者のHACCPシステムに関する公的管理</w:t>
            </w:r>
          </w:p>
          <w:p w14:paraId="4A7A1656" w14:textId="77777777" w:rsidR="00B12F6B" w:rsidRPr="00C87850" w:rsidRDefault="00B12F6B" w:rsidP="00707297">
            <w:pPr>
              <w:rPr>
                <w:rFonts w:ascii="MS Gothic" w:eastAsia="MS Gothic" w:hAnsi="MS Gothic"/>
                <w:sz w:val="24"/>
                <w:szCs w:val="24"/>
              </w:rPr>
            </w:pPr>
            <w:r w:rsidRPr="00A43370">
              <w:rPr>
                <w:rFonts w:ascii="MS Gothic" w:eastAsia="MS Gothic" w:hAnsi="MS Gothic"/>
                <w:sz w:val="24"/>
                <w:szCs w:val="24"/>
              </w:rPr>
              <w:t>a. Official controls on Food Business Operators’ (FBO) HACCP system</w:t>
            </w:r>
            <w:r w:rsidRPr="00C87850">
              <w:rPr>
                <w:rFonts w:ascii="MS Gothic" w:eastAsia="MS Gothic" w:hAnsi="MS Gothic"/>
                <w:sz w:val="24"/>
                <w:szCs w:val="24"/>
              </w:rPr>
              <w:t>.</w:t>
            </w:r>
          </w:p>
          <w:p w14:paraId="48B7C113" w14:textId="77777777" w:rsidR="00B12F6B" w:rsidRPr="00C87850" w:rsidRDefault="00B12F6B" w:rsidP="00707297">
            <w:pPr>
              <w:rPr>
                <w:rFonts w:ascii="MS Gothic" w:eastAsia="MS Gothic" w:hAnsi="MS Gothic"/>
                <w:sz w:val="24"/>
                <w:szCs w:val="24"/>
              </w:rPr>
            </w:pPr>
          </w:p>
          <w:p w14:paraId="4C76DBF4" w14:textId="77777777" w:rsidR="00B12F6B" w:rsidRPr="00C87850" w:rsidRDefault="00B12F6B" w:rsidP="00707297">
            <w:pPr>
              <w:rPr>
                <w:rFonts w:ascii="MS Gothic" w:eastAsia="MS Gothic" w:hAnsi="MS Gothic"/>
                <w:sz w:val="24"/>
                <w:szCs w:val="24"/>
              </w:rPr>
            </w:pPr>
          </w:p>
          <w:p w14:paraId="06E1089E" w14:textId="77777777" w:rsidR="00B12F6B" w:rsidRPr="00C87850" w:rsidRDefault="00B12F6B" w:rsidP="00707297">
            <w:pPr>
              <w:rPr>
                <w:rFonts w:ascii="MS Gothic" w:eastAsia="MS Gothic" w:hAnsi="MS Gothic"/>
                <w:sz w:val="24"/>
                <w:szCs w:val="24"/>
              </w:rPr>
            </w:pPr>
          </w:p>
        </w:tc>
      </w:tr>
    </w:tbl>
    <w:p w14:paraId="61FCCB5C" w14:textId="77777777" w:rsidR="00B12F6B" w:rsidRPr="00C87850" w:rsidRDefault="00B12F6B" w:rsidP="00B12F6B">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B12F6B" w:rsidRPr="00C87850" w14:paraId="4F40761D" w14:textId="77777777" w:rsidTr="00707297">
        <w:tc>
          <w:tcPr>
            <w:tcW w:w="8494" w:type="dxa"/>
          </w:tcPr>
          <w:p w14:paraId="3A127BF7" w14:textId="7C064686" w:rsidR="00B12F6B" w:rsidRPr="00C87850" w:rsidRDefault="00B12F6B" w:rsidP="00707297">
            <w:pPr>
              <w:rPr>
                <w:rFonts w:ascii="MS Gothic" w:eastAsia="MS Gothic" w:hAnsi="MS Gothic"/>
                <w:sz w:val="24"/>
                <w:szCs w:val="24"/>
              </w:rPr>
            </w:pPr>
            <w:r w:rsidRPr="00C87850">
              <w:rPr>
                <w:rFonts w:ascii="MS Gothic" w:eastAsia="MS Gothic" w:hAnsi="MS Gothic"/>
                <w:sz w:val="24"/>
                <w:szCs w:val="24"/>
              </w:rPr>
              <w:t xml:space="preserve">b. </w:t>
            </w:r>
            <w:r w:rsidR="00A859CC" w:rsidRPr="00C87850">
              <w:rPr>
                <w:rFonts w:ascii="MS Gothic" w:eastAsia="MS Gothic" w:hAnsi="MS Gothic" w:hint="eastAsia"/>
                <w:sz w:val="24"/>
                <w:szCs w:val="24"/>
              </w:rPr>
              <w:t>食鳥処理場</w:t>
            </w:r>
            <w:r w:rsidRPr="00C87850">
              <w:rPr>
                <w:rFonts w:ascii="MS Gothic" w:eastAsia="MS Gothic" w:hAnsi="MS Gothic" w:hint="eastAsia"/>
                <w:sz w:val="24"/>
                <w:szCs w:val="24"/>
              </w:rPr>
              <w:t>の衛生に関する公的管理</w:t>
            </w:r>
          </w:p>
          <w:p w14:paraId="722A80A7" w14:textId="77FF9949" w:rsidR="00B12F6B" w:rsidRPr="00C87850" w:rsidRDefault="00B12F6B" w:rsidP="00A43370">
            <w:pPr>
              <w:ind w:left="240" w:hangingChars="100" w:hanging="240"/>
              <w:rPr>
                <w:rFonts w:ascii="MS Gothic" w:eastAsia="MS Gothic" w:hAnsi="MS Gothic"/>
                <w:sz w:val="24"/>
                <w:szCs w:val="24"/>
              </w:rPr>
            </w:pPr>
            <w:r w:rsidRPr="00C87850">
              <w:rPr>
                <w:rFonts w:ascii="MS Gothic" w:eastAsia="MS Gothic" w:hAnsi="MS Gothic"/>
                <w:sz w:val="24"/>
                <w:szCs w:val="24"/>
              </w:rPr>
              <w:t>b. Official controls on slaughter hygiene</w:t>
            </w:r>
            <w:r w:rsidR="00484027" w:rsidRPr="00C87850">
              <w:rPr>
                <w:rFonts w:ascii="MS Gothic" w:eastAsia="MS Gothic" w:hAnsi="MS Gothic"/>
                <w:sz w:val="24"/>
                <w:szCs w:val="24"/>
              </w:rPr>
              <w:t xml:space="preserve"> at the poultry processing plant</w:t>
            </w:r>
            <w:r w:rsidRPr="00C87850">
              <w:rPr>
                <w:rFonts w:ascii="MS Gothic" w:eastAsia="MS Gothic" w:hAnsi="MS Gothic"/>
                <w:sz w:val="24"/>
                <w:szCs w:val="24"/>
              </w:rPr>
              <w:t>.</w:t>
            </w:r>
          </w:p>
          <w:p w14:paraId="63968346" w14:textId="77777777" w:rsidR="00B12F6B" w:rsidRPr="00C87850" w:rsidRDefault="00B12F6B" w:rsidP="00707297">
            <w:pPr>
              <w:rPr>
                <w:rFonts w:ascii="MS Gothic" w:eastAsia="MS Gothic" w:hAnsi="MS Gothic"/>
                <w:sz w:val="24"/>
                <w:szCs w:val="24"/>
              </w:rPr>
            </w:pPr>
          </w:p>
          <w:p w14:paraId="2036F0F8" w14:textId="77777777" w:rsidR="00B12F6B" w:rsidRPr="00C87850" w:rsidRDefault="00B12F6B" w:rsidP="00707297">
            <w:pPr>
              <w:rPr>
                <w:rFonts w:ascii="MS Gothic" w:eastAsia="MS Gothic" w:hAnsi="MS Gothic"/>
                <w:sz w:val="24"/>
                <w:szCs w:val="24"/>
              </w:rPr>
            </w:pPr>
          </w:p>
          <w:p w14:paraId="76C71A14" w14:textId="77777777" w:rsidR="00B12F6B" w:rsidRPr="00C87850" w:rsidRDefault="00B12F6B" w:rsidP="00707297">
            <w:pPr>
              <w:rPr>
                <w:rFonts w:ascii="MS Gothic" w:eastAsia="MS Gothic" w:hAnsi="MS Gothic"/>
                <w:sz w:val="24"/>
                <w:szCs w:val="24"/>
              </w:rPr>
            </w:pPr>
          </w:p>
        </w:tc>
      </w:tr>
    </w:tbl>
    <w:p w14:paraId="77001252" w14:textId="77777777" w:rsidR="00B12F6B" w:rsidRPr="00C87850" w:rsidRDefault="00B12F6B" w:rsidP="00B12F6B">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B12F6B" w:rsidRPr="00C87850" w14:paraId="5A1E25A3" w14:textId="77777777" w:rsidTr="00707297">
        <w:tc>
          <w:tcPr>
            <w:tcW w:w="8494" w:type="dxa"/>
          </w:tcPr>
          <w:p w14:paraId="58CBC12F" w14:textId="0A5F8363" w:rsidR="00B12F6B" w:rsidRPr="00C87850" w:rsidRDefault="00B12F6B" w:rsidP="00A43370">
            <w:pPr>
              <w:ind w:left="240" w:hangingChars="100" w:hanging="240"/>
              <w:rPr>
                <w:rFonts w:ascii="MS Gothic" w:eastAsia="MS Gothic" w:hAnsi="MS Gothic"/>
                <w:sz w:val="24"/>
                <w:szCs w:val="24"/>
              </w:rPr>
            </w:pPr>
            <w:r w:rsidRPr="00C87850">
              <w:rPr>
                <w:rFonts w:ascii="MS Gothic" w:eastAsia="MS Gothic" w:hAnsi="MS Gothic"/>
                <w:sz w:val="24"/>
                <w:szCs w:val="24"/>
              </w:rPr>
              <w:t xml:space="preserve">c. </w:t>
            </w:r>
            <w:r w:rsidRPr="00C87850">
              <w:rPr>
                <w:rFonts w:ascii="MS Gothic" w:eastAsia="MS Gothic" w:hAnsi="MS Gothic" w:hint="eastAsia"/>
                <w:sz w:val="24"/>
                <w:szCs w:val="24"/>
              </w:rPr>
              <w:t>食品事業者が微生物学的</w:t>
            </w:r>
            <w:r w:rsidR="003655DD" w:rsidRPr="00C87850">
              <w:rPr>
                <w:rFonts w:ascii="MS Gothic" w:eastAsia="MS Gothic" w:hAnsi="MS Gothic" w:hint="eastAsia"/>
                <w:sz w:val="24"/>
                <w:szCs w:val="24"/>
              </w:rPr>
              <w:t>及び理化学的（残留物質など）</w:t>
            </w:r>
            <w:r w:rsidRPr="00C87850">
              <w:rPr>
                <w:rFonts w:ascii="MS Gothic" w:eastAsia="MS Gothic" w:hAnsi="MS Gothic" w:hint="eastAsia"/>
                <w:sz w:val="24"/>
                <w:szCs w:val="24"/>
              </w:rPr>
              <w:t>検査を実施するための要件</w:t>
            </w:r>
          </w:p>
          <w:p w14:paraId="1BBF0969" w14:textId="0EA82E29" w:rsidR="00B12F6B" w:rsidRPr="00C87850" w:rsidRDefault="00B12F6B" w:rsidP="00A43370">
            <w:pPr>
              <w:ind w:left="240" w:hangingChars="100" w:hanging="240"/>
              <w:rPr>
                <w:rFonts w:ascii="MS Gothic" w:eastAsia="MS Gothic" w:hAnsi="MS Gothic"/>
                <w:sz w:val="24"/>
                <w:szCs w:val="24"/>
              </w:rPr>
            </w:pPr>
            <w:r w:rsidRPr="00C87850">
              <w:rPr>
                <w:rFonts w:ascii="MS Gothic" w:eastAsia="MS Gothic" w:hAnsi="MS Gothic"/>
                <w:sz w:val="24"/>
                <w:szCs w:val="24"/>
              </w:rPr>
              <w:t xml:space="preserve">c. Requirements for FBOs to perform microbiological </w:t>
            </w:r>
            <w:r w:rsidR="003655DD" w:rsidRPr="00C87850">
              <w:rPr>
                <w:rFonts w:ascii="MS Gothic" w:eastAsia="MS Gothic" w:hAnsi="MS Gothic"/>
                <w:sz w:val="24"/>
                <w:szCs w:val="24"/>
              </w:rPr>
              <w:t xml:space="preserve">and physicochemical (e.g. residual substances) </w:t>
            </w:r>
            <w:r w:rsidRPr="00C87850">
              <w:rPr>
                <w:rFonts w:ascii="MS Gothic" w:eastAsia="MS Gothic" w:hAnsi="MS Gothic"/>
                <w:sz w:val="24"/>
                <w:szCs w:val="24"/>
              </w:rPr>
              <w:t>testing</w:t>
            </w:r>
            <w:r w:rsidRPr="00C87850">
              <w:rPr>
                <w:rFonts w:ascii="MS Gothic" w:eastAsia="MS Gothic" w:hAnsi="MS Gothic" w:hint="eastAsia"/>
                <w:sz w:val="24"/>
                <w:szCs w:val="24"/>
              </w:rPr>
              <w:t>.</w:t>
            </w:r>
          </w:p>
          <w:p w14:paraId="0AD8B2C0" w14:textId="77777777" w:rsidR="00B12F6B" w:rsidRPr="00C87850" w:rsidRDefault="00B12F6B" w:rsidP="00707297">
            <w:pPr>
              <w:rPr>
                <w:rFonts w:ascii="MS Gothic" w:eastAsia="MS Gothic" w:hAnsi="MS Gothic"/>
                <w:sz w:val="24"/>
                <w:szCs w:val="24"/>
              </w:rPr>
            </w:pPr>
          </w:p>
          <w:p w14:paraId="364E2CAB" w14:textId="77777777" w:rsidR="00B12F6B" w:rsidRPr="00C87850" w:rsidRDefault="00B12F6B" w:rsidP="00707297">
            <w:pPr>
              <w:rPr>
                <w:rFonts w:ascii="MS Gothic" w:eastAsia="MS Gothic" w:hAnsi="MS Gothic"/>
                <w:sz w:val="24"/>
                <w:szCs w:val="24"/>
              </w:rPr>
            </w:pPr>
          </w:p>
          <w:p w14:paraId="70146972" w14:textId="77777777" w:rsidR="00B12F6B" w:rsidRPr="00C87850" w:rsidRDefault="00B12F6B" w:rsidP="00707297">
            <w:pPr>
              <w:rPr>
                <w:rFonts w:ascii="MS Gothic" w:eastAsia="MS Gothic" w:hAnsi="MS Gothic"/>
                <w:sz w:val="24"/>
                <w:szCs w:val="24"/>
              </w:rPr>
            </w:pPr>
          </w:p>
        </w:tc>
      </w:tr>
    </w:tbl>
    <w:p w14:paraId="5196B55B" w14:textId="77777777" w:rsidR="00B12F6B" w:rsidRPr="00C87850" w:rsidRDefault="00B12F6B" w:rsidP="00B12F6B">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B12F6B" w:rsidRPr="00C87850" w14:paraId="11715C0E" w14:textId="77777777" w:rsidTr="00707297">
        <w:tc>
          <w:tcPr>
            <w:tcW w:w="8494" w:type="dxa"/>
          </w:tcPr>
          <w:p w14:paraId="1DB8476A" w14:textId="47F00550" w:rsidR="00B12F6B" w:rsidRPr="00C87850" w:rsidRDefault="00B12F6B" w:rsidP="00707297">
            <w:pPr>
              <w:rPr>
                <w:rFonts w:ascii="MS Gothic" w:eastAsia="MS Gothic" w:hAnsi="MS Gothic"/>
                <w:sz w:val="24"/>
                <w:szCs w:val="24"/>
              </w:rPr>
            </w:pPr>
            <w:r w:rsidRPr="00C87850">
              <w:rPr>
                <w:rFonts w:ascii="MS Gothic" w:eastAsia="MS Gothic" w:hAnsi="MS Gothic"/>
                <w:sz w:val="24"/>
                <w:szCs w:val="24"/>
              </w:rPr>
              <w:t xml:space="preserve">d. </w:t>
            </w:r>
            <w:r w:rsidRPr="00C87850">
              <w:rPr>
                <w:rFonts w:ascii="MS Gothic" w:eastAsia="MS Gothic" w:hAnsi="MS Gothic" w:hint="eastAsia"/>
                <w:sz w:val="24"/>
                <w:szCs w:val="24"/>
              </w:rPr>
              <w:t>食品事業者による微生物学的</w:t>
            </w:r>
            <w:r w:rsidR="003655DD" w:rsidRPr="00C87850">
              <w:rPr>
                <w:rFonts w:ascii="MS Gothic" w:eastAsia="MS Gothic" w:hAnsi="MS Gothic" w:hint="eastAsia"/>
                <w:sz w:val="24"/>
                <w:szCs w:val="24"/>
              </w:rPr>
              <w:t>及び理化学的</w:t>
            </w:r>
            <w:r w:rsidRPr="00C87850">
              <w:rPr>
                <w:rFonts w:ascii="MS Gothic" w:eastAsia="MS Gothic" w:hAnsi="MS Gothic" w:hint="eastAsia"/>
                <w:sz w:val="24"/>
                <w:szCs w:val="24"/>
              </w:rPr>
              <w:t>検査に関する公的管理</w:t>
            </w:r>
          </w:p>
          <w:p w14:paraId="419881CD" w14:textId="2F4650D1" w:rsidR="00B12F6B" w:rsidRPr="00C87850" w:rsidRDefault="00B12F6B" w:rsidP="00A43370">
            <w:pPr>
              <w:ind w:left="240" w:hangingChars="100" w:hanging="240"/>
              <w:rPr>
                <w:rFonts w:ascii="MS Gothic" w:eastAsia="MS Gothic" w:hAnsi="MS Gothic"/>
                <w:sz w:val="24"/>
                <w:szCs w:val="24"/>
              </w:rPr>
            </w:pPr>
            <w:r w:rsidRPr="00C87850">
              <w:rPr>
                <w:rFonts w:ascii="MS Gothic" w:eastAsia="MS Gothic" w:hAnsi="MS Gothic"/>
                <w:sz w:val="24"/>
                <w:szCs w:val="24"/>
              </w:rPr>
              <w:t xml:space="preserve">d. Official controls on microbiological </w:t>
            </w:r>
            <w:r w:rsidR="003655DD" w:rsidRPr="00C87850">
              <w:rPr>
                <w:rFonts w:ascii="MS Gothic" w:eastAsia="MS Gothic" w:hAnsi="MS Gothic"/>
                <w:sz w:val="24"/>
                <w:szCs w:val="24"/>
              </w:rPr>
              <w:t xml:space="preserve">and physicochemical </w:t>
            </w:r>
            <w:r w:rsidRPr="00C87850">
              <w:rPr>
                <w:rFonts w:ascii="MS Gothic" w:eastAsia="MS Gothic" w:hAnsi="MS Gothic"/>
                <w:sz w:val="24"/>
                <w:szCs w:val="24"/>
              </w:rPr>
              <w:t>testing performed by FBOs.</w:t>
            </w:r>
          </w:p>
          <w:p w14:paraId="12B87C94" w14:textId="77777777" w:rsidR="00B12F6B" w:rsidRPr="00C87850" w:rsidRDefault="00B12F6B" w:rsidP="00707297">
            <w:pPr>
              <w:rPr>
                <w:rFonts w:ascii="MS Gothic" w:eastAsia="MS Gothic" w:hAnsi="MS Gothic"/>
                <w:sz w:val="24"/>
                <w:szCs w:val="24"/>
              </w:rPr>
            </w:pPr>
          </w:p>
          <w:p w14:paraId="4A8FEAD8" w14:textId="77777777" w:rsidR="00B12F6B" w:rsidRPr="00C87850" w:rsidRDefault="00B12F6B" w:rsidP="00707297">
            <w:pPr>
              <w:rPr>
                <w:rFonts w:ascii="MS Gothic" w:eastAsia="MS Gothic" w:hAnsi="MS Gothic"/>
                <w:sz w:val="24"/>
                <w:szCs w:val="24"/>
              </w:rPr>
            </w:pPr>
          </w:p>
          <w:p w14:paraId="0E313956" w14:textId="77777777" w:rsidR="00B12F6B" w:rsidRPr="00C87850" w:rsidRDefault="00B12F6B" w:rsidP="00707297">
            <w:pPr>
              <w:rPr>
                <w:rFonts w:ascii="MS Gothic" w:eastAsia="MS Gothic" w:hAnsi="MS Gothic"/>
                <w:sz w:val="24"/>
                <w:szCs w:val="24"/>
              </w:rPr>
            </w:pPr>
          </w:p>
        </w:tc>
      </w:tr>
    </w:tbl>
    <w:p w14:paraId="44E54753" w14:textId="77777777" w:rsidR="00B12F6B" w:rsidRPr="00C87850" w:rsidRDefault="00B12F6B" w:rsidP="00B12F6B">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B12F6B" w:rsidRPr="00C87850" w14:paraId="7DF26CBC" w14:textId="77777777" w:rsidTr="00707297">
        <w:tc>
          <w:tcPr>
            <w:tcW w:w="8494" w:type="dxa"/>
          </w:tcPr>
          <w:p w14:paraId="2AEE0482" w14:textId="685B6DBE" w:rsidR="00B12F6B" w:rsidRPr="00C87850" w:rsidRDefault="00B12F6B" w:rsidP="00707297">
            <w:pPr>
              <w:rPr>
                <w:rFonts w:ascii="MS Gothic" w:eastAsia="MS Gothic" w:hAnsi="MS Gothic"/>
                <w:sz w:val="24"/>
                <w:szCs w:val="24"/>
              </w:rPr>
            </w:pPr>
            <w:r w:rsidRPr="00C87850">
              <w:rPr>
                <w:rFonts w:ascii="MS Gothic" w:eastAsia="MS Gothic" w:hAnsi="MS Gothic"/>
                <w:sz w:val="24"/>
                <w:szCs w:val="24"/>
              </w:rPr>
              <w:t xml:space="preserve">e. </w:t>
            </w:r>
            <w:r w:rsidRPr="00C87850">
              <w:rPr>
                <w:rFonts w:ascii="MS Gothic" w:eastAsia="MS Gothic" w:hAnsi="MS Gothic" w:hint="eastAsia"/>
                <w:sz w:val="24"/>
                <w:szCs w:val="24"/>
              </w:rPr>
              <w:t>公的な微生物学的</w:t>
            </w:r>
            <w:r w:rsidR="003655DD" w:rsidRPr="00C87850">
              <w:rPr>
                <w:rFonts w:ascii="MS Gothic" w:eastAsia="MS Gothic" w:hAnsi="MS Gothic" w:hint="eastAsia"/>
                <w:sz w:val="24"/>
                <w:szCs w:val="24"/>
              </w:rPr>
              <w:t>及び理化学的</w:t>
            </w:r>
            <w:r w:rsidRPr="00C87850">
              <w:rPr>
                <w:rFonts w:ascii="MS Gothic" w:eastAsia="MS Gothic" w:hAnsi="MS Gothic" w:hint="eastAsia"/>
                <w:sz w:val="24"/>
                <w:szCs w:val="24"/>
              </w:rPr>
              <w:t>検査（モニタリング検査）</w:t>
            </w:r>
          </w:p>
          <w:p w14:paraId="082FC267" w14:textId="7F1BC969" w:rsidR="00B12F6B" w:rsidRPr="00C87850" w:rsidRDefault="00B12F6B" w:rsidP="00A43370">
            <w:pPr>
              <w:ind w:left="240" w:hangingChars="100" w:hanging="240"/>
              <w:rPr>
                <w:rFonts w:ascii="MS Gothic" w:eastAsia="MS Gothic" w:hAnsi="MS Gothic"/>
                <w:sz w:val="24"/>
                <w:szCs w:val="24"/>
              </w:rPr>
            </w:pPr>
            <w:r w:rsidRPr="00C87850">
              <w:rPr>
                <w:rFonts w:ascii="MS Gothic" w:eastAsia="MS Gothic" w:hAnsi="MS Gothic"/>
                <w:sz w:val="24"/>
                <w:szCs w:val="24"/>
              </w:rPr>
              <w:t xml:space="preserve">e. Official microbiological </w:t>
            </w:r>
            <w:r w:rsidR="003655DD" w:rsidRPr="00C87850">
              <w:rPr>
                <w:rFonts w:ascii="MS Gothic" w:eastAsia="MS Gothic" w:hAnsi="MS Gothic"/>
                <w:sz w:val="24"/>
                <w:szCs w:val="24"/>
              </w:rPr>
              <w:t xml:space="preserve">and physicochemical </w:t>
            </w:r>
            <w:r w:rsidRPr="00C87850">
              <w:rPr>
                <w:rFonts w:ascii="MS Gothic" w:eastAsia="MS Gothic" w:hAnsi="MS Gothic"/>
                <w:sz w:val="24"/>
                <w:szCs w:val="24"/>
              </w:rPr>
              <w:t>testing (monitoring testing).</w:t>
            </w:r>
          </w:p>
          <w:p w14:paraId="2B418E5C" w14:textId="77777777" w:rsidR="00B12F6B" w:rsidRPr="00C87850" w:rsidRDefault="00B12F6B" w:rsidP="00707297">
            <w:pPr>
              <w:rPr>
                <w:rFonts w:ascii="MS Gothic" w:eastAsia="MS Gothic" w:hAnsi="MS Gothic"/>
                <w:sz w:val="24"/>
                <w:szCs w:val="24"/>
              </w:rPr>
            </w:pPr>
          </w:p>
          <w:p w14:paraId="0CFF27F5" w14:textId="77777777" w:rsidR="00B12F6B" w:rsidRPr="00C87850" w:rsidRDefault="00B12F6B" w:rsidP="00707297">
            <w:pPr>
              <w:rPr>
                <w:rFonts w:ascii="MS Gothic" w:eastAsia="MS Gothic" w:hAnsi="MS Gothic"/>
                <w:sz w:val="24"/>
                <w:szCs w:val="24"/>
              </w:rPr>
            </w:pPr>
          </w:p>
          <w:p w14:paraId="33AC8EE3" w14:textId="77777777" w:rsidR="00B12F6B" w:rsidRPr="00C87850" w:rsidRDefault="00B12F6B" w:rsidP="00707297">
            <w:pPr>
              <w:rPr>
                <w:rFonts w:ascii="MS Gothic" w:eastAsia="MS Gothic" w:hAnsi="MS Gothic"/>
                <w:sz w:val="24"/>
                <w:szCs w:val="24"/>
              </w:rPr>
            </w:pPr>
          </w:p>
        </w:tc>
      </w:tr>
    </w:tbl>
    <w:p w14:paraId="58425312" w14:textId="77777777" w:rsidR="00B12F6B" w:rsidRPr="00C87850" w:rsidRDefault="00B12F6B" w:rsidP="00B12F6B">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B12F6B" w:rsidRPr="00C87850" w14:paraId="3F353D5E" w14:textId="77777777" w:rsidTr="00707297">
        <w:tc>
          <w:tcPr>
            <w:tcW w:w="8494" w:type="dxa"/>
          </w:tcPr>
          <w:p w14:paraId="0379AD3D" w14:textId="77777777" w:rsidR="00B12F6B" w:rsidRPr="00C87850" w:rsidRDefault="00B12F6B" w:rsidP="00707297">
            <w:pPr>
              <w:rPr>
                <w:rFonts w:ascii="MS Gothic" w:eastAsia="MS Gothic" w:hAnsi="MS Gothic"/>
                <w:sz w:val="24"/>
                <w:szCs w:val="24"/>
              </w:rPr>
            </w:pPr>
            <w:r w:rsidRPr="00C87850">
              <w:rPr>
                <w:rFonts w:ascii="MS Gothic" w:eastAsia="MS Gothic" w:hAnsi="MS Gothic"/>
                <w:sz w:val="24"/>
                <w:szCs w:val="24"/>
              </w:rPr>
              <w:t xml:space="preserve">f. </w:t>
            </w:r>
            <w:r w:rsidRPr="00C87850">
              <w:rPr>
                <w:rFonts w:ascii="MS Gothic" w:eastAsia="MS Gothic" w:hAnsi="MS Gothic" w:hint="eastAsia"/>
                <w:sz w:val="24"/>
                <w:szCs w:val="24"/>
              </w:rPr>
              <w:t>管理の実施に係る文書作成</w:t>
            </w:r>
          </w:p>
          <w:p w14:paraId="6DF7AC83" w14:textId="3F5BB9C4" w:rsidR="00B12F6B" w:rsidRPr="00C87850" w:rsidRDefault="00B12F6B" w:rsidP="00707297">
            <w:pPr>
              <w:rPr>
                <w:rFonts w:ascii="MS Gothic" w:eastAsia="MS Gothic" w:hAnsi="MS Gothic"/>
                <w:sz w:val="24"/>
                <w:szCs w:val="24"/>
              </w:rPr>
            </w:pPr>
            <w:r w:rsidRPr="00C87850">
              <w:rPr>
                <w:rFonts w:ascii="MS Gothic" w:eastAsia="MS Gothic" w:hAnsi="MS Gothic"/>
                <w:sz w:val="24"/>
                <w:szCs w:val="24"/>
              </w:rPr>
              <w:t xml:space="preserve">f. Documentation of </w:t>
            </w:r>
            <w:r w:rsidR="007C2F17" w:rsidRPr="00C87850">
              <w:rPr>
                <w:rFonts w:ascii="MS Gothic" w:eastAsia="MS Gothic" w:hAnsi="MS Gothic"/>
                <w:sz w:val="24"/>
                <w:szCs w:val="24"/>
              </w:rPr>
              <w:t xml:space="preserve">official </w:t>
            </w:r>
            <w:r w:rsidRPr="00C87850">
              <w:rPr>
                <w:rFonts w:ascii="MS Gothic" w:eastAsia="MS Gothic" w:hAnsi="MS Gothic"/>
                <w:sz w:val="24"/>
                <w:szCs w:val="24"/>
              </w:rPr>
              <w:t>controls performed.</w:t>
            </w:r>
          </w:p>
          <w:p w14:paraId="51A21600" w14:textId="77777777" w:rsidR="00B12F6B" w:rsidRPr="00C87850" w:rsidRDefault="00B12F6B" w:rsidP="00707297">
            <w:pPr>
              <w:rPr>
                <w:rFonts w:ascii="MS Gothic" w:eastAsia="MS Gothic" w:hAnsi="MS Gothic"/>
                <w:sz w:val="24"/>
                <w:szCs w:val="24"/>
              </w:rPr>
            </w:pPr>
          </w:p>
          <w:p w14:paraId="5232D3F1" w14:textId="77777777" w:rsidR="00B12F6B" w:rsidRPr="00C87850" w:rsidRDefault="00B12F6B" w:rsidP="00707297">
            <w:pPr>
              <w:rPr>
                <w:rFonts w:ascii="MS Gothic" w:eastAsia="MS Gothic" w:hAnsi="MS Gothic"/>
                <w:sz w:val="24"/>
                <w:szCs w:val="24"/>
              </w:rPr>
            </w:pPr>
          </w:p>
          <w:p w14:paraId="02F9AB82" w14:textId="77777777" w:rsidR="00B12F6B" w:rsidRPr="00C87850" w:rsidRDefault="00B12F6B" w:rsidP="00707297">
            <w:pPr>
              <w:rPr>
                <w:rFonts w:ascii="MS Gothic" w:eastAsia="MS Gothic" w:hAnsi="MS Gothic"/>
                <w:sz w:val="24"/>
                <w:szCs w:val="24"/>
              </w:rPr>
            </w:pPr>
          </w:p>
        </w:tc>
      </w:tr>
    </w:tbl>
    <w:p w14:paraId="78802041" w14:textId="77777777" w:rsidR="00B12F6B" w:rsidRPr="00C87850" w:rsidRDefault="00B12F6B" w:rsidP="00B12F6B">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B12F6B" w:rsidRPr="00C87850" w14:paraId="1ED4C2F4" w14:textId="77777777" w:rsidTr="00707297">
        <w:tc>
          <w:tcPr>
            <w:tcW w:w="8494" w:type="dxa"/>
          </w:tcPr>
          <w:p w14:paraId="66625E0A" w14:textId="77777777" w:rsidR="00B12F6B" w:rsidRPr="00C87850" w:rsidRDefault="00B12F6B" w:rsidP="00707297">
            <w:pPr>
              <w:rPr>
                <w:rFonts w:ascii="MS Gothic" w:eastAsia="MS Gothic" w:hAnsi="MS Gothic"/>
                <w:sz w:val="24"/>
                <w:szCs w:val="24"/>
              </w:rPr>
            </w:pPr>
            <w:r w:rsidRPr="00C87850">
              <w:rPr>
                <w:rFonts w:ascii="MS Gothic" w:eastAsia="MS Gothic" w:hAnsi="MS Gothic"/>
                <w:sz w:val="24"/>
                <w:szCs w:val="24"/>
              </w:rPr>
              <w:t xml:space="preserve">g. </w:t>
            </w:r>
            <w:r w:rsidRPr="00C87850">
              <w:rPr>
                <w:rFonts w:ascii="MS Gothic" w:eastAsia="MS Gothic" w:hAnsi="MS Gothic" w:hint="eastAsia"/>
                <w:sz w:val="24"/>
                <w:szCs w:val="24"/>
              </w:rPr>
              <w:t>保留となった不適格な製品の特定、隔離及び廃棄の手順</w:t>
            </w:r>
          </w:p>
          <w:p w14:paraId="66BE8C5C" w14:textId="77777777" w:rsidR="00B12F6B" w:rsidRPr="00C87850" w:rsidRDefault="00B12F6B" w:rsidP="00A43370">
            <w:pPr>
              <w:ind w:left="240" w:hangingChars="100" w:hanging="240"/>
              <w:rPr>
                <w:rFonts w:ascii="MS Gothic" w:eastAsia="MS Gothic" w:hAnsi="MS Gothic"/>
                <w:sz w:val="24"/>
                <w:szCs w:val="24"/>
              </w:rPr>
            </w:pPr>
            <w:r w:rsidRPr="00C87850">
              <w:rPr>
                <w:rFonts w:ascii="MS Gothic" w:eastAsia="MS Gothic" w:hAnsi="MS Gothic"/>
                <w:sz w:val="24"/>
                <w:szCs w:val="24"/>
              </w:rPr>
              <w:t>g. Procedures for the identification, isolation and disposal of detained and unfit materials.</w:t>
            </w:r>
          </w:p>
          <w:p w14:paraId="371B8063" w14:textId="77777777" w:rsidR="00B12F6B" w:rsidRPr="00C87850" w:rsidRDefault="00B12F6B" w:rsidP="00707297">
            <w:pPr>
              <w:rPr>
                <w:rFonts w:ascii="MS Gothic" w:eastAsia="MS Gothic" w:hAnsi="MS Gothic"/>
                <w:sz w:val="24"/>
                <w:szCs w:val="24"/>
              </w:rPr>
            </w:pPr>
          </w:p>
          <w:p w14:paraId="35191D13" w14:textId="77777777" w:rsidR="00B12F6B" w:rsidRPr="00C87850" w:rsidRDefault="00B12F6B" w:rsidP="00707297">
            <w:pPr>
              <w:rPr>
                <w:rFonts w:ascii="MS Gothic" w:eastAsia="MS Gothic" w:hAnsi="MS Gothic"/>
                <w:sz w:val="24"/>
                <w:szCs w:val="24"/>
              </w:rPr>
            </w:pPr>
          </w:p>
          <w:p w14:paraId="1F7D23D7" w14:textId="77777777" w:rsidR="00B12F6B" w:rsidRPr="00C87850" w:rsidRDefault="00B12F6B" w:rsidP="00707297">
            <w:pPr>
              <w:rPr>
                <w:rFonts w:ascii="MS Gothic" w:eastAsia="MS Gothic" w:hAnsi="MS Gothic"/>
                <w:sz w:val="24"/>
                <w:szCs w:val="24"/>
              </w:rPr>
            </w:pPr>
          </w:p>
        </w:tc>
      </w:tr>
    </w:tbl>
    <w:p w14:paraId="6347C7EE" w14:textId="77777777" w:rsidR="00B12F6B" w:rsidRPr="00C87850" w:rsidRDefault="00B12F6B" w:rsidP="00B12F6B">
      <w:pPr>
        <w:rPr>
          <w:rFonts w:ascii="MS Gothic" w:eastAsia="MS Gothic" w:hAnsi="MS Gothic"/>
          <w:sz w:val="24"/>
          <w:szCs w:val="24"/>
        </w:rPr>
      </w:pPr>
    </w:p>
    <w:p w14:paraId="53CDE5A1" w14:textId="667A2488" w:rsidR="00B12F6B" w:rsidRPr="00C87850" w:rsidRDefault="001548C2" w:rsidP="00B12F6B">
      <w:pPr>
        <w:ind w:left="312" w:hangingChars="130" w:hanging="312"/>
        <w:rPr>
          <w:rFonts w:ascii="MS Gothic" w:eastAsia="MS Gothic" w:hAnsi="MS Gothic"/>
          <w:sz w:val="24"/>
          <w:szCs w:val="24"/>
        </w:rPr>
      </w:pPr>
      <w:r w:rsidRPr="00C87850">
        <w:rPr>
          <w:rFonts w:ascii="MS Gothic" w:eastAsia="MS Gothic" w:hAnsi="MS Gothic" w:hint="eastAsia"/>
          <w:sz w:val="24"/>
          <w:szCs w:val="24"/>
        </w:rPr>
        <w:t>(6</w:t>
      </w:r>
      <w:r w:rsidR="00B12F6B" w:rsidRPr="00C87850">
        <w:rPr>
          <w:rFonts w:ascii="MS Gothic" w:eastAsia="MS Gothic" w:hAnsi="MS Gothic" w:hint="eastAsia"/>
          <w:sz w:val="24"/>
          <w:szCs w:val="24"/>
        </w:rPr>
        <w:t>)</w:t>
      </w:r>
      <w:r w:rsidR="00707297" w:rsidRPr="00C87850">
        <w:rPr>
          <w:rFonts w:ascii="MS Gothic" w:eastAsia="MS Gothic" w:hAnsi="MS Gothic" w:hint="eastAsia"/>
          <w:sz w:val="24"/>
          <w:szCs w:val="24"/>
        </w:rPr>
        <w:t>食鳥処理場</w:t>
      </w:r>
      <w:r w:rsidR="00B12F6B" w:rsidRPr="00C87850">
        <w:rPr>
          <w:rFonts w:ascii="MS Gothic" w:eastAsia="MS Gothic" w:hAnsi="MS Gothic" w:hint="eastAsia"/>
          <w:sz w:val="24"/>
          <w:szCs w:val="24"/>
        </w:rPr>
        <w:t>における地方政府の管理が効果的に行われているか、及び輸出条件に適合しているかを検証するための、地域又は国レベルで行われる公的管理の頻度と特性</w:t>
      </w:r>
    </w:p>
    <w:p w14:paraId="1CEF281C" w14:textId="4224FC0D" w:rsidR="00B12F6B" w:rsidRPr="00C87850" w:rsidRDefault="00B12F6B" w:rsidP="00B12F6B">
      <w:pPr>
        <w:ind w:left="360" w:hangingChars="150" w:hanging="360"/>
        <w:rPr>
          <w:rFonts w:ascii="MS Gothic" w:eastAsia="MS Gothic" w:hAnsi="MS Gothic"/>
          <w:sz w:val="24"/>
          <w:szCs w:val="24"/>
        </w:rPr>
      </w:pPr>
      <w:r w:rsidRPr="00C87850">
        <w:rPr>
          <w:rFonts w:ascii="MS Gothic" w:eastAsia="MS Gothic" w:hAnsi="MS Gothic"/>
          <w:sz w:val="24"/>
          <w:szCs w:val="24"/>
        </w:rPr>
        <w:t>(</w:t>
      </w:r>
      <w:r w:rsidR="001548C2" w:rsidRPr="00C87850">
        <w:rPr>
          <w:rFonts w:ascii="MS Gothic" w:eastAsia="MS Gothic" w:hAnsi="MS Gothic" w:hint="eastAsia"/>
          <w:sz w:val="24"/>
          <w:szCs w:val="24"/>
        </w:rPr>
        <w:t>6</w:t>
      </w:r>
      <w:r w:rsidRPr="00C87850">
        <w:rPr>
          <w:rFonts w:ascii="MS Gothic" w:eastAsia="MS Gothic" w:hAnsi="MS Gothic"/>
          <w:sz w:val="24"/>
          <w:szCs w:val="24"/>
        </w:rPr>
        <w:t xml:space="preserve">)Frequency and nature of official controls carried out by Regional and/or Central level to verify the effective operation of the local controls in </w:t>
      </w:r>
      <w:r w:rsidR="00707297" w:rsidRPr="00C87850">
        <w:rPr>
          <w:rFonts w:ascii="MS Gothic" w:eastAsia="MS Gothic" w:hAnsi="MS Gothic" w:hint="eastAsia"/>
          <w:sz w:val="24"/>
          <w:szCs w:val="24"/>
        </w:rPr>
        <w:t>p</w:t>
      </w:r>
      <w:r w:rsidR="00707297" w:rsidRPr="00C87850">
        <w:rPr>
          <w:rFonts w:ascii="MS Gothic" w:eastAsia="MS Gothic" w:hAnsi="MS Gothic"/>
          <w:sz w:val="24"/>
          <w:szCs w:val="24"/>
        </w:rPr>
        <w:t xml:space="preserve">oultry processing plants </w:t>
      </w:r>
      <w:r w:rsidRPr="00C87850">
        <w:rPr>
          <w:rFonts w:ascii="MS Gothic" w:eastAsia="MS Gothic" w:hAnsi="MS Gothic"/>
          <w:sz w:val="24"/>
          <w:szCs w:val="24"/>
        </w:rPr>
        <w:t>and compliance with export requirements. (Please describe the following)</w:t>
      </w:r>
    </w:p>
    <w:tbl>
      <w:tblPr>
        <w:tblStyle w:val="a4"/>
        <w:tblW w:w="0" w:type="auto"/>
        <w:tblLook w:val="04A0" w:firstRow="1" w:lastRow="0" w:firstColumn="1" w:lastColumn="0" w:noHBand="0" w:noVBand="1"/>
      </w:tblPr>
      <w:tblGrid>
        <w:gridCol w:w="8494"/>
      </w:tblGrid>
      <w:tr w:rsidR="00B12F6B" w:rsidRPr="00C87850" w14:paraId="0A4B9B9B" w14:textId="77777777" w:rsidTr="00707297">
        <w:tc>
          <w:tcPr>
            <w:tcW w:w="8494" w:type="dxa"/>
          </w:tcPr>
          <w:p w14:paraId="1DE26CC0" w14:textId="77777777" w:rsidR="00B12F6B" w:rsidRPr="00C87850" w:rsidRDefault="00B12F6B" w:rsidP="00707297">
            <w:pPr>
              <w:ind w:left="307" w:hangingChars="128" w:hanging="307"/>
              <w:rPr>
                <w:rFonts w:ascii="MS Gothic" w:eastAsia="MS Gothic" w:hAnsi="MS Gothic"/>
                <w:sz w:val="24"/>
                <w:szCs w:val="24"/>
              </w:rPr>
            </w:pPr>
            <w:r w:rsidRPr="00C87850">
              <w:rPr>
                <w:rFonts w:ascii="MS Gothic" w:eastAsia="MS Gothic" w:hAnsi="MS Gothic"/>
                <w:sz w:val="24"/>
                <w:szCs w:val="24"/>
              </w:rPr>
              <w:t>a.</w:t>
            </w:r>
            <w:r w:rsidRPr="00C87850">
              <w:rPr>
                <w:rFonts w:ascii="MS Gothic" w:eastAsia="MS Gothic" w:hAnsi="MS Gothic" w:hint="eastAsia"/>
                <w:sz w:val="24"/>
                <w:szCs w:val="24"/>
              </w:rPr>
              <w:t>地域又は国レベルにより実施される検査又は査察の優先順位付けシステ　　　ム</w:t>
            </w:r>
          </w:p>
          <w:p w14:paraId="1272CC88" w14:textId="77777777" w:rsidR="00B12F6B" w:rsidRPr="00C87850" w:rsidRDefault="00B12F6B" w:rsidP="00707297">
            <w:pPr>
              <w:ind w:left="312" w:hangingChars="130" w:hanging="312"/>
              <w:rPr>
                <w:rFonts w:ascii="MS Gothic" w:eastAsia="MS Gothic" w:hAnsi="MS Gothic"/>
                <w:sz w:val="24"/>
                <w:szCs w:val="24"/>
              </w:rPr>
            </w:pPr>
            <w:r w:rsidRPr="00C87850">
              <w:rPr>
                <w:rFonts w:ascii="MS Gothic" w:eastAsia="MS Gothic" w:hAnsi="MS Gothic"/>
                <w:sz w:val="24"/>
                <w:szCs w:val="24"/>
              </w:rPr>
              <w:t>a. Prioritization system for inspections and/or audits by the Regional and/or Central level.</w:t>
            </w:r>
          </w:p>
          <w:p w14:paraId="591D3B85" w14:textId="77777777" w:rsidR="00B12F6B" w:rsidRPr="00C87850" w:rsidRDefault="00B12F6B" w:rsidP="00707297">
            <w:pPr>
              <w:rPr>
                <w:rFonts w:ascii="MS Gothic" w:eastAsia="MS Gothic" w:hAnsi="MS Gothic"/>
                <w:sz w:val="24"/>
                <w:szCs w:val="24"/>
              </w:rPr>
            </w:pPr>
          </w:p>
          <w:p w14:paraId="51814D69" w14:textId="77777777" w:rsidR="00B12F6B" w:rsidRPr="00C87850" w:rsidRDefault="00B12F6B" w:rsidP="00707297">
            <w:pPr>
              <w:rPr>
                <w:rFonts w:ascii="MS Gothic" w:eastAsia="MS Gothic" w:hAnsi="MS Gothic"/>
                <w:sz w:val="24"/>
                <w:szCs w:val="24"/>
              </w:rPr>
            </w:pPr>
          </w:p>
          <w:p w14:paraId="688384CB" w14:textId="77777777" w:rsidR="00B12F6B" w:rsidRPr="00C87850" w:rsidRDefault="00B12F6B" w:rsidP="00707297">
            <w:pPr>
              <w:rPr>
                <w:rFonts w:ascii="MS Gothic" w:eastAsia="MS Gothic" w:hAnsi="MS Gothic"/>
                <w:sz w:val="24"/>
                <w:szCs w:val="24"/>
              </w:rPr>
            </w:pPr>
          </w:p>
          <w:p w14:paraId="188A3CCF" w14:textId="77777777" w:rsidR="00B12F6B" w:rsidRPr="00C87850" w:rsidRDefault="00B12F6B" w:rsidP="00707297">
            <w:pPr>
              <w:rPr>
                <w:rFonts w:ascii="MS Gothic" w:eastAsia="MS Gothic" w:hAnsi="MS Gothic"/>
                <w:sz w:val="24"/>
                <w:szCs w:val="24"/>
              </w:rPr>
            </w:pPr>
          </w:p>
        </w:tc>
      </w:tr>
    </w:tbl>
    <w:p w14:paraId="119D4AF3" w14:textId="77777777" w:rsidR="00B12F6B" w:rsidRPr="00C87850" w:rsidRDefault="00B12F6B" w:rsidP="00B12F6B">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B12F6B" w:rsidRPr="00C87850" w14:paraId="32996EE7" w14:textId="77777777" w:rsidTr="00707297">
        <w:tc>
          <w:tcPr>
            <w:tcW w:w="8494" w:type="dxa"/>
          </w:tcPr>
          <w:p w14:paraId="5A51043F" w14:textId="77777777" w:rsidR="00B12F6B" w:rsidRPr="00C87850" w:rsidRDefault="00B12F6B" w:rsidP="00707297">
            <w:pPr>
              <w:ind w:left="307" w:hangingChars="128" w:hanging="307"/>
              <w:rPr>
                <w:rFonts w:ascii="MS Gothic" w:eastAsia="MS Gothic" w:hAnsi="MS Gothic"/>
                <w:sz w:val="24"/>
                <w:szCs w:val="24"/>
              </w:rPr>
            </w:pPr>
            <w:r w:rsidRPr="00C87850">
              <w:rPr>
                <w:rFonts w:ascii="MS Gothic" w:eastAsia="MS Gothic" w:hAnsi="MS Gothic" w:hint="eastAsia"/>
                <w:sz w:val="24"/>
                <w:szCs w:val="24"/>
              </w:rPr>
              <w:t>b</w:t>
            </w:r>
            <w:r w:rsidRPr="00C87850">
              <w:rPr>
                <w:rFonts w:ascii="MS Gothic" w:eastAsia="MS Gothic" w:hAnsi="MS Gothic"/>
                <w:sz w:val="24"/>
                <w:szCs w:val="24"/>
              </w:rPr>
              <w:t>.</w:t>
            </w:r>
            <w:r w:rsidRPr="00C87850">
              <w:rPr>
                <w:rFonts w:ascii="MS Gothic" w:eastAsia="MS Gothic" w:hAnsi="MS Gothic" w:hint="eastAsia"/>
                <w:sz w:val="24"/>
                <w:szCs w:val="24"/>
              </w:rPr>
              <w:t xml:space="preserve"> 上記の検査又は査察の実施手順</w:t>
            </w:r>
          </w:p>
          <w:p w14:paraId="711CD906" w14:textId="77777777" w:rsidR="00B12F6B" w:rsidRPr="00C87850" w:rsidRDefault="00B12F6B" w:rsidP="00707297">
            <w:pPr>
              <w:rPr>
                <w:rFonts w:ascii="MS Gothic" w:eastAsia="MS Gothic" w:hAnsi="MS Gothic"/>
                <w:sz w:val="24"/>
                <w:szCs w:val="24"/>
              </w:rPr>
            </w:pPr>
            <w:r w:rsidRPr="00C87850">
              <w:rPr>
                <w:rFonts w:ascii="MS Gothic" w:eastAsia="MS Gothic" w:hAnsi="MS Gothic" w:hint="eastAsia"/>
                <w:sz w:val="24"/>
                <w:szCs w:val="24"/>
              </w:rPr>
              <w:t>b</w:t>
            </w:r>
            <w:r w:rsidRPr="00C87850">
              <w:rPr>
                <w:rFonts w:ascii="MS Gothic" w:eastAsia="MS Gothic" w:hAnsi="MS Gothic"/>
                <w:sz w:val="24"/>
                <w:szCs w:val="24"/>
              </w:rPr>
              <w:t>. Procedures for performance of the above inspections/audits.</w:t>
            </w:r>
          </w:p>
          <w:p w14:paraId="7ABEA9D8" w14:textId="77777777" w:rsidR="00B12F6B" w:rsidRPr="00C87850" w:rsidRDefault="00B12F6B" w:rsidP="00707297">
            <w:pPr>
              <w:rPr>
                <w:rFonts w:ascii="MS Gothic" w:eastAsia="MS Gothic" w:hAnsi="MS Gothic"/>
                <w:sz w:val="24"/>
                <w:szCs w:val="24"/>
              </w:rPr>
            </w:pPr>
          </w:p>
          <w:p w14:paraId="7F86CE9B" w14:textId="77777777" w:rsidR="00B12F6B" w:rsidRPr="00C87850" w:rsidRDefault="00B12F6B" w:rsidP="00707297">
            <w:pPr>
              <w:rPr>
                <w:rFonts w:ascii="MS Gothic" w:eastAsia="MS Gothic" w:hAnsi="MS Gothic"/>
                <w:sz w:val="24"/>
                <w:szCs w:val="24"/>
              </w:rPr>
            </w:pPr>
          </w:p>
          <w:p w14:paraId="71B11C59" w14:textId="77777777" w:rsidR="00B12F6B" w:rsidRPr="00C87850" w:rsidRDefault="00B12F6B" w:rsidP="00707297">
            <w:pPr>
              <w:rPr>
                <w:rFonts w:ascii="MS Gothic" w:eastAsia="MS Gothic" w:hAnsi="MS Gothic"/>
                <w:sz w:val="24"/>
                <w:szCs w:val="24"/>
              </w:rPr>
            </w:pPr>
          </w:p>
        </w:tc>
      </w:tr>
    </w:tbl>
    <w:p w14:paraId="43407566" w14:textId="77777777" w:rsidR="00B12F6B" w:rsidRPr="00C87850" w:rsidRDefault="00B12F6B" w:rsidP="00B12F6B">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B12F6B" w:rsidRPr="00C87850" w14:paraId="3E59EFF2" w14:textId="77777777" w:rsidTr="00707297">
        <w:tc>
          <w:tcPr>
            <w:tcW w:w="8494" w:type="dxa"/>
          </w:tcPr>
          <w:p w14:paraId="1AE4AFF6" w14:textId="77777777" w:rsidR="00B12F6B" w:rsidRPr="00C87850" w:rsidRDefault="00B12F6B" w:rsidP="00707297">
            <w:pPr>
              <w:ind w:left="307" w:hangingChars="128" w:hanging="307"/>
              <w:rPr>
                <w:rFonts w:ascii="MS Gothic" w:eastAsia="MS Gothic" w:hAnsi="MS Gothic"/>
                <w:sz w:val="24"/>
                <w:szCs w:val="24"/>
              </w:rPr>
            </w:pPr>
            <w:r w:rsidRPr="00C87850">
              <w:rPr>
                <w:rFonts w:ascii="MS Gothic" w:eastAsia="MS Gothic" w:hAnsi="MS Gothic" w:hint="eastAsia"/>
                <w:sz w:val="24"/>
                <w:szCs w:val="24"/>
              </w:rPr>
              <w:t>c</w:t>
            </w:r>
            <w:r w:rsidRPr="00C87850">
              <w:rPr>
                <w:rFonts w:ascii="MS Gothic" w:eastAsia="MS Gothic" w:hAnsi="MS Gothic"/>
                <w:sz w:val="24"/>
                <w:szCs w:val="24"/>
              </w:rPr>
              <w:t>.</w:t>
            </w:r>
            <w:r w:rsidRPr="00C87850">
              <w:rPr>
                <w:rFonts w:ascii="MS Gothic" w:eastAsia="MS Gothic" w:hAnsi="MS Gothic" w:hint="eastAsia"/>
                <w:sz w:val="24"/>
                <w:szCs w:val="24"/>
              </w:rPr>
              <w:t xml:space="preserve"> 検査又は査察結果の文書作成</w:t>
            </w:r>
          </w:p>
          <w:p w14:paraId="523F250A" w14:textId="77777777" w:rsidR="00B12F6B" w:rsidRPr="00C87850" w:rsidRDefault="00B12F6B" w:rsidP="00707297">
            <w:pPr>
              <w:rPr>
                <w:rFonts w:ascii="MS Gothic" w:eastAsia="MS Gothic" w:hAnsi="MS Gothic"/>
                <w:sz w:val="24"/>
                <w:szCs w:val="24"/>
              </w:rPr>
            </w:pPr>
            <w:r w:rsidRPr="00C87850">
              <w:rPr>
                <w:rFonts w:ascii="MS Gothic" w:eastAsia="MS Gothic" w:hAnsi="MS Gothic" w:hint="eastAsia"/>
                <w:sz w:val="24"/>
                <w:szCs w:val="24"/>
              </w:rPr>
              <w:t>c</w:t>
            </w:r>
            <w:r w:rsidRPr="00C87850">
              <w:rPr>
                <w:rFonts w:ascii="MS Gothic" w:eastAsia="MS Gothic" w:hAnsi="MS Gothic"/>
                <w:sz w:val="24"/>
                <w:szCs w:val="24"/>
              </w:rPr>
              <w:t>. Documentation of outcome of inspections/audits</w:t>
            </w:r>
            <w:r w:rsidRPr="00C87850">
              <w:rPr>
                <w:rFonts w:ascii="MS Gothic" w:eastAsia="MS Gothic" w:hAnsi="MS Gothic" w:hint="eastAsia"/>
                <w:sz w:val="24"/>
                <w:szCs w:val="24"/>
              </w:rPr>
              <w:t>.</w:t>
            </w:r>
          </w:p>
          <w:p w14:paraId="5B7CE512" w14:textId="77777777" w:rsidR="00B12F6B" w:rsidRPr="00C87850" w:rsidRDefault="00B12F6B" w:rsidP="00707297">
            <w:pPr>
              <w:rPr>
                <w:rFonts w:ascii="MS Gothic" w:eastAsia="MS Gothic" w:hAnsi="MS Gothic"/>
                <w:sz w:val="24"/>
                <w:szCs w:val="24"/>
              </w:rPr>
            </w:pPr>
          </w:p>
          <w:p w14:paraId="616CC7B7" w14:textId="77777777" w:rsidR="00B12F6B" w:rsidRPr="00C87850" w:rsidRDefault="00B12F6B" w:rsidP="00707297">
            <w:pPr>
              <w:rPr>
                <w:rFonts w:ascii="MS Gothic" w:eastAsia="MS Gothic" w:hAnsi="MS Gothic"/>
                <w:sz w:val="24"/>
                <w:szCs w:val="24"/>
              </w:rPr>
            </w:pPr>
          </w:p>
          <w:p w14:paraId="2536B211" w14:textId="77777777" w:rsidR="00B12F6B" w:rsidRPr="00C87850" w:rsidRDefault="00B12F6B" w:rsidP="00707297">
            <w:pPr>
              <w:rPr>
                <w:rFonts w:ascii="MS Gothic" w:eastAsia="MS Gothic" w:hAnsi="MS Gothic"/>
                <w:sz w:val="24"/>
                <w:szCs w:val="24"/>
              </w:rPr>
            </w:pPr>
          </w:p>
        </w:tc>
      </w:tr>
    </w:tbl>
    <w:p w14:paraId="1B56F27B" w14:textId="77777777" w:rsidR="00B12F6B" w:rsidRPr="00C87850" w:rsidRDefault="00B12F6B" w:rsidP="00B12F6B">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B12F6B" w:rsidRPr="00C87850" w14:paraId="6A0F9EA5" w14:textId="77777777" w:rsidTr="00707297">
        <w:tc>
          <w:tcPr>
            <w:tcW w:w="8494" w:type="dxa"/>
          </w:tcPr>
          <w:p w14:paraId="71A10ACF" w14:textId="77777777" w:rsidR="00B12F6B" w:rsidRPr="00C87850" w:rsidRDefault="00B12F6B" w:rsidP="00707297">
            <w:pPr>
              <w:ind w:left="307" w:hangingChars="128" w:hanging="307"/>
              <w:rPr>
                <w:rFonts w:ascii="MS Gothic" w:eastAsia="MS Gothic" w:hAnsi="MS Gothic"/>
                <w:sz w:val="24"/>
                <w:szCs w:val="24"/>
              </w:rPr>
            </w:pPr>
            <w:r w:rsidRPr="00C87850">
              <w:rPr>
                <w:rFonts w:ascii="MS Gothic" w:eastAsia="MS Gothic" w:hAnsi="MS Gothic" w:hint="eastAsia"/>
                <w:sz w:val="24"/>
                <w:szCs w:val="24"/>
              </w:rPr>
              <w:t>d</w:t>
            </w:r>
            <w:r w:rsidRPr="00C87850">
              <w:rPr>
                <w:rFonts w:ascii="MS Gothic" w:eastAsia="MS Gothic" w:hAnsi="MS Gothic"/>
                <w:sz w:val="24"/>
                <w:szCs w:val="24"/>
              </w:rPr>
              <w:t>.</w:t>
            </w:r>
            <w:r w:rsidRPr="00C87850">
              <w:rPr>
                <w:rFonts w:ascii="MS Gothic" w:eastAsia="MS Gothic" w:hAnsi="MS Gothic" w:hint="eastAsia"/>
                <w:sz w:val="24"/>
                <w:szCs w:val="24"/>
              </w:rPr>
              <w:t xml:space="preserve"> 不適合が検出された場合の対応手順</w:t>
            </w:r>
          </w:p>
          <w:p w14:paraId="4A2894E5" w14:textId="77777777" w:rsidR="00B12F6B" w:rsidRPr="00C87850" w:rsidRDefault="00B12F6B" w:rsidP="00A43370">
            <w:pPr>
              <w:ind w:left="240" w:hangingChars="100" w:hanging="240"/>
              <w:rPr>
                <w:rFonts w:ascii="MS Gothic" w:eastAsia="MS Gothic" w:hAnsi="MS Gothic"/>
                <w:sz w:val="24"/>
                <w:szCs w:val="24"/>
              </w:rPr>
            </w:pPr>
            <w:r w:rsidRPr="00C87850">
              <w:rPr>
                <w:rFonts w:ascii="MS Gothic" w:eastAsia="MS Gothic" w:hAnsi="MS Gothic" w:hint="eastAsia"/>
                <w:sz w:val="24"/>
                <w:szCs w:val="24"/>
              </w:rPr>
              <w:t>d</w:t>
            </w:r>
            <w:r w:rsidRPr="00C87850">
              <w:rPr>
                <w:rFonts w:ascii="MS Gothic" w:eastAsia="MS Gothic" w:hAnsi="MS Gothic"/>
                <w:sz w:val="24"/>
                <w:szCs w:val="24"/>
              </w:rPr>
              <w:t>. Procedures to be followed in the event of detection of non-compliance.</w:t>
            </w:r>
          </w:p>
          <w:p w14:paraId="11E4EC09" w14:textId="77777777" w:rsidR="00B12F6B" w:rsidRPr="00C87850" w:rsidRDefault="00B12F6B" w:rsidP="00707297">
            <w:pPr>
              <w:rPr>
                <w:rFonts w:ascii="MS Gothic" w:eastAsia="MS Gothic" w:hAnsi="MS Gothic"/>
                <w:sz w:val="24"/>
                <w:szCs w:val="24"/>
              </w:rPr>
            </w:pPr>
          </w:p>
          <w:p w14:paraId="163FDCC1" w14:textId="77777777" w:rsidR="00B12F6B" w:rsidRPr="00C87850" w:rsidRDefault="00B12F6B" w:rsidP="00707297">
            <w:pPr>
              <w:rPr>
                <w:rFonts w:ascii="MS Gothic" w:eastAsia="MS Gothic" w:hAnsi="MS Gothic"/>
                <w:sz w:val="24"/>
                <w:szCs w:val="24"/>
              </w:rPr>
            </w:pPr>
          </w:p>
          <w:p w14:paraId="2B049688" w14:textId="77777777" w:rsidR="00B12F6B" w:rsidRPr="00C87850" w:rsidRDefault="00B12F6B" w:rsidP="00707297">
            <w:pPr>
              <w:rPr>
                <w:rFonts w:ascii="MS Gothic" w:eastAsia="MS Gothic" w:hAnsi="MS Gothic"/>
                <w:sz w:val="24"/>
                <w:szCs w:val="24"/>
              </w:rPr>
            </w:pPr>
          </w:p>
        </w:tc>
      </w:tr>
    </w:tbl>
    <w:p w14:paraId="74460577" w14:textId="77777777" w:rsidR="00B12F6B" w:rsidRPr="00C87850" w:rsidRDefault="00B12F6B" w:rsidP="00B12F6B">
      <w:pPr>
        <w:rPr>
          <w:rFonts w:ascii="MS Gothic" w:eastAsia="MS Gothic" w:hAnsi="MS Gothic"/>
          <w:sz w:val="24"/>
          <w:szCs w:val="24"/>
        </w:rPr>
      </w:pPr>
    </w:p>
    <w:tbl>
      <w:tblPr>
        <w:tblStyle w:val="a4"/>
        <w:tblW w:w="0" w:type="auto"/>
        <w:tblLook w:val="04A0" w:firstRow="1" w:lastRow="0" w:firstColumn="1" w:lastColumn="0" w:noHBand="0" w:noVBand="1"/>
      </w:tblPr>
      <w:tblGrid>
        <w:gridCol w:w="8494"/>
      </w:tblGrid>
      <w:tr w:rsidR="00B12F6B" w:rsidRPr="00C87850" w14:paraId="1469B39D" w14:textId="77777777" w:rsidTr="00707297">
        <w:tc>
          <w:tcPr>
            <w:tcW w:w="8494" w:type="dxa"/>
          </w:tcPr>
          <w:p w14:paraId="3D4CAB27" w14:textId="77777777" w:rsidR="00B12F6B" w:rsidRPr="00C87850" w:rsidRDefault="00B12F6B" w:rsidP="00707297">
            <w:pPr>
              <w:ind w:left="307" w:hangingChars="128" w:hanging="307"/>
              <w:rPr>
                <w:rFonts w:ascii="MS Gothic" w:eastAsia="MS Gothic" w:hAnsi="MS Gothic"/>
                <w:sz w:val="24"/>
                <w:szCs w:val="24"/>
              </w:rPr>
            </w:pPr>
            <w:r w:rsidRPr="00C87850">
              <w:rPr>
                <w:rFonts w:ascii="MS Gothic" w:eastAsia="MS Gothic" w:hAnsi="MS Gothic" w:hint="eastAsia"/>
                <w:sz w:val="24"/>
                <w:szCs w:val="24"/>
              </w:rPr>
              <w:t>e</w:t>
            </w:r>
            <w:r w:rsidRPr="00C87850">
              <w:rPr>
                <w:rFonts w:ascii="MS Gothic" w:eastAsia="MS Gothic" w:hAnsi="MS Gothic"/>
                <w:sz w:val="24"/>
                <w:szCs w:val="24"/>
              </w:rPr>
              <w:t>.</w:t>
            </w:r>
            <w:r w:rsidRPr="00C87850">
              <w:rPr>
                <w:rFonts w:ascii="MS Gothic" w:eastAsia="MS Gothic" w:hAnsi="MS Gothic" w:hint="eastAsia"/>
                <w:sz w:val="24"/>
                <w:szCs w:val="24"/>
              </w:rPr>
              <w:t xml:space="preserve"> 不適合の修正の追跡調査手順</w:t>
            </w:r>
          </w:p>
          <w:p w14:paraId="414EDA00" w14:textId="77777777" w:rsidR="00B12F6B" w:rsidRPr="00C87850" w:rsidRDefault="00B12F6B" w:rsidP="00707297">
            <w:pPr>
              <w:rPr>
                <w:rFonts w:ascii="MS Gothic" w:eastAsia="MS Gothic" w:hAnsi="MS Gothic"/>
                <w:sz w:val="24"/>
                <w:szCs w:val="24"/>
              </w:rPr>
            </w:pPr>
            <w:r w:rsidRPr="00C87850">
              <w:rPr>
                <w:rFonts w:ascii="MS Gothic" w:eastAsia="MS Gothic" w:hAnsi="MS Gothic" w:hint="eastAsia"/>
                <w:sz w:val="24"/>
                <w:szCs w:val="24"/>
              </w:rPr>
              <w:t>e</w:t>
            </w:r>
            <w:r w:rsidRPr="00C87850">
              <w:rPr>
                <w:rFonts w:ascii="MS Gothic" w:eastAsia="MS Gothic" w:hAnsi="MS Gothic"/>
                <w:sz w:val="24"/>
                <w:szCs w:val="24"/>
              </w:rPr>
              <w:t>. Procedures for follow-up of rectification of non-compliance.</w:t>
            </w:r>
          </w:p>
          <w:p w14:paraId="090DFBE2" w14:textId="77777777" w:rsidR="00B12F6B" w:rsidRPr="00C87850" w:rsidRDefault="00B12F6B" w:rsidP="00707297">
            <w:pPr>
              <w:rPr>
                <w:rFonts w:ascii="MS Gothic" w:eastAsia="MS Gothic" w:hAnsi="MS Gothic"/>
                <w:sz w:val="24"/>
                <w:szCs w:val="24"/>
              </w:rPr>
            </w:pPr>
          </w:p>
          <w:p w14:paraId="7884C452" w14:textId="77777777" w:rsidR="00B12F6B" w:rsidRPr="00C87850" w:rsidRDefault="00B12F6B" w:rsidP="00707297">
            <w:pPr>
              <w:rPr>
                <w:rFonts w:ascii="MS Gothic" w:eastAsia="MS Gothic" w:hAnsi="MS Gothic"/>
                <w:sz w:val="24"/>
                <w:szCs w:val="24"/>
              </w:rPr>
            </w:pPr>
          </w:p>
          <w:p w14:paraId="186C78F9" w14:textId="77777777" w:rsidR="00B12F6B" w:rsidRPr="00C87850" w:rsidRDefault="00B12F6B" w:rsidP="00707297">
            <w:pPr>
              <w:rPr>
                <w:rFonts w:ascii="MS Gothic" w:eastAsia="MS Gothic" w:hAnsi="MS Gothic"/>
                <w:sz w:val="24"/>
                <w:szCs w:val="24"/>
              </w:rPr>
            </w:pPr>
          </w:p>
        </w:tc>
      </w:tr>
    </w:tbl>
    <w:p w14:paraId="0833B4C4" w14:textId="6FFB4F26" w:rsidR="00B12F6B" w:rsidRPr="00C87850" w:rsidRDefault="00B12F6B" w:rsidP="00403D50">
      <w:pPr>
        <w:rPr>
          <w:rFonts w:ascii="MS Gothic" w:eastAsia="MS Gothic" w:hAnsi="MS Gothic"/>
          <w:sz w:val="24"/>
          <w:szCs w:val="24"/>
        </w:rPr>
      </w:pPr>
    </w:p>
    <w:p w14:paraId="7D565142" w14:textId="77777777" w:rsidR="00113CD6" w:rsidRPr="00C87850" w:rsidRDefault="00113CD6" w:rsidP="00403D50">
      <w:pPr>
        <w:rPr>
          <w:rFonts w:ascii="MS Gothic" w:eastAsia="MS Gothic" w:hAnsi="MS Gothic"/>
          <w:sz w:val="24"/>
          <w:szCs w:val="24"/>
        </w:rPr>
      </w:pPr>
    </w:p>
    <w:sectPr w:rsidR="00113CD6" w:rsidRPr="00C87850">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939981" w14:textId="77777777" w:rsidR="00DE1B9C" w:rsidRDefault="00DE1B9C" w:rsidP="00E03394">
      <w:r>
        <w:separator/>
      </w:r>
    </w:p>
  </w:endnote>
  <w:endnote w:type="continuationSeparator" w:id="0">
    <w:p w14:paraId="3484F915" w14:textId="77777777" w:rsidR="00DE1B9C" w:rsidRDefault="00DE1B9C" w:rsidP="00E033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Yu Mincho">
    <w:altName w:val="Yu Gothic UI"/>
    <w:charset w:val="80"/>
    <w:family w:val="roman"/>
    <w:pitch w:val="variable"/>
    <w:sig w:usb0="00000000"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標楷體">
    <w:panose1 w:val="03000509000000000000"/>
    <w:charset w:val="88"/>
    <w:family w:val="script"/>
    <w:pitch w:val="fixed"/>
    <w:sig w:usb0="00000003" w:usb1="080E0000" w:usb2="00000016" w:usb3="00000000" w:csb0="00100001"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39570397"/>
      <w:docPartObj>
        <w:docPartGallery w:val="Page Numbers (Bottom of Page)"/>
        <w:docPartUnique/>
      </w:docPartObj>
    </w:sdtPr>
    <w:sdtEndPr/>
    <w:sdtContent>
      <w:p w14:paraId="5E5CBF74" w14:textId="153E0E06" w:rsidR="00F339A2" w:rsidRDefault="00F339A2">
        <w:pPr>
          <w:pStyle w:val="a7"/>
          <w:jc w:val="center"/>
        </w:pPr>
        <w:r>
          <w:fldChar w:fldCharType="begin"/>
        </w:r>
        <w:r>
          <w:instrText>PAGE   \* MERGEFORMAT</w:instrText>
        </w:r>
        <w:r>
          <w:fldChar w:fldCharType="separate"/>
        </w:r>
        <w:r w:rsidR="00C35313" w:rsidRPr="00C35313">
          <w:rPr>
            <w:noProof/>
            <w:lang w:val="ja-JP"/>
          </w:rPr>
          <w:t>1</w:t>
        </w:r>
        <w:r>
          <w:fldChar w:fldCharType="end"/>
        </w:r>
      </w:p>
    </w:sdtContent>
  </w:sdt>
  <w:p w14:paraId="27299BFC" w14:textId="77777777" w:rsidR="00F339A2" w:rsidRDefault="00F339A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EEF01D" w14:textId="77777777" w:rsidR="00DE1B9C" w:rsidRDefault="00DE1B9C" w:rsidP="00E03394">
      <w:r>
        <w:separator/>
      </w:r>
    </w:p>
  </w:footnote>
  <w:footnote w:type="continuationSeparator" w:id="0">
    <w:p w14:paraId="4959AE79" w14:textId="77777777" w:rsidR="00DE1B9C" w:rsidRDefault="00DE1B9C" w:rsidP="00E033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20466"/>
    <w:multiLevelType w:val="hybridMultilevel"/>
    <w:tmpl w:val="D53036E4"/>
    <w:lvl w:ilvl="0" w:tplc="1BFE2612">
      <w:start w:val="1"/>
      <w:numFmt w:val="lowerRoman"/>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9BD45CC"/>
    <w:multiLevelType w:val="hybridMultilevel"/>
    <w:tmpl w:val="7A5CAEB0"/>
    <w:lvl w:ilvl="0" w:tplc="D1AC54E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FD46BFE"/>
    <w:multiLevelType w:val="hybridMultilevel"/>
    <w:tmpl w:val="C812EC32"/>
    <w:lvl w:ilvl="0" w:tplc="95A8B6D6">
      <w:start w:val="1"/>
      <w:numFmt w:val="decimalFullWidth"/>
      <w:lvlText w:val="%1．"/>
      <w:lvlJc w:val="left"/>
      <w:pPr>
        <w:ind w:left="480" w:hanging="48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11C116A"/>
    <w:multiLevelType w:val="multilevel"/>
    <w:tmpl w:val="5278188A"/>
    <w:lvl w:ilvl="0">
      <w:start w:val="1"/>
      <w:numFmt w:val="decimal"/>
      <w:lvlText w:val="%1."/>
      <w:lvlJc w:val="left"/>
      <w:pPr>
        <w:ind w:left="360" w:hanging="360"/>
      </w:pPr>
      <w:rPr>
        <w:rFonts w:hint="default"/>
      </w:rPr>
    </w:lvl>
    <w:lvl w:ilvl="1">
      <w:start w:val="2"/>
      <w:numFmt w:val="decimal"/>
      <w:isLgl/>
      <w:lvlText w:val="%1.%2"/>
      <w:lvlJc w:val="left"/>
      <w:pPr>
        <w:ind w:left="720" w:hanging="48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040" w:hanging="1080"/>
      </w:pPr>
      <w:rPr>
        <w:rFonts w:hint="default"/>
      </w:rPr>
    </w:lvl>
    <w:lvl w:ilvl="5">
      <w:start w:val="1"/>
      <w:numFmt w:val="decimal"/>
      <w:isLgl/>
      <w:lvlText w:val="%1.%2.%3.%4.%5.%6"/>
      <w:lvlJc w:val="left"/>
      <w:pPr>
        <w:ind w:left="2640" w:hanging="1440"/>
      </w:pPr>
      <w:rPr>
        <w:rFonts w:hint="default"/>
      </w:rPr>
    </w:lvl>
    <w:lvl w:ilvl="6">
      <w:start w:val="1"/>
      <w:numFmt w:val="decimal"/>
      <w:isLgl/>
      <w:lvlText w:val="%1.%2.%3.%4.%5.%6.%7"/>
      <w:lvlJc w:val="left"/>
      <w:pPr>
        <w:ind w:left="3240" w:hanging="1800"/>
      </w:pPr>
      <w:rPr>
        <w:rFonts w:hint="default"/>
      </w:rPr>
    </w:lvl>
    <w:lvl w:ilvl="7">
      <w:start w:val="1"/>
      <w:numFmt w:val="decimal"/>
      <w:isLgl/>
      <w:lvlText w:val="%1.%2.%3.%4.%5.%6.%7.%8"/>
      <w:lvlJc w:val="left"/>
      <w:pPr>
        <w:ind w:left="3480" w:hanging="1800"/>
      </w:pPr>
      <w:rPr>
        <w:rFonts w:hint="default"/>
      </w:rPr>
    </w:lvl>
    <w:lvl w:ilvl="8">
      <w:start w:val="1"/>
      <w:numFmt w:val="decimal"/>
      <w:isLgl/>
      <w:lvlText w:val="%1.%2.%3.%4.%5.%6.%7.%8.%9"/>
      <w:lvlJc w:val="left"/>
      <w:pPr>
        <w:ind w:left="4080" w:hanging="2160"/>
      </w:pPr>
      <w:rPr>
        <w:rFonts w:hint="default"/>
      </w:rPr>
    </w:lvl>
  </w:abstractNum>
  <w:abstractNum w:abstractNumId="4" w15:restartNumberingAfterBreak="0">
    <w:nsid w:val="160906C7"/>
    <w:multiLevelType w:val="hybridMultilevel"/>
    <w:tmpl w:val="8154E08E"/>
    <w:lvl w:ilvl="0" w:tplc="B4247EF2">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86D5245"/>
    <w:multiLevelType w:val="hybridMultilevel"/>
    <w:tmpl w:val="CE2AD028"/>
    <w:lvl w:ilvl="0" w:tplc="3B00BE5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1AD76C3C"/>
    <w:multiLevelType w:val="hybridMultilevel"/>
    <w:tmpl w:val="928C96F6"/>
    <w:lvl w:ilvl="0" w:tplc="46F81038">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3A1747E9"/>
    <w:multiLevelType w:val="multilevel"/>
    <w:tmpl w:val="DD0A75AE"/>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410D5234"/>
    <w:multiLevelType w:val="hybridMultilevel"/>
    <w:tmpl w:val="0AA4B690"/>
    <w:lvl w:ilvl="0" w:tplc="4F76E04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4CC574BE"/>
    <w:multiLevelType w:val="hybridMultilevel"/>
    <w:tmpl w:val="F0D0042E"/>
    <w:lvl w:ilvl="0" w:tplc="389659C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5E5A691D"/>
    <w:multiLevelType w:val="hybridMultilevel"/>
    <w:tmpl w:val="09B248F0"/>
    <w:lvl w:ilvl="0" w:tplc="6A060072">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5F9A54B2"/>
    <w:multiLevelType w:val="multilevel"/>
    <w:tmpl w:val="14D21AB8"/>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69E95199"/>
    <w:multiLevelType w:val="hybridMultilevel"/>
    <w:tmpl w:val="38B26118"/>
    <w:lvl w:ilvl="0" w:tplc="0676445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74327DA4"/>
    <w:multiLevelType w:val="hybridMultilevel"/>
    <w:tmpl w:val="C1EC0E44"/>
    <w:lvl w:ilvl="0" w:tplc="8F704B68">
      <w:start w:val="1"/>
      <w:numFmt w:val="decimal"/>
      <w:lvlText w:val="%1."/>
      <w:lvlJc w:val="left"/>
      <w:pPr>
        <w:ind w:left="360" w:hanging="360"/>
      </w:pPr>
      <w:rPr>
        <w:rFonts w:hint="default"/>
      </w:rPr>
    </w:lvl>
    <w:lvl w:ilvl="1" w:tplc="04090017">
      <w:start w:val="1"/>
      <w:numFmt w:val="aiueoFullWidth"/>
      <w:lvlText w:val="(%2)"/>
      <w:lvlJc w:val="left"/>
      <w:pPr>
        <w:ind w:left="840" w:hanging="420"/>
      </w:pPr>
    </w:lvl>
    <w:lvl w:ilvl="2" w:tplc="B20CE500">
      <w:start w:val="1"/>
      <w:numFmt w:val="decimal"/>
      <w:lvlText w:val="%3."/>
      <w:lvlJc w:val="left"/>
      <w:pPr>
        <w:ind w:left="1200" w:hanging="360"/>
      </w:pPr>
      <w:rPr>
        <w:rFonts w:ascii="新細明體" w:eastAsia="新細明體" w:hAnsi="新細明體" w:hint="default"/>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2"/>
  </w:num>
  <w:num w:numId="2">
    <w:abstractNumId w:val="12"/>
  </w:num>
  <w:num w:numId="3">
    <w:abstractNumId w:val="6"/>
  </w:num>
  <w:num w:numId="4">
    <w:abstractNumId w:val="3"/>
  </w:num>
  <w:num w:numId="5">
    <w:abstractNumId w:val="10"/>
  </w:num>
  <w:num w:numId="6">
    <w:abstractNumId w:val="13"/>
  </w:num>
  <w:num w:numId="7">
    <w:abstractNumId w:val="9"/>
  </w:num>
  <w:num w:numId="8">
    <w:abstractNumId w:val="5"/>
  </w:num>
  <w:num w:numId="9">
    <w:abstractNumId w:val="0"/>
  </w:num>
  <w:num w:numId="10">
    <w:abstractNumId w:val="11"/>
  </w:num>
  <w:num w:numId="11">
    <w:abstractNumId w:val="7"/>
  </w:num>
  <w:num w:numId="12">
    <w:abstractNumId w:val="1"/>
  </w:num>
  <w:num w:numId="13">
    <w:abstractNumId w:val="8"/>
  </w:num>
  <w:num w:numId="1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阮甫寬">
    <w15:presenceInfo w15:providerId="AD" w15:userId="S-1-5-21-3311443620-1770641188-2512919833-11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3460"/>
    <w:rsid w:val="0000058F"/>
    <w:rsid w:val="00000BD4"/>
    <w:rsid w:val="00001C42"/>
    <w:rsid w:val="000066CA"/>
    <w:rsid w:val="000106D2"/>
    <w:rsid w:val="00012741"/>
    <w:rsid w:val="00014202"/>
    <w:rsid w:val="00016061"/>
    <w:rsid w:val="000160C3"/>
    <w:rsid w:val="000214DD"/>
    <w:rsid w:val="00023FC2"/>
    <w:rsid w:val="0002548D"/>
    <w:rsid w:val="00031189"/>
    <w:rsid w:val="00031F0E"/>
    <w:rsid w:val="000438B0"/>
    <w:rsid w:val="00061435"/>
    <w:rsid w:val="00064227"/>
    <w:rsid w:val="0006560B"/>
    <w:rsid w:val="00065FC6"/>
    <w:rsid w:val="00083F44"/>
    <w:rsid w:val="00087403"/>
    <w:rsid w:val="00092CAC"/>
    <w:rsid w:val="000965AD"/>
    <w:rsid w:val="000B62A7"/>
    <w:rsid w:val="000B69EB"/>
    <w:rsid w:val="000B7CCE"/>
    <w:rsid w:val="000C542E"/>
    <w:rsid w:val="000C707B"/>
    <w:rsid w:val="000D52DE"/>
    <w:rsid w:val="000D5CAC"/>
    <w:rsid w:val="000E34AC"/>
    <w:rsid w:val="000F3516"/>
    <w:rsid w:val="000F5A23"/>
    <w:rsid w:val="000F6A5A"/>
    <w:rsid w:val="00100C14"/>
    <w:rsid w:val="001025C6"/>
    <w:rsid w:val="00105F29"/>
    <w:rsid w:val="00113CD6"/>
    <w:rsid w:val="00114024"/>
    <w:rsid w:val="00122146"/>
    <w:rsid w:val="00130B13"/>
    <w:rsid w:val="00140211"/>
    <w:rsid w:val="001420E5"/>
    <w:rsid w:val="00151AEB"/>
    <w:rsid w:val="001548C2"/>
    <w:rsid w:val="0016022C"/>
    <w:rsid w:val="00165329"/>
    <w:rsid w:val="00167F36"/>
    <w:rsid w:val="001712E6"/>
    <w:rsid w:val="00184773"/>
    <w:rsid w:val="00184E12"/>
    <w:rsid w:val="0018544F"/>
    <w:rsid w:val="00186352"/>
    <w:rsid w:val="001933FC"/>
    <w:rsid w:val="001969AE"/>
    <w:rsid w:val="001A1D52"/>
    <w:rsid w:val="001A52D7"/>
    <w:rsid w:val="001B4118"/>
    <w:rsid w:val="001B523A"/>
    <w:rsid w:val="001B7ACB"/>
    <w:rsid w:val="001C267A"/>
    <w:rsid w:val="001C7A96"/>
    <w:rsid w:val="001D2421"/>
    <w:rsid w:val="001D7404"/>
    <w:rsid w:val="001E38A0"/>
    <w:rsid w:val="001E5C48"/>
    <w:rsid w:val="001E6969"/>
    <w:rsid w:val="001E6C4C"/>
    <w:rsid w:val="001F260D"/>
    <w:rsid w:val="001F58E7"/>
    <w:rsid w:val="00200040"/>
    <w:rsid w:val="00200538"/>
    <w:rsid w:val="00200E5E"/>
    <w:rsid w:val="0020240D"/>
    <w:rsid w:val="00206E34"/>
    <w:rsid w:val="00216560"/>
    <w:rsid w:val="00227475"/>
    <w:rsid w:val="002305D5"/>
    <w:rsid w:val="00231657"/>
    <w:rsid w:val="002363C9"/>
    <w:rsid w:val="002376DC"/>
    <w:rsid w:val="00241343"/>
    <w:rsid w:val="002456D8"/>
    <w:rsid w:val="00245F96"/>
    <w:rsid w:val="00251DE2"/>
    <w:rsid w:val="002532C6"/>
    <w:rsid w:val="00253A12"/>
    <w:rsid w:val="0025744C"/>
    <w:rsid w:val="002600F5"/>
    <w:rsid w:val="00267C17"/>
    <w:rsid w:val="0027256F"/>
    <w:rsid w:val="002774A4"/>
    <w:rsid w:val="00277CB1"/>
    <w:rsid w:val="00284162"/>
    <w:rsid w:val="00284E5D"/>
    <w:rsid w:val="00286F38"/>
    <w:rsid w:val="00291EC4"/>
    <w:rsid w:val="002A1644"/>
    <w:rsid w:val="002A765A"/>
    <w:rsid w:val="002B12FC"/>
    <w:rsid w:val="002B2ACC"/>
    <w:rsid w:val="002C43F4"/>
    <w:rsid w:val="002C7F62"/>
    <w:rsid w:val="002D18C6"/>
    <w:rsid w:val="002D28CA"/>
    <w:rsid w:val="002D3128"/>
    <w:rsid w:val="002D601B"/>
    <w:rsid w:val="002D7715"/>
    <w:rsid w:val="002E27CF"/>
    <w:rsid w:val="002E6114"/>
    <w:rsid w:val="002F236C"/>
    <w:rsid w:val="002F4C21"/>
    <w:rsid w:val="00301211"/>
    <w:rsid w:val="00301FAD"/>
    <w:rsid w:val="00303C34"/>
    <w:rsid w:val="00307E39"/>
    <w:rsid w:val="00311342"/>
    <w:rsid w:val="00311CDE"/>
    <w:rsid w:val="00312563"/>
    <w:rsid w:val="00312BB1"/>
    <w:rsid w:val="0031709C"/>
    <w:rsid w:val="003171A8"/>
    <w:rsid w:val="003212EC"/>
    <w:rsid w:val="00326697"/>
    <w:rsid w:val="00353156"/>
    <w:rsid w:val="00354541"/>
    <w:rsid w:val="00355392"/>
    <w:rsid w:val="00356710"/>
    <w:rsid w:val="00362622"/>
    <w:rsid w:val="0036509F"/>
    <w:rsid w:val="003655DD"/>
    <w:rsid w:val="003670D7"/>
    <w:rsid w:val="00372A87"/>
    <w:rsid w:val="003738F0"/>
    <w:rsid w:val="00375C24"/>
    <w:rsid w:val="00392353"/>
    <w:rsid w:val="00394491"/>
    <w:rsid w:val="0039683A"/>
    <w:rsid w:val="003A63A6"/>
    <w:rsid w:val="003B32A3"/>
    <w:rsid w:val="003B45AD"/>
    <w:rsid w:val="003B7F2A"/>
    <w:rsid w:val="003C2D07"/>
    <w:rsid w:val="003D7C96"/>
    <w:rsid w:val="003E0178"/>
    <w:rsid w:val="003E575D"/>
    <w:rsid w:val="003F2FDB"/>
    <w:rsid w:val="003F316C"/>
    <w:rsid w:val="003F4046"/>
    <w:rsid w:val="003F4220"/>
    <w:rsid w:val="003F499E"/>
    <w:rsid w:val="003F736F"/>
    <w:rsid w:val="00402B63"/>
    <w:rsid w:val="00403D50"/>
    <w:rsid w:val="0041229F"/>
    <w:rsid w:val="00420490"/>
    <w:rsid w:val="00426AE2"/>
    <w:rsid w:val="00427154"/>
    <w:rsid w:val="00430A37"/>
    <w:rsid w:val="004356E0"/>
    <w:rsid w:val="004364F6"/>
    <w:rsid w:val="00440B92"/>
    <w:rsid w:val="00442FC2"/>
    <w:rsid w:val="004431C8"/>
    <w:rsid w:val="004453B5"/>
    <w:rsid w:val="0044668E"/>
    <w:rsid w:val="00457397"/>
    <w:rsid w:val="00462D0C"/>
    <w:rsid w:val="00473DBE"/>
    <w:rsid w:val="00476ECA"/>
    <w:rsid w:val="00484027"/>
    <w:rsid w:val="004A1BC6"/>
    <w:rsid w:val="004A3B68"/>
    <w:rsid w:val="004B31D6"/>
    <w:rsid w:val="004C0950"/>
    <w:rsid w:val="004C319E"/>
    <w:rsid w:val="004C336F"/>
    <w:rsid w:val="004C4ECA"/>
    <w:rsid w:val="004C5277"/>
    <w:rsid w:val="004C5601"/>
    <w:rsid w:val="004C5990"/>
    <w:rsid w:val="004D4643"/>
    <w:rsid w:val="004E26F9"/>
    <w:rsid w:val="004E2CE2"/>
    <w:rsid w:val="004E46FE"/>
    <w:rsid w:val="004E671F"/>
    <w:rsid w:val="004F2685"/>
    <w:rsid w:val="004F288C"/>
    <w:rsid w:val="004F3DC6"/>
    <w:rsid w:val="005017DC"/>
    <w:rsid w:val="00503421"/>
    <w:rsid w:val="005076C4"/>
    <w:rsid w:val="0051054B"/>
    <w:rsid w:val="00510B86"/>
    <w:rsid w:val="005123C9"/>
    <w:rsid w:val="005135CD"/>
    <w:rsid w:val="0052325B"/>
    <w:rsid w:val="00534648"/>
    <w:rsid w:val="00540977"/>
    <w:rsid w:val="00544628"/>
    <w:rsid w:val="00545B8D"/>
    <w:rsid w:val="0054696F"/>
    <w:rsid w:val="005505F2"/>
    <w:rsid w:val="00562882"/>
    <w:rsid w:val="00563009"/>
    <w:rsid w:val="0057287A"/>
    <w:rsid w:val="00576FB8"/>
    <w:rsid w:val="00584AE4"/>
    <w:rsid w:val="00594617"/>
    <w:rsid w:val="005A6D7D"/>
    <w:rsid w:val="005B0602"/>
    <w:rsid w:val="005B07C7"/>
    <w:rsid w:val="005B3C1A"/>
    <w:rsid w:val="005B551C"/>
    <w:rsid w:val="005C5FEB"/>
    <w:rsid w:val="005D619C"/>
    <w:rsid w:val="005E034A"/>
    <w:rsid w:val="005E0426"/>
    <w:rsid w:val="005E072A"/>
    <w:rsid w:val="005E4DD3"/>
    <w:rsid w:val="005E7B2F"/>
    <w:rsid w:val="005F22B9"/>
    <w:rsid w:val="005F2900"/>
    <w:rsid w:val="005F3A46"/>
    <w:rsid w:val="005F68CD"/>
    <w:rsid w:val="0060759D"/>
    <w:rsid w:val="00611207"/>
    <w:rsid w:val="00612230"/>
    <w:rsid w:val="00613173"/>
    <w:rsid w:val="00626444"/>
    <w:rsid w:val="00635027"/>
    <w:rsid w:val="00636F10"/>
    <w:rsid w:val="00640C7A"/>
    <w:rsid w:val="0064310C"/>
    <w:rsid w:val="0064693D"/>
    <w:rsid w:val="0065694F"/>
    <w:rsid w:val="00656CC8"/>
    <w:rsid w:val="006613F9"/>
    <w:rsid w:val="006635DB"/>
    <w:rsid w:val="006636EC"/>
    <w:rsid w:val="0066649A"/>
    <w:rsid w:val="0066724E"/>
    <w:rsid w:val="00670BF6"/>
    <w:rsid w:val="00670DFC"/>
    <w:rsid w:val="00671C39"/>
    <w:rsid w:val="00673BFD"/>
    <w:rsid w:val="006837C8"/>
    <w:rsid w:val="0068457C"/>
    <w:rsid w:val="006A64D2"/>
    <w:rsid w:val="006A65C0"/>
    <w:rsid w:val="006B7B33"/>
    <w:rsid w:val="006C0519"/>
    <w:rsid w:val="006C18E2"/>
    <w:rsid w:val="006C417F"/>
    <w:rsid w:val="006C660D"/>
    <w:rsid w:val="006E5F56"/>
    <w:rsid w:val="006F0E67"/>
    <w:rsid w:val="006F5EA1"/>
    <w:rsid w:val="006F7DE4"/>
    <w:rsid w:val="00707297"/>
    <w:rsid w:val="00713FA9"/>
    <w:rsid w:val="00716DE3"/>
    <w:rsid w:val="00716EA5"/>
    <w:rsid w:val="00730C7D"/>
    <w:rsid w:val="00743848"/>
    <w:rsid w:val="00776E69"/>
    <w:rsid w:val="00780462"/>
    <w:rsid w:val="0078289D"/>
    <w:rsid w:val="0078670C"/>
    <w:rsid w:val="00790E42"/>
    <w:rsid w:val="00793C97"/>
    <w:rsid w:val="00795220"/>
    <w:rsid w:val="00796611"/>
    <w:rsid w:val="007A1512"/>
    <w:rsid w:val="007A22FF"/>
    <w:rsid w:val="007A2E3B"/>
    <w:rsid w:val="007B4FFF"/>
    <w:rsid w:val="007B71F8"/>
    <w:rsid w:val="007B7C67"/>
    <w:rsid w:val="007C2F17"/>
    <w:rsid w:val="007C4432"/>
    <w:rsid w:val="007C637C"/>
    <w:rsid w:val="007D53D0"/>
    <w:rsid w:val="007E0ED9"/>
    <w:rsid w:val="007E29D3"/>
    <w:rsid w:val="007F324A"/>
    <w:rsid w:val="0080553E"/>
    <w:rsid w:val="008074B7"/>
    <w:rsid w:val="00813A90"/>
    <w:rsid w:val="00814948"/>
    <w:rsid w:val="0081604D"/>
    <w:rsid w:val="00822CAC"/>
    <w:rsid w:val="0082646C"/>
    <w:rsid w:val="00831C08"/>
    <w:rsid w:val="00841BD0"/>
    <w:rsid w:val="00841C4C"/>
    <w:rsid w:val="0084352A"/>
    <w:rsid w:val="00845466"/>
    <w:rsid w:val="00846AC8"/>
    <w:rsid w:val="00852732"/>
    <w:rsid w:val="00854A41"/>
    <w:rsid w:val="00856DB2"/>
    <w:rsid w:val="00857696"/>
    <w:rsid w:val="00863279"/>
    <w:rsid w:val="00865779"/>
    <w:rsid w:val="008657E0"/>
    <w:rsid w:val="00870CB1"/>
    <w:rsid w:val="008711D1"/>
    <w:rsid w:val="00871315"/>
    <w:rsid w:val="00873505"/>
    <w:rsid w:val="00875E69"/>
    <w:rsid w:val="00876736"/>
    <w:rsid w:val="00876DD5"/>
    <w:rsid w:val="00880549"/>
    <w:rsid w:val="00883F86"/>
    <w:rsid w:val="00886969"/>
    <w:rsid w:val="008870F0"/>
    <w:rsid w:val="008912D3"/>
    <w:rsid w:val="008955B0"/>
    <w:rsid w:val="008B18AA"/>
    <w:rsid w:val="008D2D49"/>
    <w:rsid w:val="008E0C9C"/>
    <w:rsid w:val="008E427C"/>
    <w:rsid w:val="008F0C9E"/>
    <w:rsid w:val="008F2511"/>
    <w:rsid w:val="008F4624"/>
    <w:rsid w:val="008F4CCB"/>
    <w:rsid w:val="00901A60"/>
    <w:rsid w:val="00902A58"/>
    <w:rsid w:val="009043AD"/>
    <w:rsid w:val="009056D4"/>
    <w:rsid w:val="00911A34"/>
    <w:rsid w:val="0091342F"/>
    <w:rsid w:val="00915C24"/>
    <w:rsid w:val="00915D0D"/>
    <w:rsid w:val="00922C33"/>
    <w:rsid w:val="00936DF6"/>
    <w:rsid w:val="0093735E"/>
    <w:rsid w:val="0094718B"/>
    <w:rsid w:val="00955237"/>
    <w:rsid w:val="00961E97"/>
    <w:rsid w:val="00962758"/>
    <w:rsid w:val="009713DD"/>
    <w:rsid w:val="0097251F"/>
    <w:rsid w:val="009770D6"/>
    <w:rsid w:val="0097790C"/>
    <w:rsid w:val="009779F6"/>
    <w:rsid w:val="00977F5D"/>
    <w:rsid w:val="009835FE"/>
    <w:rsid w:val="00985279"/>
    <w:rsid w:val="00986647"/>
    <w:rsid w:val="00996DE3"/>
    <w:rsid w:val="00997F16"/>
    <w:rsid w:val="009A4307"/>
    <w:rsid w:val="009A4DEA"/>
    <w:rsid w:val="009A7A9A"/>
    <w:rsid w:val="009C16C6"/>
    <w:rsid w:val="009C4AA1"/>
    <w:rsid w:val="009C5C80"/>
    <w:rsid w:val="009C64DB"/>
    <w:rsid w:val="009C671E"/>
    <w:rsid w:val="009D1DB5"/>
    <w:rsid w:val="009D206A"/>
    <w:rsid w:val="009D3AB3"/>
    <w:rsid w:val="009D5701"/>
    <w:rsid w:val="009F0ED7"/>
    <w:rsid w:val="009F29AF"/>
    <w:rsid w:val="00A11C81"/>
    <w:rsid w:val="00A1217F"/>
    <w:rsid w:val="00A158D9"/>
    <w:rsid w:val="00A207D8"/>
    <w:rsid w:val="00A2430B"/>
    <w:rsid w:val="00A247AE"/>
    <w:rsid w:val="00A24D5C"/>
    <w:rsid w:val="00A26034"/>
    <w:rsid w:val="00A3785E"/>
    <w:rsid w:val="00A40A74"/>
    <w:rsid w:val="00A42BE7"/>
    <w:rsid w:val="00A43370"/>
    <w:rsid w:val="00A52975"/>
    <w:rsid w:val="00A530E2"/>
    <w:rsid w:val="00A53AC5"/>
    <w:rsid w:val="00A53AFD"/>
    <w:rsid w:val="00A625C7"/>
    <w:rsid w:val="00A6314E"/>
    <w:rsid w:val="00A6432C"/>
    <w:rsid w:val="00A64B11"/>
    <w:rsid w:val="00A674A4"/>
    <w:rsid w:val="00A70243"/>
    <w:rsid w:val="00A73410"/>
    <w:rsid w:val="00A749D0"/>
    <w:rsid w:val="00A859CC"/>
    <w:rsid w:val="00A93420"/>
    <w:rsid w:val="00A93703"/>
    <w:rsid w:val="00AA2402"/>
    <w:rsid w:val="00AA3EFD"/>
    <w:rsid w:val="00AB09C6"/>
    <w:rsid w:val="00AB2A03"/>
    <w:rsid w:val="00AC776F"/>
    <w:rsid w:val="00AD7328"/>
    <w:rsid w:val="00AD7DE1"/>
    <w:rsid w:val="00AE3C74"/>
    <w:rsid w:val="00AF414D"/>
    <w:rsid w:val="00AF5CA5"/>
    <w:rsid w:val="00AF6D2E"/>
    <w:rsid w:val="00B01AAB"/>
    <w:rsid w:val="00B12F6B"/>
    <w:rsid w:val="00B1463F"/>
    <w:rsid w:val="00B23A42"/>
    <w:rsid w:val="00B24A4E"/>
    <w:rsid w:val="00B3028A"/>
    <w:rsid w:val="00B3523B"/>
    <w:rsid w:val="00B43742"/>
    <w:rsid w:val="00B508C1"/>
    <w:rsid w:val="00B53B8D"/>
    <w:rsid w:val="00B74061"/>
    <w:rsid w:val="00B8176D"/>
    <w:rsid w:val="00B8664B"/>
    <w:rsid w:val="00B96451"/>
    <w:rsid w:val="00BB603E"/>
    <w:rsid w:val="00BB64D2"/>
    <w:rsid w:val="00BB7240"/>
    <w:rsid w:val="00BC1539"/>
    <w:rsid w:val="00BC2911"/>
    <w:rsid w:val="00BD1616"/>
    <w:rsid w:val="00BD55EE"/>
    <w:rsid w:val="00BE17BF"/>
    <w:rsid w:val="00BE227F"/>
    <w:rsid w:val="00BE4605"/>
    <w:rsid w:val="00BF06DE"/>
    <w:rsid w:val="00BF1594"/>
    <w:rsid w:val="00BF7207"/>
    <w:rsid w:val="00C02BD8"/>
    <w:rsid w:val="00C04469"/>
    <w:rsid w:val="00C10983"/>
    <w:rsid w:val="00C10EEB"/>
    <w:rsid w:val="00C12911"/>
    <w:rsid w:val="00C15FF9"/>
    <w:rsid w:val="00C177A9"/>
    <w:rsid w:val="00C20327"/>
    <w:rsid w:val="00C20C94"/>
    <w:rsid w:val="00C27558"/>
    <w:rsid w:val="00C35313"/>
    <w:rsid w:val="00C52E47"/>
    <w:rsid w:val="00C53F4E"/>
    <w:rsid w:val="00C5414B"/>
    <w:rsid w:val="00C543D0"/>
    <w:rsid w:val="00C57ECB"/>
    <w:rsid w:val="00C639D0"/>
    <w:rsid w:val="00C64A45"/>
    <w:rsid w:val="00C72E88"/>
    <w:rsid w:val="00C753D5"/>
    <w:rsid w:val="00C768C3"/>
    <w:rsid w:val="00C77565"/>
    <w:rsid w:val="00C86568"/>
    <w:rsid w:val="00C87850"/>
    <w:rsid w:val="00C93A51"/>
    <w:rsid w:val="00C95B7A"/>
    <w:rsid w:val="00CA15FF"/>
    <w:rsid w:val="00CA6855"/>
    <w:rsid w:val="00CA7A43"/>
    <w:rsid w:val="00CB53AB"/>
    <w:rsid w:val="00CB5617"/>
    <w:rsid w:val="00CB6084"/>
    <w:rsid w:val="00CC3527"/>
    <w:rsid w:val="00CC7ED6"/>
    <w:rsid w:val="00CD1C6E"/>
    <w:rsid w:val="00CD4811"/>
    <w:rsid w:val="00CD52D4"/>
    <w:rsid w:val="00CD6D80"/>
    <w:rsid w:val="00CE5F33"/>
    <w:rsid w:val="00CF166D"/>
    <w:rsid w:val="00CF182E"/>
    <w:rsid w:val="00CF18B8"/>
    <w:rsid w:val="00D016B7"/>
    <w:rsid w:val="00D1294F"/>
    <w:rsid w:val="00D165C3"/>
    <w:rsid w:val="00D21323"/>
    <w:rsid w:val="00D22E5A"/>
    <w:rsid w:val="00D301F5"/>
    <w:rsid w:val="00D545C0"/>
    <w:rsid w:val="00D600E1"/>
    <w:rsid w:val="00D641D6"/>
    <w:rsid w:val="00D72049"/>
    <w:rsid w:val="00D815D5"/>
    <w:rsid w:val="00D815DB"/>
    <w:rsid w:val="00D8361B"/>
    <w:rsid w:val="00D90B5E"/>
    <w:rsid w:val="00D91708"/>
    <w:rsid w:val="00D93C87"/>
    <w:rsid w:val="00D94633"/>
    <w:rsid w:val="00DA1614"/>
    <w:rsid w:val="00DA2073"/>
    <w:rsid w:val="00DA6392"/>
    <w:rsid w:val="00DA7E12"/>
    <w:rsid w:val="00DB02A9"/>
    <w:rsid w:val="00DB09D6"/>
    <w:rsid w:val="00DB0CDD"/>
    <w:rsid w:val="00DB5961"/>
    <w:rsid w:val="00DC25C2"/>
    <w:rsid w:val="00DC492C"/>
    <w:rsid w:val="00DC7D2C"/>
    <w:rsid w:val="00DE1B9C"/>
    <w:rsid w:val="00DE460A"/>
    <w:rsid w:val="00DE62EA"/>
    <w:rsid w:val="00DE7C13"/>
    <w:rsid w:val="00DF2CE6"/>
    <w:rsid w:val="00DF3B9B"/>
    <w:rsid w:val="00DF417B"/>
    <w:rsid w:val="00DF4CA9"/>
    <w:rsid w:val="00DF5B35"/>
    <w:rsid w:val="00E03394"/>
    <w:rsid w:val="00E1065C"/>
    <w:rsid w:val="00E10D52"/>
    <w:rsid w:val="00E174A2"/>
    <w:rsid w:val="00E17DA1"/>
    <w:rsid w:val="00E22A5F"/>
    <w:rsid w:val="00E27072"/>
    <w:rsid w:val="00E31145"/>
    <w:rsid w:val="00E33460"/>
    <w:rsid w:val="00E3676F"/>
    <w:rsid w:val="00E404F2"/>
    <w:rsid w:val="00E4185C"/>
    <w:rsid w:val="00E42688"/>
    <w:rsid w:val="00E51463"/>
    <w:rsid w:val="00E57506"/>
    <w:rsid w:val="00E655D2"/>
    <w:rsid w:val="00E6733A"/>
    <w:rsid w:val="00E71E6A"/>
    <w:rsid w:val="00E733D5"/>
    <w:rsid w:val="00E751E6"/>
    <w:rsid w:val="00E8045D"/>
    <w:rsid w:val="00E82C74"/>
    <w:rsid w:val="00E908F3"/>
    <w:rsid w:val="00EA0EAF"/>
    <w:rsid w:val="00EA1D79"/>
    <w:rsid w:val="00EA5071"/>
    <w:rsid w:val="00EA7EFB"/>
    <w:rsid w:val="00EB09B8"/>
    <w:rsid w:val="00EB5A2C"/>
    <w:rsid w:val="00EC02A7"/>
    <w:rsid w:val="00EC09F9"/>
    <w:rsid w:val="00EC5210"/>
    <w:rsid w:val="00EC65BE"/>
    <w:rsid w:val="00ED193A"/>
    <w:rsid w:val="00EE3028"/>
    <w:rsid w:val="00EF0D48"/>
    <w:rsid w:val="00EF34C9"/>
    <w:rsid w:val="00F10F47"/>
    <w:rsid w:val="00F12DD9"/>
    <w:rsid w:val="00F136B9"/>
    <w:rsid w:val="00F16EC4"/>
    <w:rsid w:val="00F22063"/>
    <w:rsid w:val="00F248E7"/>
    <w:rsid w:val="00F25C4F"/>
    <w:rsid w:val="00F2657F"/>
    <w:rsid w:val="00F339A2"/>
    <w:rsid w:val="00F33FD2"/>
    <w:rsid w:val="00F36B88"/>
    <w:rsid w:val="00F37505"/>
    <w:rsid w:val="00F4557F"/>
    <w:rsid w:val="00F45CFA"/>
    <w:rsid w:val="00F46EAB"/>
    <w:rsid w:val="00F53A74"/>
    <w:rsid w:val="00F559F1"/>
    <w:rsid w:val="00F60140"/>
    <w:rsid w:val="00F60B1C"/>
    <w:rsid w:val="00F67837"/>
    <w:rsid w:val="00F75A90"/>
    <w:rsid w:val="00F76EE3"/>
    <w:rsid w:val="00F86AFD"/>
    <w:rsid w:val="00F875F2"/>
    <w:rsid w:val="00F943FF"/>
    <w:rsid w:val="00F95C63"/>
    <w:rsid w:val="00FA7DF0"/>
    <w:rsid w:val="00FB2F5B"/>
    <w:rsid w:val="00FB4C8B"/>
    <w:rsid w:val="00FB6919"/>
    <w:rsid w:val="00FC7913"/>
    <w:rsid w:val="00FD23E7"/>
    <w:rsid w:val="00FD3131"/>
    <w:rsid w:val="00FE042A"/>
    <w:rsid w:val="00FE67AB"/>
    <w:rsid w:val="00FE6E50"/>
    <w:rsid w:val="00FF17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340486DC"/>
  <w15:docId w15:val="{F6A77497-60C3-4F54-B5A9-36E193AC8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363C9"/>
    <w:pPr>
      <w:widowControl w:val="0"/>
      <w:jc w:val="both"/>
    </w:pPr>
  </w:style>
  <w:style w:type="paragraph" w:styleId="1">
    <w:name w:val="heading 1"/>
    <w:basedOn w:val="a"/>
    <w:next w:val="a"/>
    <w:link w:val="10"/>
    <w:uiPriority w:val="9"/>
    <w:qFormat/>
    <w:rsid w:val="00831C08"/>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semiHidden/>
    <w:unhideWhenUsed/>
    <w:qFormat/>
    <w:rsid w:val="00831C08"/>
    <w:pPr>
      <w:keepNext/>
      <w:outlineLvl w:val="1"/>
    </w:pPr>
    <w:rPr>
      <w:rFonts w:asciiTheme="majorHAnsi" w:eastAsiaTheme="majorEastAsia" w:hAnsiTheme="majorHAnsi" w:cstheme="majorBidi"/>
    </w:rPr>
  </w:style>
  <w:style w:type="paragraph" w:styleId="3">
    <w:name w:val="heading 3"/>
    <w:basedOn w:val="a"/>
    <w:next w:val="a"/>
    <w:link w:val="30"/>
    <w:uiPriority w:val="9"/>
    <w:semiHidden/>
    <w:unhideWhenUsed/>
    <w:qFormat/>
    <w:rsid w:val="00831C08"/>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C5990"/>
    <w:pPr>
      <w:ind w:leftChars="400" w:left="840"/>
    </w:pPr>
  </w:style>
  <w:style w:type="table" w:styleId="a4">
    <w:name w:val="Table Grid"/>
    <w:basedOn w:val="a1"/>
    <w:uiPriority w:val="39"/>
    <w:rsid w:val="004C59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E03394"/>
    <w:pPr>
      <w:tabs>
        <w:tab w:val="center" w:pos="4252"/>
        <w:tab w:val="right" w:pos="8504"/>
      </w:tabs>
      <w:snapToGrid w:val="0"/>
    </w:pPr>
  </w:style>
  <w:style w:type="character" w:customStyle="1" w:styleId="a6">
    <w:name w:val="頁首 字元"/>
    <w:basedOn w:val="a0"/>
    <w:link w:val="a5"/>
    <w:uiPriority w:val="99"/>
    <w:rsid w:val="00E03394"/>
  </w:style>
  <w:style w:type="paragraph" w:styleId="a7">
    <w:name w:val="footer"/>
    <w:basedOn w:val="a"/>
    <w:link w:val="a8"/>
    <w:uiPriority w:val="99"/>
    <w:unhideWhenUsed/>
    <w:rsid w:val="00E03394"/>
    <w:pPr>
      <w:tabs>
        <w:tab w:val="center" w:pos="4252"/>
        <w:tab w:val="right" w:pos="8504"/>
      </w:tabs>
      <w:snapToGrid w:val="0"/>
    </w:pPr>
  </w:style>
  <w:style w:type="character" w:customStyle="1" w:styleId="a8">
    <w:name w:val="頁尾 字元"/>
    <w:basedOn w:val="a0"/>
    <w:link w:val="a7"/>
    <w:uiPriority w:val="99"/>
    <w:rsid w:val="00E03394"/>
  </w:style>
  <w:style w:type="character" w:styleId="a9">
    <w:name w:val="annotation reference"/>
    <w:basedOn w:val="a0"/>
    <w:uiPriority w:val="99"/>
    <w:semiHidden/>
    <w:unhideWhenUsed/>
    <w:rsid w:val="00D1294F"/>
    <w:rPr>
      <w:sz w:val="18"/>
      <w:szCs w:val="18"/>
    </w:rPr>
  </w:style>
  <w:style w:type="paragraph" w:styleId="aa">
    <w:name w:val="annotation text"/>
    <w:basedOn w:val="a"/>
    <w:link w:val="ab"/>
    <w:uiPriority w:val="99"/>
    <w:unhideWhenUsed/>
    <w:rsid w:val="00D1294F"/>
    <w:pPr>
      <w:jc w:val="left"/>
    </w:pPr>
  </w:style>
  <w:style w:type="character" w:customStyle="1" w:styleId="ab">
    <w:name w:val="註解文字 字元"/>
    <w:basedOn w:val="a0"/>
    <w:link w:val="aa"/>
    <w:uiPriority w:val="99"/>
    <w:rsid w:val="00D1294F"/>
  </w:style>
  <w:style w:type="paragraph" w:styleId="ac">
    <w:name w:val="annotation subject"/>
    <w:basedOn w:val="aa"/>
    <w:next w:val="aa"/>
    <w:link w:val="ad"/>
    <w:uiPriority w:val="99"/>
    <w:semiHidden/>
    <w:unhideWhenUsed/>
    <w:rsid w:val="00D1294F"/>
    <w:rPr>
      <w:b/>
      <w:bCs/>
    </w:rPr>
  </w:style>
  <w:style w:type="character" w:customStyle="1" w:styleId="ad">
    <w:name w:val="註解主旨 字元"/>
    <w:basedOn w:val="ab"/>
    <w:link w:val="ac"/>
    <w:uiPriority w:val="99"/>
    <w:semiHidden/>
    <w:rsid w:val="00D1294F"/>
    <w:rPr>
      <w:b/>
      <w:bCs/>
    </w:rPr>
  </w:style>
  <w:style w:type="paragraph" w:styleId="ae">
    <w:name w:val="Balloon Text"/>
    <w:basedOn w:val="a"/>
    <w:link w:val="af"/>
    <w:uiPriority w:val="99"/>
    <w:semiHidden/>
    <w:unhideWhenUsed/>
    <w:rsid w:val="00D1294F"/>
    <w:rPr>
      <w:rFonts w:asciiTheme="majorHAnsi" w:eastAsiaTheme="majorEastAsia" w:hAnsiTheme="majorHAnsi" w:cstheme="majorBidi"/>
      <w:sz w:val="18"/>
      <w:szCs w:val="18"/>
    </w:rPr>
  </w:style>
  <w:style w:type="character" w:customStyle="1" w:styleId="af">
    <w:name w:val="註解方塊文字 字元"/>
    <w:basedOn w:val="a0"/>
    <w:link w:val="ae"/>
    <w:uiPriority w:val="99"/>
    <w:semiHidden/>
    <w:rsid w:val="00D1294F"/>
    <w:rPr>
      <w:rFonts w:asciiTheme="majorHAnsi" w:eastAsiaTheme="majorEastAsia" w:hAnsiTheme="majorHAnsi" w:cstheme="majorBidi"/>
      <w:sz w:val="18"/>
      <w:szCs w:val="18"/>
    </w:rPr>
  </w:style>
  <w:style w:type="character" w:customStyle="1" w:styleId="10">
    <w:name w:val="標題 1 字元"/>
    <w:basedOn w:val="a0"/>
    <w:link w:val="1"/>
    <w:uiPriority w:val="9"/>
    <w:rsid w:val="00831C08"/>
    <w:rPr>
      <w:rFonts w:asciiTheme="majorHAnsi" w:eastAsiaTheme="majorEastAsia" w:hAnsiTheme="majorHAnsi" w:cstheme="majorBidi"/>
      <w:sz w:val="24"/>
      <w:szCs w:val="24"/>
    </w:rPr>
  </w:style>
  <w:style w:type="paragraph" w:styleId="af0">
    <w:name w:val="TOC Heading"/>
    <w:basedOn w:val="1"/>
    <w:next w:val="a"/>
    <w:uiPriority w:val="39"/>
    <w:unhideWhenUsed/>
    <w:qFormat/>
    <w:rsid w:val="00831C08"/>
    <w:pPr>
      <w:keepLines/>
      <w:widowControl/>
      <w:spacing w:before="240" w:line="259" w:lineRule="auto"/>
      <w:jc w:val="left"/>
      <w:outlineLvl w:val="9"/>
    </w:pPr>
    <w:rPr>
      <w:color w:val="2E74B5" w:themeColor="accent1" w:themeShade="BF"/>
      <w:kern w:val="0"/>
      <w:sz w:val="32"/>
      <w:szCs w:val="32"/>
    </w:rPr>
  </w:style>
  <w:style w:type="character" w:customStyle="1" w:styleId="20">
    <w:name w:val="標題 2 字元"/>
    <w:basedOn w:val="a0"/>
    <w:link w:val="2"/>
    <w:uiPriority w:val="9"/>
    <w:semiHidden/>
    <w:rsid w:val="00831C08"/>
    <w:rPr>
      <w:rFonts w:asciiTheme="majorHAnsi" w:eastAsiaTheme="majorEastAsia" w:hAnsiTheme="majorHAnsi" w:cstheme="majorBidi"/>
    </w:rPr>
  </w:style>
  <w:style w:type="character" w:customStyle="1" w:styleId="30">
    <w:name w:val="標題 3 字元"/>
    <w:basedOn w:val="a0"/>
    <w:link w:val="3"/>
    <w:uiPriority w:val="9"/>
    <w:semiHidden/>
    <w:rsid w:val="00831C08"/>
    <w:rPr>
      <w:rFonts w:asciiTheme="majorHAnsi" w:eastAsiaTheme="majorEastAsia" w:hAnsiTheme="majorHAnsi" w:cstheme="majorBidi"/>
    </w:rPr>
  </w:style>
  <w:style w:type="paragraph" w:styleId="11">
    <w:name w:val="toc 1"/>
    <w:basedOn w:val="a"/>
    <w:next w:val="a"/>
    <w:autoRedefine/>
    <w:uiPriority w:val="39"/>
    <w:unhideWhenUsed/>
    <w:rsid w:val="0044668E"/>
  </w:style>
  <w:style w:type="paragraph" w:styleId="21">
    <w:name w:val="toc 2"/>
    <w:basedOn w:val="a"/>
    <w:next w:val="a"/>
    <w:autoRedefine/>
    <w:uiPriority w:val="39"/>
    <w:unhideWhenUsed/>
    <w:rsid w:val="0044668E"/>
    <w:pPr>
      <w:ind w:leftChars="100" w:left="210"/>
    </w:pPr>
  </w:style>
  <w:style w:type="paragraph" w:styleId="31">
    <w:name w:val="toc 3"/>
    <w:basedOn w:val="a"/>
    <w:next w:val="a"/>
    <w:autoRedefine/>
    <w:uiPriority w:val="39"/>
    <w:unhideWhenUsed/>
    <w:rsid w:val="0044668E"/>
    <w:pPr>
      <w:ind w:leftChars="200" w:left="420"/>
    </w:pPr>
  </w:style>
  <w:style w:type="character" w:styleId="af1">
    <w:name w:val="Hyperlink"/>
    <w:basedOn w:val="a0"/>
    <w:uiPriority w:val="99"/>
    <w:unhideWhenUsed/>
    <w:rsid w:val="0044668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8516466">
      <w:bodyDiv w:val="1"/>
      <w:marLeft w:val="60"/>
      <w:marRight w:val="60"/>
      <w:marTop w:val="60"/>
      <w:marBottom w:val="60"/>
      <w:divBdr>
        <w:top w:val="none" w:sz="0" w:space="0" w:color="auto"/>
        <w:left w:val="none" w:sz="0" w:space="0" w:color="auto"/>
        <w:bottom w:val="none" w:sz="0" w:space="0" w:color="auto"/>
        <w:right w:val="none" w:sz="0" w:space="0" w:color="auto"/>
      </w:divBdr>
      <w:divsChild>
        <w:div w:id="1313830617">
          <w:marLeft w:val="0"/>
          <w:marRight w:val="0"/>
          <w:marTop w:val="0"/>
          <w:marBottom w:val="0"/>
          <w:divBdr>
            <w:top w:val="none" w:sz="0" w:space="0" w:color="auto"/>
            <w:left w:val="none" w:sz="0" w:space="0" w:color="auto"/>
            <w:bottom w:val="none" w:sz="0" w:space="0" w:color="auto"/>
            <w:right w:val="none" w:sz="0" w:space="0" w:color="auto"/>
          </w:divBdr>
          <w:divsChild>
            <w:div w:id="1890413928">
              <w:marLeft w:val="0"/>
              <w:marRight w:val="0"/>
              <w:marTop w:val="0"/>
              <w:marBottom w:val="0"/>
              <w:divBdr>
                <w:top w:val="none" w:sz="0" w:space="0" w:color="auto"/>
                <w:left w:val="none" w:sz="0" w:space="0" w:color="auto"/>
                <w:bottom w:val="none" w:sz="0" w:space="0" w:color="auto"/>
                <w:right w:val="none" w:sz="0" w:space="0" w:color="auto"/>
              </w:divBdr>
              <w:divsChild>
                <w:div w:id="407580852">
                  <w:marLeft w:val="0"/>
                  <w:marRight w:val="0"/>
                  <w:marTop w:val="0"/>
                  <w:marBottom w:val="0"/>
                  <w:divBdr>
                    <w:top w:val="none" w:sz="0" w:space="0" w:color="auto"/>
                    <w:left w:val="none" w:sz="0" w:space="0" w:color="auto"/>
                    <w:bottom w:val="none" w:sz="0" w:space="0" w:color="auto"/>
                    <w:right w:val="none" w:sz="0" w:space="0" w:color="auto"/>
                  </w:divBdr>
                  <w:divsChild>
                    <w:div w:id="96876212">
                      <w:marLeft w:val="0"/>
                      <w:marRight w:val="0"/>
                      <w:marTop w:val="0"/>
                      <w:marBottom w:val="0"/>
                      <w:divBdr>
                        <w:top w:val="none" w:sz="0" w:space="0" w:color="auto"/>
                        <w:left w:val="none" w:sz="0" w:space="0" w:color="auto"/>
                        <w:bottom w:val="none" w:sz="0" w:space="0" w:color="auto"/>
                        <w:right w:val="none" w:sz="0" w:space="0" w:color="auto"/>
                      </w:divBdr>
                    </w:div>
                    <w:div w:id="714159368">
                      <w:marLeft w:val="0"/>
                      <w:marRight w:val="0"/>
                      <w:marTop w:val="0"/>
                      <w:marBottom w:val="0"/>
                      <w:divBdr>
                        <w:top w:val="none" w:sz="0" w:space="0" w:color="auto"/>
                        <w:left w:val="none" w:sz="0" w:space="0" w:color="auto"/>
                        <w:bottom w:val="none" w:sz="0" w:space="0" w:color="auto"/>
                        <w:right w:val="none" w:sz="0" w:space="0" w:color="auto"/>
                      </w:divBdr>
                    </w:div>
                    <w:div w:id="428543226">
                      <w:marLeft w:val="0"/>
                      <w:marRight w:val="0"/>
                      <w:marTop w:val="0"/>
                      <w:marBottom w:val="0"/>
                      <w:divBdr>
                        <w:top w:val="none" w:sz="0" w:space="0" w:color="auto"/>
                        <w:left w:val="none" w:sz="0" w:space="0" w:color="auto"/>
                        <w:bottom w:val="none" w:sz="0" w:space="0" w:color="auto"/>
                        <w:right w:val="none" w:sz="0" w:space="0" w:color="auto"/>
                      </w:divBdr>
                    </w:div>
                    <w:div w:id="178619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189711">
      <w:bodyDiv w:val="1"/>
      <w:marLeft w:val="60"/>
      <w:marRight w:val="60"/>
      <w:marTop w:val="60"/>
      <w:marBottom w:val="60"/>
      <w:divBdr>
        <w:top w:val="none" w:sz="0" w:space="0" w:color="auto"/>
        <w:left w:val="none" w:sz="0" w:space="0" w:color="auto"/>
        <w:bottom w:val="none" w:sz="0" w:space="0" w:color="auto"/>
        <w:right w:val="none" w:sz="0" w:space="0" w:color="auto"/>
      </w:divBdr>
      <w:divsChild>
        <w:div w:id="540019870">
          <w:marLeft w:val="0"/>
          <w:marRight w:val="0"/>
          <w:marTop w:val="0"/>
          <w:marBottom w:val="0"/>
          <w:divBdr>
            <w:top w:val="none" w:sz="0" w:space="0" w:color="auto"/>
            <w:left w:val="none" w:sz="0" w:space="0" w:color="auto"/>
            <w:bottom w:val="none" w:sz="0" w:space="0" w:color="auto"/>
            <w:right w:val="none" w:sz="0" w:space="0" w:color="auto"/>
          </w:divBdr>
          <w:divsChild>
            <w:div w:id="742021267">
              <w:marLeft w:val="0"/>
              <w:marRight w:val="0"/>
              <w:marTop w:val="0"/>
              <w:marBottom w:val="0"/>
              <w:divBdr>
                <w:top w:val="none" w:sz="0" w:space="0" w:color="auto"/>
                <w:left w:val="none" w:sz="0" w:space="0" w:color="auto"/>
                <w:bottom w:val="none" w:sz="0" w:space="0" w:color="auto"/>
                <w:right w:val="none" w:sz="0" w:space="0" w:color="auto"/>
              </w:divBdr>
              <w:divsChild>
                <w:div w:id="919296881">
                  <w:marLeft w:val="0"/>
                  <w:marRight w:val="0"/>
                  <w:marTop w:val="0"/>
                  <w:marBottom w:val="0"/>
                  <w:divBdr>
                    <w:top w:val="none" w:sz="0" w:space="0" w:color="auto"/>
                    <w:left w:val="none" w:sz="0" w:space="0" w:color="auto"/>
                    <w:bottom w:val="none" w:sz="0" w:space="0" w:color="auto"/>
                    <w:right w:val="none" w:sz="0" w:space="0" w:color="auto"/>
                  </w:divBdr>
                  <w:divsChild>
                    <w:div w:id="1777208727">
                      <w:marLeft w:val="0"/>
                      <w:marRight w:val="0"/>
                      <w:marTop w:val="0"/>
                      <w:marBottom w:val="0"/>
                      <w:divBdr>
                        <w:top w:val="none" w:sz="0" w:space="0" w:color="auto"/>
                        <w:left w:val="none" w:sz="0" w:space="0" w:color="auto"/>
                        <w:bottom w:val="none" w:sz="0" w:space="0" w:color="auto"/>
                        <w:right w:val="none" w:sz="0" w:space="0" w:color="auto"/>
                      </w:divBdr>
                      <w:divsChild>
                        <w:div w:id="1724526017">
                          <w:marLeft w:val="0"/>
                          <w:marRight w:val="0"/>
                          <w:marTop w:val="0"/>
                          <w:marBottom w:val="0"/>
                          <w:divBdr>
                            <w:top w:val="none" w:sz="0" w:space="0" w:color="auto"/>
                            <w:left w:val="none" w:sz="0" w:space="0" w:color="auto"/>
                            <w:bottom w:val="none" w:sz="0" w:space="0" w:color="auto"/>
                            <w:right w:val="none" w:sz="0" w:space="0" w:color="auto"/>
                          </w:divBdr>
                        </w:div>
                      </w:divsChild>
                    </w:div>
                    <w:div w:id="836921565">
                      <w:marLeft w:val="0"/>
                      <w:marRight w:val="0"/>
                      <w:marTop w:val="0"/>
                      <w:marBottom w:val="0"/>
                      <w:divBdr>
                        <w:top w:val="none" w:sz="0" w:space="0" w:color="auto"/>
                        <w:left w:val="none" w:sz="0" w:space="0" w:color="auto"/>
                        <w:bottom w:val="none" w:sz="0" w:space="0" w:color="auto"/>
                        <w:right w:val="none" w:sz="0" w:space="0" w:color="auto"/>
                      </w:divBdr>
                      <w:divsChild>
                        <w:div w:id="1508520334">
                          <w:marLeft w:val="0"/>
                          <w:marRight w:val="0"/>
                          <w:marTop w:val="0"/>
                          <w:marBottom w:val="0"/>
                          <w:divBdr>
                            <w:top w:val="none" w:sz="0" w:space="0" w:color="auto"/>
                            <w:left w:val="none" w:sz="0" w:space="0" w:color="auto"/>
                            <w:bottom w:val="none" w:sz="0" w:space="0" w:color="auto"/>
                            <w:right w:val="none" w:sz="0" w:space="0" w:color="auto"/>
                          </w:divBdr>
                        </w:div>
                      </w:divsChild>
                    </w:div>
                    <w:div w:id="325670581">
                      <w:marLeft w:val="0"/>
                      <w:marRight w:val="0"/>
                      <w:marTop w:val="0"/>
                      <w:marBottom w:val="0"/>
                      <w:divBdr>
                        <w:top w:val="none" w:sz="0" w:space="0" w:color="auto"/>
                        <w:left w:val="none" w:sz="0" w:space="0" w:color="auto"/>
                        <w:bottom w:val="none" w:sz="0" w:space="0" w:color="auto"/>
                        <w:right w:val="none" w:sz="0" w:space="0" w:color="auto"/>
                      </w:divBdr>
                      <w:divsChild>
                        <w:div w:id="250159797">
                          <w:marLeft w:val="0"/>
                          <w:marRight w:val="0"/>
                          <w:marTop w:val="0"/>
                          <w:marBottom w:val="0"/>
                          <w:divBdr>
                            <w:top w:val="none" w:sz="0" w:space="0" w:color="auto"/>
                            <w:left w:val="none" w:sz="0" w:space="0" w:color="auto"/>
                            <w:bottom w:val="none" w:sz="0" w:space="0" w:color="auto"/>
                            <w:right w:val="none" w:sz="0" w:space="0" w:color="auto"/>
                          </w:divBdr>
                        </w:div>
                      </w:divsChild>
                    </w:div>
                    <w:div w:id="463935641">
                      <w:marLeft w:val="0"/>
                      <w:marRight w:val="0"/>
                      <w:marTop w:val="0"/>
                      <w:marBottom w:val="0"/>
                      <w:divBdr>
                        <w:top w:val="none" w:sz="0" w:space="0" w:color="auto"/>
                        <w:left w:val="none" w:sz="0" w:space="0" w:color="auto"/>
                        <w:bottom w:val="none" w:sz="0" w:space="0" w:color="auto"/>
                        <w:right w:val="none" w:sz="0" w:space="0" w:color="auto"/>
                      </w:divBdr>
                      <w:divsChild>
                        <w:div w:id="1988388408">
                          <w:marLeft w:val="0"/>
                          <w:marRight w:val="0"/>
                          <w:marTop w:val="0"/>
                          <w:marBottom w:val="0"/>
                          <w:divBdr>
                            <w:top w:val="none" w:sz="0" w:space="0" w:color="auto"/>
                            <w:left w:val="none" w:sz="0" w:space="0" w:color="auto"/>
                            <w:bottom w:val="none" w:sz="0" w:space="0" w:color="auto"/>
                            <w:right w:val="none" w:sz="0" w:space="0" w:color="auto"/>
                          </w:divBdr>
                        </w:div>
                      </w:divsChild>
                    </w:div>
                    <w:div w:id="1849826177">
                      <w:marLeft w:val="0"/>
                      <w:marRight w:val="0"/>
                      <w:marTop w:val="0"/>
                      <w:marBottom w:val="0"/>
                      <w:divBdr>
                        <w:top w:val="none" w:sz="0" w:space="0" w:color="auto"/>
                        <w:left w:val="none" w:sz="0" w:space="0" w:color="auto"/>
                        <w:bottom w:val="none" w:sz="0" w:space="0" w:color="auto"/>
                        <w:right w:val="none" w:sz="0" w:space="0" w:color="auto"/>
                      </w:divBdr>
                      <w:divsChild>
                        <w:div w:id="72125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3045394">
      <w:bodyDiv w:val="1"/>
      <w:marLeft w:val="0"/>
      <w:marRight w:val="0"/>
      <w:marTop w:val="0"/>
      <w:marBottom w:val="0"/>
      <w:divBdr>
        <w:top w:val="none" w:sz="0" w:space="0" w:color="auto"/>
        <w:left w:val="none" w:sz="0" w:space="0" w:color="auto"/>
        <w:bottom w:val="none" w:sz="0" w:space="0" w:color="auto"/>
        <w:right w:val="none" w:sz="0" w:space="0" w:color="auto"/>
      </w:divBdr>
    </w:div>
    <w:div w:id="1461804748">
      <w:bodyDiv w:val="1"/>
      <w:marLeft w:val="60"/>
      <w:marRight w:val="60"/>
      <w:marTop w:val="60"/>
      <w:marBottom w:val="60"/>
      <w:divBdr>
        <w:top w:val="none" w:sz="0" w:space="0" w:color="auto"/>
        <w:left w:val="none" w:sz="0" w:space="0" w:color="auto"/>
        <w:bottom w:val="none" w:sz="0" w:space="0" w:color="auto"/>
        <w:right w:val="none" w:sz="0" w:space="0" w:color="auto"/>
      </w:divBdr>
      <w:divsChild>
        <w:div w:id="1909343516">
          <w:marLeft w:val="0"/>
          <w:marRight w:val="0"/>
          <w:marTop w:val="0"/>
          <w:marBottom w:val="0"/>
          <w:divBdr>
            <w:top w:val="none" w:sz="0" w:space="0" w:color="auto"/>
            <w:left w:val="none" w:sz="0" w:space="0" w:color="auto"/>
            <w:bottom w:val="none" w:sz="0" w:space="0" w:color="auto"/>
            <w:right w:val="none" w:sz="0" w:space="0" w:color="auto"/>
          </w:divBdr>
          <w:divsChild>
            <w:div w:id="338703336">
              <w:marLeft w:val="0"/>
              <w:marRight w:val="0"/>
              <w:marTop w:val="0"/>
              <w:marBottom w:val="0"/>
              <w:divBdr>
                <w:top w:val="none" w:sz="0" w:space="0" w:color="auto"/>
                <w:left w:val="none" w:sz="0" w:space="0" w:color="auto"/>
                <w:bottom w:val="none" w:sz="0" w:space="0" w:color="auto"/>
                <w:right w:val="none" w:sz="0" w:space="0" w:color="auto"/>
              </w:divBdr>
              <w:divsChild>
                <w:div w:id="1136148088">
                  <w:marLeft w:val="0"/>
                  <w:marRight w:val="0"/>
                  <w:marTop w:val="0"/>
                  <w:marBottom w:val="0"/>
                  <w:divBdr>
                    <w:top w:val="none" w:sz="0" w:space="0" w:color="auto"/>
                    <w:left w:val="none" w:sz="0" w:space="0" w:color="auto"/>
                    <w:bottom w:val="none" w:sz="0" w:space="0" w:color="auto"/>
                    <w:right w:val="none" w:sz="0" w:space="0" w:color="auto"/>
                  </w:divBdr>
                  <w:divsChild>
                    <w:div w:id="1207714438">
                      <w:marLeft w:val="0"/>
                      <w:marRight w:val="0"/>
                      <w:marTop w:val="0"/>
                      <w:marBottom w:val="0"/>
                      <w:divBdr>
                        <w:top w:val="none" w:sz="0" w:space="0" w:color="auto"/>
                        <w:left w:val="none" w:sz="0" w:space="0" w:color="auto"/>
                        <w:bottom w:val="none" w:sz="0" w:space="0" w:color="auto"/>
                        <w:right w:val="none" w:sz="0" w:space="0" w:color="auto"/>
                      </w:divBdr>
                      <w:divsChild>
                        <w:div w:id="1936864989">
                          <w:marLeft w:val="0"/>
                          <w:marRight w:val="0"/>
                          <w:marTop w:val="0"/>
                          <w:marBottom w:val="0"/>
                          <w:divBdr>
                            <w:top w:val="none" w:sz="0" w:space="0" w:color="auto"/>
                            <w:left w:val="none" w:sz="0" w:space="0" w:color="auto"/>
                            <w:bottom w:val="none" w:sz="0" w:space="0" w:color="auto"/>
                            <w:right w:val="none" w:sz="0" w:space="0" w:color="auto"/>
                          </w:divBdr>
                        </w:div>
                      </w:divsChild>
                    </w:div>
                    <w:div w:id="1327437187">
                      <w:marLeft w:val="0"/>
                      <w:marRight w:val="0"/>
                      <w:marTop w:val="0"/>
                      <w:marBottom w:val="0"/>
                      <w:divBdr>
                        <w:top w:val="none" w:sz="0" w:space="0" w:color="auto"/>
                        <w:left w:val="none" w:sz="0" w:space="0" w:color="auto"/>
                        <w:bottom w:val="none" w:sz="0" w:space="0" w:color="auto"/>
                        <w:right w:val="none" w:sz="0" w:space="0" w:color="auto"/>
                      </w:divBdr>
                      <w:divsChild>
                        <w:div w:id="959454455">
                          <w:marLeft w:val="0"/>
                          <w:marRight w:val="0"/>
                          <w:marTop w:val="0"/>
                          <w:marBottom w:val="0"/>
                          <w:divBdr>
                            <w:top w:val="none" w:sz="0" w:space="0" w:color="auto"/>
                            <w:left w:val="none" w:sz="0" w:space="0" w:color="auto"/>
                            <w:bottom w:val="none" w:sz="0" w:space="0" w:color="auto"/>
                            <w:right w:val="none" w:sz="0" w:space="0" w:color="auto"/>
                          </w:divBdr>
                        </w:div>
                      </w:divsChild>
                    </w:div>
                    <w:div w:id="1847212282">
                      <w:marLeft w:val="0"/>
                      <w:marRight w:val="0"/>
                      <w:marTop w:val="0"/>
                      <w:marBottom w:val="0"/>
                      <w:divBdr>
                        <w:top w:val="none" w:sz="0" w:space="0" w:color="auto"/>
                        <w:left w:val="none" w:sz="0" w:space="0" w:color="auto"/>
                        <w:bottom w:val="none" w:sz="0" w:space="0" w:color="auto"/>
                        <w:right w:val="none" w:sz="0" w:space="0" w:color="auto"/>
                      </w:divBdr>
                      <w:divsChild>
                        <w:div w:id="1405908082">
                          <w:marLeft w:val="0"/>
                          <w:marRight w:val="0"/>
                          <w:marTop w:val="0"/>
                          <w:marBottom w:val="0"/>
                          <w:divBdr>
                            <w:top w:val="none" w:sz="0" w:space="0" w:color="auto"/>
                            <w:left w:val="none" w:sz="0" w:space="0" w:color="auto"/>
                            <w:bottom w:val="none" w:sz="0" w:space="0" w:color="auto"/>
                            <w:right w:val="none" w:sz="0" w:space="0" w:color="auto"/>
                          </w:divBdr>
                        </w:div>
                      </w:divsChild>
                    </w:div>
                    <w:div w:id="114957317">
                      <w:marLeft w:val="0"/>
                      <w:marRight w:val="0"/>
                      <w:marTop w:val="0"/>
                      <w:marBottom w:val="0"/>
                      <w:divBdr>
                        <w:top w:val="none" w:sz="0" w:space="0" w:color="auto"/>
                        <w:left w:val="none" w:sz="0" w:space="0" w:color="auto"/>
                        <w:bottom w:val="none" w:sz="0" w:space="0" w:color="auto"/>
                        <w:right w:val="none" w:sz="0" w:space="0" w:color="auto"/>
                      </w:divBdr>
                      <w:divsChild>
                        <w:div w:id="1560549735">
                          <w:marLeft w:val="0"/>
                          <w:marRight w:val="0"/>
                          <w:marTop w:val="0"/>
                          <w:marBottom w:val="0"/>
                          <w:divBdr>
                            <w:top w:val="none" w:sz="0" w:space="0" w:color="auto"/>
                            <w:left w:val="none" w:sz="0" w:space="0" w:color="auto"/>
                            <w:bottom w:val="none" w:sz="0" w:space="0" w:color="auto"/>
                            <w:right w:val="none" w:sz="0" w:space="0" w:color="auto"/>
                          </w:divBdr>
                        </w:div>
                      </w:divsChild>
                    </w:div>
                    <w:div w:id="1559630798">
                      <w:marLeft w:val="0"/>
                      <w:marRight w:val="0"/>
                      <w:marTop w:val="0"/>
                      <w:marBottom w:val="0"/>
                      <w:divBdr>
                        <w:top w:val="none" w:sz="0" w:space="0" w:color="auto"/>
                        <w:left w:val="none" w:sz="0" w:space="0" w:color="auto"/>
                        <w:bottom w:val="none" w:sz="0" w:space="0" w:color="auto"/>
                        <w:right w:val="none" w:sz="0" w:space="0" w:color="auto"/>
                      </w:divBdr>
                      <w:divsChild>
                        <w:div w:id="197043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C86A23-028A-49BE-8A2B-C73BA0B6AF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74</Pages>
  <Words>10063</Words>
  <Characters>57363</Characters>
  <Application>Microsoft Office Word</Application>
  <DocSecurity>0</DocSecurity>
  <Lines>478</Lines>
  <Paragraphs>134</Paragraphs>
  <ScaleCrop>false</ScaleCrop>
  <HeadingPairs>
    <vt:vector size="2" baseType="variant">
      <vt:variant>
        <vt:lpstr>タイトル</vt:lpstr>
      </vt:variant>
      <vt:variant>
        <vt:i4>1</vt:i4>
      </vt:variant>
    </vt:vector>
  </HeadingPairs>
  <TitlesOfParts>
    <vt:vector size="1" baseType="lpstr">
      <vt:lpstr/>
    </vt:vector>
  </TitlesOfParts>
  <Company>厚生労働省</Company>
  <LinksUpToDate>false</LinksUpToDate>
  <CharactersWithSpaces>67292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厚生労働省ネットワークシステム</dc:creator>
  <cp:lastModifiedBy>陳彥伶</cp:lastModifiedBy>
  <cp:revision>2</cp:revision>
  <cp:lastPrinted>2019-08-13T03:35:00Z</cp:lastPrinted>
  <dcterms:created xsi:type="dcterms:W3CDTF">2026-05-07T02:39:00Z</dcterms:created>
  <dcterms:modified xsi:type="dcterms:W3CDTF">2026-05-07T02:39:00Z</dcterms:modified>
</cp:coreProperties>
</file>